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4C715" w14:textId="77777777" w:rsidR="00387177" w:rsidRDefault="00802368" w:rsidP="0058035C">
      <w:pPr>
        <w:pStyle w:val="Title"/>
        <w:spacing w:line="240" w:lineRule="auto"/>
      </w:pPr>
      <w:r>
        <w:t xml:space="preserve">Deployment Performance Review </w:t>
      </w:r>
    </w:p>
    <w:p w14:paraId="0590BEE4" w14:textId="640927B2" w:rsidR="00387177" w:rsidRDefault="00802368" w:rsidP="0058035C">
      <w:pPr>
        <w:pStyle w:val="Title"/>
        <w:spacing w:line="240" w:lineRule="auto"/>
      </w:pPr>
      <w:r>
        <w:t xml:space="preserve">of the </w:t>
      </w:r>
    </w:p>
    <w:p w14:paraId="11052895" w14:textId="644D53B2" w:rsidR="00D55E82" w:rsidRDefault="00802368" w:rsidP="0058035C">
      <w:pPr>
        <w:pStyle w:val="Title"/>
        <w:spacing w:line="240" w:lineRule="auto"/>
      </w:pPr>
      <w:r>
        <w:t>2019 North Pacific Observer Program</w:t>
      </w:r>
    </w:p>
    <w:p w14:paraId="4092F08D" w14:textId="7BBB84FA" w:rsidR="00387177" w:rsidRDefault="00387177" w:rsidP="0058035C">
      <w:pPr>
        <w:pStyle w:val="BodyText"/>
      </w:pPr>
    </w:p>
    <w:p w14:paraId="63E955F7" w14:textId="77777777" w:rsidR="00387177" w:rsidRPr="00387177" w:rsidRDefault="00387177" w:rsidP="0058035C">
      <w:pPr>
        <w:pStyle w:val="BodyText"/>
      </w:pPr>
    </w:p>
    <w:p w14:paraId="0DF290A8" w14:textId="77777777" w:rsidR="00133872" w:rsidRPr="001C6DA6" w:rsidRDefault="00133872" w:rsidP="00133872">
      <w:pPr>
        <w:pStyle w:val="Author"/>
        <w:rPr>
          <w:vertAlign w:val="superscript"/>
        </w:rPr>
        <w:sectPr w:rsidR="00133872" w:rsidRPr="001C6DA6" w:rsidSect="00990B27">
          <w:footerReference w:type="default" r:id="rId8"/>
          <w:footerReference w:type="first" r:id="rId9"/>
          <w:pgSz w:w="12240" w:h="15840"/>
          <w:pgMar w:top="1440" w:right="1440" w:bottom="1440" w:left="1440" w:header="720" w:footer="720" w:gutter="0"/>
          <w:pgNumType w:fmt="lowerRoman" w:start="1"/>
          <w:cols w:space="720"/>
          <w:titlePg/>
          <w:docGrid w:linePitch="299"/>
        </w:sectPr>
      </w:pPr>
      <w:bookmarkStart w:id="0" w:name="abstract"/>
      <w:bookmarkEnd w:id="0"/>
      <w:r>
        <w:t>P. Ganz</w:t>
      </w:r>
      <w:r>
        <w:rPr>
          <w:vertAlign w:val="superscript"/>
        </w:rPr>
        <w:t>1</w:t>
      </w:r>
      <w:r>
        <w:t>, C. Faunce</w:t>
      </w:r>
      <w:r w:rsidR="00802368">
        <w:rPr>
          <w:vertAlign w:val="superscript"/>
        </w:rPr>
        <w:t>2</w:t>
      </w:r>
      <w:r>
        <w:rPr>
          <w:vertAlign w:val="superscript"/>
        </w:rPr>
        <w:t>, *</w:t>
      </w:r>
      <w:r>
        <w:t xml:space="preserve">, G. </w:t>
      </w:r>
      <w:r w:rsidRPr="00133872">
        <w:t>Mayhew</w:t>
      </w:r>
      <w:r w:rsidRPr="00133872">
        <w:rPr>
          <w:vertAlign w:val="superscript"/>
        </w:rPr>
        <w:t>3</w:t>
      </w:r>
      <w:r>
        <w:t>,</w:t>
      </w:r>
      <w:r>
        <w:rPr>
          <w:vertAlign w:val="superscript"/>
        </w:rPr>
        <w:t xml:space="preserve"> </w:t>
      </w:r>
      <w:r w:rsidRPr="00667907">
        <w:t>S</w:t>
      </w:r>
      <w:r>
        <w:t>. Barbeaux</w:t>
      </w:r>
      <w:r w:rsidR="00802368">
        <w:rPr>
          <w:vertAlign w:val="superscript"/>
        </w:rPr>
        <w:t>4</w:t>
      </w:r>
      <w:r>
        <w:t>, J. Cahalan</w:t>
      </w:r>
      <w:r w:rsidR="00802368">
        <w:rPr>
          <w:vertAlign w:val="superscript"/>
        </w:rPr>
        <w:t>3</w:t>
      </w:r>
      <w:r>
        <w:t>, J. Gasper</w:t>
      </w:r>
      <w:r w:rsidR="00802368">
        <w:rPr>
          <w:vertAlign w:val="superscript"/>
        </w:rPr>
        <w:t>1</w:t>
      </w:r>
      <w:r>
        <w:t>, S. Lowe</w:t>
      </w:r>
      <w:r w:rsidR="00802368">
        <w:rPr>
          <w:vertAlign w:val="superscript"/>
        </w:rPr>
        <w:t>4</w:t>
      </w:r>
      <w:r>
        <w:t xml:space="preserve">, </w:t>
      </w:r>
      <w:r w:rsidR="00802368">
        <w:t xml:space="preserve">and </w:t>
      </w:r>
      <w:r>
        <w:t>R. Webster</w:t>
      </w:r>
      <w:r w:rsidR="00802368">
        <w:rPr>
          <w:vertAlign w:val="superscript"/>
        </w:rPr>
        <w:t>5</w:t>
      </w:r>
    </w:p>
    <w:p w14:paraId="2DA43D2C" w14:textId="77777777" w:rsidR="00802368" w:rsidRDefault="00802368" w:rsidP="00802368">
      <w:pPr>
        <w:pStyle w:val="Default"/>
        <w:jc w:val="center"/>
        <w:rPr>
          <w:rFonts w:ascii="Times New Roman" w:hAnsi="Times New Roman" w:cs="Times New Roman"/>
          <w:sz w:val="22"/>
          <w:szCs w:val="22"/>
        </w:rPr>
      </w:pPr>
    </w:p>
    <w:p w14:paraId="10CB870C" w14:textId="77777777" w:rsidR="00802368" w:rsidRDefault="00802368" w:rsidP="00802368">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1</w:t>
      </w:r>
      <w:r>
        <w:rPr>
          <w:rFonts w:ascii="Times New Roman" w:hAnsi="Times New Roman" w:cs="Times New Roman"/>
          <w:sz w:val="22"/>
          <w:szCs w:val="22"/>
        </w:rPr>
        <w:t>Sustainable Fisheries Division</w:t>
      </w:r>
    </w:p>
    <w:p w14:paraId="6B088477" w14:textId="77777777" w:rsidR="00802368" w:rsidRDefault="00802368" w:rsidP="00802368">
      <w:pPr>
        <w:pStyle w:val="Default"/>
        <w:jc w:val="center"/>
        <w:rPr>
          <w:rFonts w:ascii="Times New Roman" w:hAnsi="Times New Roman" w:cs="Times New Roman"/>
          <w:sz w:val="22"/>
          <w:szCs w:val="22"/>
        </w:rPr>
      </w:pPr>
      <w:r>
        <w:rPr>
          <w:rFonts w:ascii="Times New Roman" w:hAnsi="Times New Roman" w:cs="Times New Roman"/>
          <w:sz w:val="22"/>
          <w:szCs w:val="22"/>
        </w:rPr>
        <w:t>Alaska Regional Office</w:t>
      </w:r>
    </w:p>
    <w:p w14:paraId="40CEB068" w14:textId="77777777" w:rsidR="00802368" w:rsidRDefault="00802368" w:rsidP="00802368">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54526444" w14:textId="77777777" w:rsidR="00802368" w:rsidRDefault="00802368" w:rsidP="00802368">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77DD606A" w14:textId="77777777" w:rsidR="00802368" w:rsidRDefault="00802368" w:rsidP="00802368">
      <w:pPr>
        <w:pStyle w:val="Default"/>
        <w:jc w:val="center"/>
        <w:rPr>
          <w:rFonts w:ascii="Times New Roman" w:hAnsi="Times New Roman" w:cs="Times New Roman"/>
          <w:sz w:val="22"/>
          <w:szCs w:val="22"/>
        </w:rPr>
      </w:pPr>
      <w:r>
        <w:rPr>
          <w:rFonts w:ascii="Times New Roman" w:hAnsi="Times New Roman" w:cs="Times New Roman"/>
          <w:sz w:val="22"/>
          <w:szCs w:val="22"/>
        </w:rPr>
        <w:t>709 West 9th Street</w:t>
      </w:r>
    </w:p>
    <w:p w14:paraId="02C8A8F0" w14:textId="77777777" w:rsidR="00802368" w:rsidRDefault="00802368" w:rsidP="00802368">
      <w:pPr>
        <w:pStyle w:val="Default"/>
        <w:jc w:val="center"/>
        <w:rPr>
          <w:rFonts w:ascii="Times New Roman" w:hAnsi="Times New Roman" w:cs="Times New Roman"/>
          <w:sz w:val="22"/>
          <w:szCs w:val="22"/>
        </w:rPr>
      </w:pPr>
      <w:r>
        <w:rPr>
          <w:rFonts w:ascii="Times New Roman" w:hAnsi="Times New Roman" w:cs="Times New Roman"/>
          <w:sz w:val="22"/>
          <w:szCs w:val="22"/>
        </w:rPr>
        <w:t>Juneau, AK, 99801</w:t>
      </w:r>
    </w:p>
    <w:p w14:paraId="6705BE5A" w14:textId="77777777" w:rsidR="00802368" w:rsidRDefault="00802368" w:rsidP="00802368">
      <w:pPr>
        <w:pStyle w:val="Default"/>
        <w:jc w:val="center"/>
        <w:rPr>
          <w:rFonts w:ascii="Times New Roman" w:hAnsi="Times New Roman" w:cs="Times New Roman"/>
          <w:sz w:val="22"/>
          <w:szCs w:val="22"/>
        </w:rPr>
      </w:pPr>
    </w:p>
    <w:p w14:paraId="62646141" w14:textId="77777777" w:rsidR="00802368" w:rsidRDefault="00802368" w:rsidP="00802368">
      <w:pPr>
        <w:pStyle w:val="Pa01"/>
        <w:spacing w:line="240" w:lineRule="auto"/>
        <w:jc w:val="center"/>
        <w:rPr>
          <w:rFonts w:ascii="Times New Roman" w:hAnsi="Times New Roman" w:cs="Times New Roman"/>
          <w:color w:val="211D1E"/>
          <w:sz w:val="22"/>
          <w:szCs w:val="22"/>
        </w:rPr>
      </w:pPr>
      <w:r>
        <w:rPr>
          <w:rFonts w:ascii="Times New Roman" w:hAnsi="Times New Roman" w:cs="Times New Roman"/>
          <w:color w:val="211D1E"/>
          <w:position w:val="5"/>
          <w:sz w:val="22"/>
          <w:szCs w:val="22"/>
          <w:vertAlign w:val="superscript"/>
        </w:rPr>
        <w:t>2</w:t>
      </w:r>
      <w:r>
        <w:rPr>
          <w:rStyle w:val="A41"/>
          <w:rFonts w:ascii="Times New Roman" w:hAnsi="Times New Roman" w:cs="Times New Roman"/>
          <w:sz w:val="22"/>
          <w:szCs w:val="22"/>
        </w:rPr>
        <w:t>Fisheries Monitoring and Analysis Division</w:t>
      </w:r>
    </w:p>
    <w:p w14:paraId="3FF3F44C" w14:textId="77777777" w:rsidR="00802368" w:rsidRDefault="00802368" w:rsidP="00802368">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Alaska Fisheries Science Center</w:t>
      </w:r>
    </w:p>
    <w:p w14:paraId="0CEFE0DA" w14:textId="77777777" w:rsidR="00802368" w:rsidRDefault="00802368" w:rsidP="00802368">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National Marine Fisheries Service</w:t>
      </w:r>
    </w:p>
    <w:p w14:paraId="6991CB7B" w14:textId="77777777" w:rsidR="00802368" w:rsidRDefault="00802368" w:rsidP="00802368">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National Oceanic and Atmospheric Administration</w:t>
      </w:r>
    </w:p>
    <w:p w14:paraId="1938280B" w14:textId="77777777" w:rsidR="00802368" w:rsidRDefault="00802368" w:rsidP="00802368">
      <w:pPr>
        <w:pStyle w:val="Pa01"/>
        <w:spacing w:line="240" w:lineRule="auto"/>
        <w:jc w:val="center"/>
        <w:rPr>
          <w:rStyle w:val="A41"/>
          <w:sz w:val="22"/>
          <w:szCs w:val="22"/>
        </w:rPr>
      </w:pPr>
      <w:r>
        <w:rPr>
          <w:rStyle w:val="A41"/>
          <w:rFonts w:ascii="Times New Roman" w:hAnsi="Times New Roman" w:cs="Times New Roman"/>
          <w:sz w:val="22"/>
          <w:szCs w:val="22"/>
        </w:rPr>
        <w:t>7600 Sand Point Way NE</w:t>
      </w:r>
    </w:p>
    <w:p w14:paraId="1A64F93A" w14:textId="77777777" w:rsidR="00802368" w:rsidRDefault="00802368" w:rsidP="00802368">
      <w:pPr>
        <w:pStyle w:val="Default"/>
        <w:jc w:val="center"/>
        <w:rPr>
          <w:rFonts w:ascii="Times New Roman" w:hAnsi="Times New Roman" w:cs="Times New Roman"/>
          <w:sz w:val="22"/>
          <w:szCs w:val="22"/>
        </w:rPr>
      </w:pPr>
      <w:r>
        <w:rPr>
          <w:rStyle w:val="A41"/>
          <w:rFonts w:ascii="Times New Roman" w:hAnsi="Times New Roman" w:cs="Times New Roman"/>
          <w:sz w:val="22"/>
          <w:szCs w:val="22"/>
        </w:rPr>
        <w:t>Seattle, WA 98115</w:t>
      </w:r>
    </w:p>
    <w:p w14:paraId="2EB9E7A2" w14:textId="77777777" w:rsidR="00802368" w:rsidRPr="00802368" w:rsidRDefault="00802368" w:rsidP="00802368">
      <w:pPr>
        <w:pStyle w:val="Default"/>
        <w:rPr>
          <w:rFonts w:ascii="Times New Roman" w:hAnsi="Times New Roman" w:cs="Times New Roman"/>
          <w:sz w:val="22"/>
          <w:szCs w:val="22"/>
        </w:rPr>
      </w:pPr>
    </w:p>
    <w:p w14:paraId="2CF80938" w14:textId="77777777" w:rsidR="00133872" w:rsidRDefault="00802368" w:rsidP="00133872">
      <w:pPr>
        <w:pStyle w:val="Default"/>
        <w:rPr>
          <w:rFonts w:ascii="Times New Roman" w:hAnsi="Times New Roman" w:cs="Times New Roman"/>
          <w:sz w:val="22"/>
          <w:szCs w:val="22"/>
        </w:rPr>
      </w:pPr>
      <w:r>
        <w:rPr>
          <w:rFonts w:ascii="Times New Roman" w:hAnsi="Times New Roman" w:cs="Times New Roman"/>
          <w:sz w:val="22"/>
          <w:szCs w:val="22"/>
          <w:vertAlign w:val="superscript"/>
        </w:rPr>
        <w:t>3</w:t>
      </w:r>
      <w:r w:rsidR="00133872">
        <w:rPr>
          <w:rFonts w:ascii="Times New Roman" w:hAnsi="Times New Roman" w:cs="Times New Roman"/>
          <w:sz w:val="22"/>
          <w:szCs w:val="22"/>
        </w:rPr>
        <w:t>Pacific States Marine Fisheries Commission</w:t>
      </w:r>
    </w:p>
    <w:p w14:paraId="42867B3E"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Alaska Fisheries Science Center</w:t>
      </w:r>
    </w:p>
    <w:p w14:paraId="3C32C175"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0234675F"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2F6E4E07"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7600 Sand Point Way NE</w:t>
      </w:r>
    </w:p>
    <w:p w14:paraId="35B423F5"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Seattle, WA 98115</w:t>
      </w:r>
    </w:p>
    <w:p w14:paraId="5AD44E6F" w14:textId="77777777" w:rsidR="00802368" w:rsidRDefault="00802368" w:rsidP="00133872">
      <w:pPr>
        <w:pStyle w:val="Default"/>
        <w:jc w:val="center"/>
        <w:rPr>
          <w:rFonts w:ascii="Times New Roman" w:hAnsi="Times New Roman" w:cs="Times New Roman"/>
          <w:sz w:val="22"/>
          <w:szCs w:val="22"/>
        </w:rPr>
      </w:pPr>
    </w:p>
    <w:p w14:paraId="1DD1EFC3" w14:textId="77777777" w:rsidR="00802368" w:rsidRDefault="00802368" w:rsidP="00133872">
      <w:pPr>
        <w:pStyle w:val="Default"/>
        <w:jc w:val="center"/>
        <w:rPr>
          <w:rFonts w:ascii="Times New Roman" w:hAnsi="Times New Roman" w:cs="Times New Roman"/>
          <w:sz w:val="22"/>
          <w:szCs w:val="22"/>
        </w:rPr>
      </w:pPr>
    </w:p>
    <w:p w14:paraId="19E7D3D9" w14:textId="77777777" w:rsidR="00802368" w:rsidRDefault="00802368" w:rsidP="00133872">
      <w:pPr>
        <w:pStyle w:val="Default"/>
        <w:jc w:val="center"/>
        <w:rPr>
          <w:rFonts w:ascii="Times New Roman" w:hAnsi="Times New Roman" w:cs="Times New Roman"/>
          <w:sz w:val="22"/>
          <w:szCs w:val="22"/>
        </w:rPr>
      </w:pPr>
    </w:p>
    <w:p w14:paraId="6DB6F4A9" w14:textId="77777777" w:rsidR="00802368" w:rsidRDefault="00802368" w:rsidP="00133872">
      <w:pPr>
        <w:pStyle w:val="Default"/>
        <w:jc w:val="center"/>
        <w:rPr>
          <w:rFonts w:ascii="Times New Roman" w:hAnsi="Times New Roman" w:cs="Times New Roman"/>
          <w:sz w:val="22"/>
          <w:szCs w:val="22"/>
        </w:rPr>
      </w:pPr>
    </w:p>
    <w:p w14:paraId="1ED4E684" w14:textId="77777777" w:rsidR="00802368" w:rsidRDefault="00802368" w:rsidP="00133872">
      <w:pPr>
        <w:pStyle w:val="Default"/>
        <w:jc w:val="center"/>
        <w:rPr>
          <w:rFonts w:ascii="Times New Roman" w:hAnsi="Times New Roman" w:cs="Times New Roman"/>
          <w:sz w:val="22"/>
          <w:szCs w:val="22"/>
        </w:rPr>
      </w:pPr>
    </w:p>
    <w:p w14:paraId="474A79CD" w14:textId="77777777" w:rsidR="00133872" w:rsidRDefault="00133872" w:rsidP="00133872">
      <w:pPr>
        <w:pStyle w:val="Default"/>
        <w:jc w:val="center"/>
        <w:rPr>
          <w:rFonts w:ascii="Times New Roman" w:hAnsi="Times New Roman" w:cs="Times New Roman"/>
          <w:sz w:val="22"/>
          <w:szCs w:val="22"/>
        </w:rPr>
      </w:pPr>
    </w:p>
    <w:p w14:paraId="0F2F9540" w14:textId="77777777" w:rsidR="00133872" w:rsidRDefault="00802368" w:rsidP="00133872">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4</w:t>
      </w:r>
      <w:r w:rsidR="00133872">
        <w:rPr>
          <w:rFonts w:ascii="Times New Roman" w:hAnsi="Times New Roman" w:cs="Times New Roman"/>
          <w:sz w:val="22"/>
          <w:szCs w:val="22"/>
        </w:rPr>
        <w:t>Resource Ecology and Fisheries</w:t>
      </w:r>
    </w:p>
    <w:p w14:paraId="2F7D81AE"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Management Division</w:t>
      </w:r>
    </w:p>
    <w:p w14:paraId="7CE4CA59"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Alaska Fisheries Science Center</w:t>
      </w:r>
    </w:p>
    <w:p w14:paraId="7033A5E0"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086F71CC"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366D567B"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7600 Sand Point Way NE</w:t>
      </w:r>
    </w:p>
    <w:p w14:paraId="1B9B8F71"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Seattle, WA 98115</w:t>
      </w:r>
    </w:p>
    <w:p w14:paraId="39DAA4F6" w14:textId="77777777" w:rsidR="00133872" w:rsidRDefault="00133872" w:rsidP="00802368">
      <w:pPr>
        <w:pStyle w:val="Default"/>
        <w:rPr>
          <w:rFonts w:ascii="Times New Roman" w:hAnsi="Times New Roman" w:cs="Times New Roman"/>
          <w:sz w:val="22"/>
          <w:szCs w:val="22"/>
        </w:rPr>
      </w:pPr>
    </w:p>
    <w:p w14:paraId="13F75314" w14:textId="77777777" w:rsidR="00133872" w:rsidRDefault="00802368" w:rsidP="00133872">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5</w:t>
      </w:r>
      <w:r w:rsidR="00133872">
        <w:rPr>
          <w:rFonts w:ascii="Times New Roman" w:hAnsi="Times New Roman" w:cs="Times New Roman"/>
          <w:sz w:val="22"/>
          <w:szCs w:val="22"/>
        </w:rPr>
        <w:t>International Pacific Halibut Commission</w:t>
      </w:r>
    </w:p>
    <w:p w14:paraId="123AD45A"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2320 West Commodore Way, Suite 300</w:t>
      </w:r>
    </w:p>
    <w:p w14:paraId="75F12901"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Seattle, WA 98199</w:t>
      </w:r>
    </w:p>
    <w:p w14:paraId="3FBF00ED" w14:textId="77777777" w:rsidR="00133872" w:rsidRDefault="00133872" w:rsidP="00802368">
      <w:pPr>
        <w:pStyle w:val="Default"/>
        <w:rPr>
          <w:rFonts w:ascii="Times New Roman" w:hAnsi="Times New Roman" w:cs="Times New Roman"/>
          <w:sz w:val="22"/>
          <w:szCs w:val="22"/>
        </w:rPr>
      </w:pPr>
    </w:p>
    <w:p w14:paraId="1D935DCA" w14:textId="77777777" w:rsidR="00133872" w:rsidRDefault="00133872" w:rsidP="00133872">
      <w:pPr>
        <w:pStyle w:val="Default"/>
        <w:jc w:val="center"/>
        <w:rPr>
          <w:rFonts w:ascii="Times New Roman" w:hAnsi="Times New Roman" w:cs="Times New Roman"/>
          <w:sz w:val="22"/>
          <w:szCs w:val="22"/>
        </w:rPr>
      </w:pPr>
      <w:r w:rsidRPr="001C6DA6">
        <w:rPr>
          <w:rFonts w:ascii="Times New Roman" w:hAnsi="Times New Roman" w:cs="Times New Roman"/>
          <w:sz w:val="22"/>
          <w:szCs w:val="22"/>
        </w:rPr>
        <w:t>*</w:t>
      </w:r>
      <w:r>
        <w:rPr>
          <w:rFonts w:ascii="Times New Roman" w:hAnsi="Times New Roman" w:cs="Times New Roman"/>
          <w:sz w:val="22"/>
          <w:szCs w:val="22"/>
        </w:rPr>
        <w:t xml:space="preserve"> Corresponding author</w:t>
      </w:r>
    </w:p>
    <w:p w14:paraId="3981D21E" w14:textId="77777777" w:rsidR="00133872" w:rsidRDefault="00133872" w:rsidP="00133872">
      <w:pPr>
        <w:pStyle w:val="Default"/>
        <w:jc w:val="center"/>
        <w:rPr>
          <w:rFonts w:ascii="Times New Roman" w:hAnsi="Times New Roman" w:cs="Times New Roman"/>
          <w:sz w:val="22"/>
          <w:szCs w:val="22"/>
        </w:rPr>
      </w:pPr>
      <w:r>
        <w:rPr>
          <w:rFonts w:ascii="Times New Roman" w:hAnsi="Times New Roman" w:cs="Times New Roman"/>
          <w:sz w:val="22"/>
          <w:szCs w:val="22"/>
        </w:rPr>
        <w:t>E-mail address: craig.faunce@noaa.gov</w:t>
      </w:r>
    </w:p>
    <w:p w14:paraId="4466AA88" w14:textId="77777777" w:rsidR="00802368" w:rsidRDefault="00802368" w:rsidP="00133872">
      <w:pPr>
        <w:pStyle w:val="Default"/>
        <w:jc w:val="center"/>
        <w:rPr>
          <w:rFonts w:ascii="Times New Roman" w:hAnsi="Times New Roman" w:cs="Times New Roman"/>
          <w:sz w:val="22"/>
          <w:szCs w:val="22"/>
        </w:rPr>
      </w:pPr>
    </w:p>
    <w:p w14:paraId="31A8F0E2" w14:textId="77777777" w:rsidR="00802368" w:rsidRDefault="00802368" w:rsidP="00133872">
      <w:pPr>
        <w:pStyle w:val="Default"/>
        <w:jc w:val="center"/>
        <w:rPr>
          <w:rFonts w:ascii="Times New Roman" w:hAnsi="Times New Roman" w:cs="Times New Roman"/>
          <w:sz w:val="22"/>
          <w:szCs w:val="22"/>
        </w:rPr>
      </w:pPr>
    </w:p>
    <w:p w14:paraId="392DE0E6" w14:textId="77777777" w:rsidR="00802368" w:rsidRDefault="00802368" w:rsidP="00133872">
      <w:pPr>
        <w:pStyle w:val="Default"/>
        <w:jc w:val="center"/>
        <w:rPr>
          <w:rFonts w:ascii="Times New Roman" w:hAnsi="Times New Roman" w:cs="Times New Roman"/>
          <w:sz w:val="22"/>
          <w:szCs w:val="22"/>
        </w:rPr>
      </w:pPr>
    </w:p>
    <w:p w14:paraId="3019A661" w14:textId="77777777" w:rsidR="00802368" w:rsidRDefault="00802368" w:rsidP="00133872">
      <w:pPr>
        <w:pStyle w:val="Default"/>
        <w:jc w:val="center"/>
        <w:rPr>
          <w:rFonts w:ascii="Times New Roman" w:hAnsi="Times New Roman" w:cs="Times New Roman"/>
          <w:sz w:val="22"/>
          <w:szCs w:val="22"/>
        </w:rPr>
      </w:pPr>
    </w:p>
    <w:p w14:paraId="6310B45F" w14:textId="77777777" w:rsidR="00802368" w:rsidRDefault="00802368" w:rsidP="00133872">
      <w:pPr>
        <w:pStyle w:val="Default"/>
        <w:jc w:val="center"/>
        <w:rPr>
          <w:rFonts w:ascii="Times New Roman" w:hAnsi="Times New Roman" w:cs="Times New Roman"/>
          <w:sz w:val="22"/>
          <w:szCs w:val="22"/>
        </w:rPr>
      </w:pPr>
    </w:p>
    <w:p w14:paraId="12E49840" w14:textId="77777777" w:rsidR="00802368" w:rsidRDefault="00802368" w:rsidP="00133872">
      <w:pPr>
        <w:pStyle w:val="Default"/>
        <w:jc w:val="center"/>
        <w:rPr>
          <w:rFonts w:ascii="Times New Roman" w:hAnsi="Times New Roman" w:cs="Times New Roman"/>
          <w:sz w:val="22"/>
          <w:szCs w:val="22"/>
        </w:rPr>
      </w:pPr>
    </w:p>
    <w:p w14:paraId="66B18CC4" w14:textId="77777777" w:rsidR="00802368" w:rsidRDefault="00802368" w:rsidP="00133872">
      <w:pPr>
        <w:pStyle w:val="Default"/>
        <w:jc w:val="center"/>
        <w:rPr>
          <w:rFonts w:ascii="Times New Roman" w:hAnsi="Times New Roman" w:cs="Times New Roman"/>
          <w:sz w:val="22"/>
          <w:szCs w:val="22"/>
        </w:rPr>
      </w:pPr>
    </w:p>
    <w:p w14:paraId="447219EA" w14:textId="77777777" w:rsidR="00802368" w:rsidRDefault="00802368" w:rsidP="00133872">
      <w:pPr>
        <w:pStyle w:val="Default"/>
        <w:jc w:val="center"/>
        <w:rPr>
          <w:rFonts w:ascii="Times New Roman" w:hAnsi="Times New Roman" w:cs="Times New Roman"/>
          <w:sz w:val="22"/>
          <w:szCs w:val="22"/>
        </w:rPr>
      </w:pPr>
    </w:p>
    <w:p w14:paraId="6858F042" w14:textId="77777777" w:rsidR="00802368" w:rsidRDefault="00802368" w:rsidP="00133872">
      <w:pPr>
        <w:pStyle w:val="Default"/>
        <w:jc w:val="center"/>
        <w:rPr>
          <w:rFonts w:ascii="Times New Roman" w:hAnsi="Times New Roman" w:cs="Times New Roman"/>
          <w:sz w:val="22"/>
          <w:szCs w:val="22"/>
        </w:rPr>
      </w:pPr>
    </w:p>
    <w:p w14:paraId="37061468" w14:textId="77777777" w:rsidR="00802368" w:rsidRDefault="00802368" w:rsidP="00133872">
      <w:pPr>
        <w:pStyle w:val="Default"/>
        <w:jc w:val="center"/>
        <w:rPr>
          <w:rFonts w:ascii="Times New Roman" w:hAnsi="Times New Roman" w:cs="Times New Roman"/>
          <w:sz w:val="22"/>
          <w:szCs w:val="22"/>
        </w:rPr>
      </w:pPr>
    </w:p>
    <w:p w14:paraId="7F4999FE" w14:textId="77777777" w:rsidR="00802368" w:rsidRDefault="00802368" w:rsidP="00133872">
      <w:pPr>
        <w:pStyle w:val="Default"/>
        <w:jc w:val="center"/>
        <w:rPr>
          <w:rFonts w:ascii="Times New Roman" w:hAnsi="Times New Roman" w:cs="Times New Roman"/>
          <w:sz w:val="22"/>
          <w:szCs w:val="22"/>
        </w:rPr>
      </w:pPr>
    </w:p>
    <w:p w14:paraId="45A598AA" w14:textId="77777777" w:rsidR="00802368" w:rsidRDefault="00802368" w:rsidP="00133872">
      <w:pPr>
        <w:pStyle w:val="Default"/>
        <w:jc w:val="center"/>
        <w:rPr>
          <w:rFonts w:ascii="Times New Roman" w:hAnsi="Times New Roman" w:cs="Times New Roman"/>
          <w:sz w:val="22"/>
          <w:szCs w:val="22"/>
        </w:rPr>
      </w:pPr>
    </w:p>
    <w:p w14:paraId="7CDE811A" w14:textId="77777777" w:rsidR="00802368" w:rsidRDefault="00802368" w:rsidP="00133872">
      <w:pPr>
        <w:pStyle w:val="Default"/>
        <w:jc w:val="center"/>
        <w:rPr>
          <w:rFonts w:ascii="Times New Roman" w:hAnsi="Times New Roman" w:cs="Times New Roman"/>
          <w:sz w:val="22"/>
          <w:szCs w:val="22"/>
        </w:rPr>
      </w:pPr>
    </w:p>
    <w:p w14:paraId="7F0BD05B" w14:textId="77777777" w:rsidR="00802368" w:rsidRDefault="00802368" w:rsidP="00133872">
      <w:pPr>
        <w:pStyle w:val="Default"/>
        <w:jc w:val="center"/>
        <w:rPr>
          <w:rFonts w:ascii="Times New Roman" w:hAnsi="Times New Roman" w:cs="Times New Roman"/>
          <w:sz w:val="22"/>
          <w:szCs w:val="22"/>
        </w:rPr>
      </w:pPr>
    </w:p>
    <w:p w14:paraId="03453477" w14:textId="77777777" w:rsidR="00802368" w:rsidRDefault="00802368" w:rsidP="00133872">
      <w:pPr>
        <w:pStyle w:val="Default"/>
        <w:jc w:val="center"/>
        <w:rPr>
          <w:rFonts w:ascii="Times New Roman" w:hAnsi="Times New Roman" w:cs="Times New Roman"/>
          <w:sz w:val="22"/>
          <w:szCs w:val="22"/>
        </w:rPr>
        <w:sectPr w:rsidR="00802368" w:rsidSect="00802368">
          <w:type w:val="continuous"/>
          <w:pgSz w:w="12240" w:h="15840"/>
          <w:pgMar w:top="1440" w:right="1440" w:bottom="1440" w:left="1440" w:header="720" w:footer="720" w:gutter="0"/>
          <w:cols w:num="2" w:space="720"/>
        </w:sectPr>
      </w:pPr>
    </w:p>
    <w:p w14:paraId="10FA6105" w14:textId="77777777" w:rsidR="00802368" w:rsidRDefault="00802368">
      <w:pPr>
        <w:spacing w:after="200" w:line="240" w:lineRule="auto"/>
        <w:contextualSpacing w:val="0"/>
        <w:rPr>
          <w:rFonts w:cs="Times New Roman"/>
          <w:color w:val="000000"/>
          <w:szCs w:val="22"/>
        </w:rPr>
      </w:pPr>
      <w:r>
        <w:rPr>
          <w:rFonts w:cs="Times New Roman"/>
          <w:szCs w:val="22"/>
        </w:rPr>
        <w:br w:type="page"/>
      </w:r>
    </w:p>
    <w:p w14:paraId="7068C19A" w14:textId="77777777" w:rsidR="002F40C2" w:rsidRDefault="002F40C2" w:rsidP="00990B27">
      <w:pPr>
        <w:pStyle w:val="Heading1"/>
        <w:jc w:val="left"/>
      </w:pPr>
    </w:p>
    <w:p w14:paraId="7DD8180B" w14:textId="77777777" w:rsidR="002F40C2" w:rsidRPr="002F40C2" w:rsidRDefault="002F40C2" w:rsidP="002F40C2">
      <w:pPr>
        <w:sectPr w:rsidR="002F40C2" w:rsidRPr="002F40C2" w:rsidSect="00990B27">
          <w:footerReference w:type="default" r:id="rId10"/>
          <w:type w:val="continuous"/>
          <w:pgSz w:w="12240" w:h="15840"/>
          <w:pgMar w:top="1440" w:right="1440" w:bottom="1440" w:left="1440" w:header="720" w:footer="720" w:gutter="0"/>
          <w:cols w:space="720"/>
          <w:titlePg/>
          <w:docGrid w:linePitch="299"/>
        </w:sectPr>
      </w:pPr>
    </w:p>
    <w:p w14:paraId="661F5BCC" w14:textId="77777777" w:rsidR="00D55E82" w:rsidRDefault="00802368" w:rsidP="00990B27">
      <w:pPr>
        <w:pStyle w:val="Heading1"/>
      </w:pPr>
      <w:bookmarkStart w:id="1" w:name="_Toc44506754"/>
      <w:r>
        <w:lastRenderedPageBreak/>
        <w:t>Abstract</w:t>
      </w:r>
      <w:bookmarkEnd w:id="1"/>
    </w:p>
    <w:p w14:paraId="22B41F33" w14:textId="77777777" w:rsidR="00387177" w:rsidRDefault="00802368" w:rsidP="00D13A2B">
      <w:pPr>
        <w:pStyle w:val="FirstParagraph"/>
        <w:ind w:firstLine="720"/>
      </w:pPr>
      <w:r>
        <w:t xml:space="preserve">This report contains the analyses and findings of the Alaska Fisheries Science Center’s Fisheries Monitoring and Analysis Division’s </w:t>
      </w:r>
      <w:r w:rsidR="001C4E5B">
        <w:t>Fishery Monitoring</w:t>
      </w:r>
      <w:r>
        <w:t xml:space="preserve"> Science Committee (</w:t>
      </w:r>
      <w:r w:rsidR="001C4E5B">
        <w:t>FM</w:t>
      </w:r>
      <w:r>
        <w:t>SC) on the efficiency and effectiveness of observer deployment following the 201</w:t>
      </w:r>
      <w:r w:rsidR="001C4E5B">
        <w:t>9</w:t>
      </w:r>
      <w:r>
        <w:t xml:space="preserve"> Annual Deployment Plan</w:t>
      </w:r>
      <w:r w:rsidR="00015697">
        <w:t xml:space="preserve"> (ADP). </w:t>
      </w:r>
      <w:r>
        <w:t>Responses to comments by the North Pacif</w:t>
      </w:r>
      <w:r w:rsidR="00015697">
        <w:t xml:space="preserve">ic Fishery Management Council (Council) </w:t>
      </w:r>
      <w:r>
        <w:t>from the 201</w:t>
      </w:r>
      <w:r w:rsidR="001C4E5B">
        <w:t>8</w:t>
      </w:r>
      <w:r>
        <w:t xml:space="preserve"> version of this report, and recommendations to improve data quality and guide the 202</w:t>
      </w:r>
      <w:r w:rsidR="001C4E5B">
        <w:t>1</w:t>
      </w:r>
      <w:r>
        <w:t xml:space="preserve"> Annual Deployment Plan are also included. In 201</w:t>
      </w:r>
      <w:r w:rsidR="001C4E5B">
        <w:t>9</w:t>
      </w:r>
      <w:r>
        <w:t>, there were 1</w:t>
      </w:r>
      <w:r w:rsidR="001C4E5B">
        <w:t>0</w:t>
      </w:r>
      <w:r>
        <w:t xml:space="preserve"> strata to evaluate: one full coverage stratum, five partial coverage observer strata defined by gear and tender designation, </w:t>
      </w:r>
      <w:r w:rsidR="001C4E5B">
        <w:t>two</w:t>
      </w:r>
      <w:r>
        <w:t xml:space="preserve"> partial coverage Electronic Monitoring (EM) strat</w:t>
      </w:r>
      <w:r w:rsidR="001C4E5B">
        <w:t>a defined by gear designation</w:t>
      </w:r>
      <w:r>
        <w:t>, one zero coverage EM research stratum, and one zero coverage stratum. Observers were depl</w:t>
      </w:r>
      <w:r w:rsidR="001C4E5B">
        <w:t>oyed under trip-selection on 161</w:t>
      </w:r>
      <w:r>
        <w:t xml:space="preserve"> full covera</w:t>
      </w:r>
      <w:r w:rsidR="001C4E5B">
        <w:t>ge vessels that fished for 3,343</w:t>
      </w:r>
      <w:r w:rsidR="00FE306F">
        <w:t xml:space="preserve"> trips and 584 unique partial coverage vessel</w:t>
      </w:r>
      <w:r>
        <w:t xml:space="preserve"> </w:t>
      </w:r>
      <w:r w:rsidR="00FE306F">
        <w:t>and stratum combinations (vessels can fish in more than one stratum) that fished 5,016</w:t>
      </w:r>
      <w:r>
        <w:t xml:space="preserve"> trips total. This was the </w:t>
      </w:r>
      <w:r w:rsidR="00940227">
        <w:t>second</w:t>
      </w:r>
      <w:r>
        <w:t xml:space="preserve"> year in which </w:t>
      </w:r>
      <w:r w:rsidR="00940227">
        <w:t xml:space="preserve">data from the </w:t>
      </w:r>
      <w:r w:rsidR="00940227" w:rsidRPr="00940227">
        <w:rPr>
          <w:i/>
        </w:rPr>
        <w:t>EM HAL</w:t>
      </w:r>
      <w:r w:rsidR="00940227">
        <w:t xml:space="preserve"> stratum were used in catch accounting, and the first year in which data from the </w:t>
      </w:r>
      <w:r w:rsidR="00940227" w:rsidRPr="00940227">
        <w:rPr>
          <w:i/>
        </w:rPr>
        <w:t>EM POT</w:t>
      </w:r>
      <w:r w:rsidR="00940227">
        <w:t xml:space="preserve"> stratum were used in catch accounting</w:t>
      </w:r>
      <w:r>
        <w:t xml:space="preserve">. </w:t>
      </w:r>
    </w:p>
    <w:p w14:paraId="5C11A069" w14:textId="6F0C6CAF" w:rsidR="002F40C2" w:rsidRDefault="00387177" w:rsidP="00D13A2B">
      <w:pPr>
        <w:pStyle w:val="FirstParagraph"/>
        <w:ind w:firstLine="720"/>
        <w:sectPr w:rsidR="002F40C2" w:rsidSect="00990B27">
          <w:footerReference w:type="default" r:id="rId11"/>
          <w:footerReference w:type="first" r:id="rId12"/>
          <w:pgSz w:w="12240" w:h="15840"/>
          <w:pgMar w:top="1440" w:right="1440" w:bottom="1440" w:left="1440" w:header="720" w:footer="720" w:gutter="0"/>
          <w:pgNumType w:fmt="lowerRoman"/>
          <w:cols w:space="720"/>
          <w:titlePg/>
          <w:docGrid w:linePitch="299"/>
        </w:sectPr>
      </w:pPr>
      <w:r>
        <w:t xml:space="preserve">Deployment in 2019 generally proceeded as planned, with few missed expectations or signs of potential bias. </w:t>
      </w:r>
      <w:r w:rsidR="00692A54">
        <w:t xml:space="preserve">Realized coverage rates met expectations in </w:t>
      </w:r>
      <w:r w:rsidR="00D405F1">
        <w:t>8</w:t>
      </w:r>
      <w:r w:rsidR="00692A54">
        <w:t xml:space="preserve"> of </w:t>
      </w:r>
      <w:r w:rsidR="00D405F1">
        <w:t>10</w:t>
      </w:r>
      <w:r w:rsidR="00692A54">
        <w:t xml:space="preserve"> strata in 2019. The full coverage stratum was observed at a rate of 99.9%</w:t>
      </w:r>
      <w:r>
        <w:t xml:space="preserve">. </w:t>
      </w:r>
      <w:r w:rsidR="00692A54">
        <w:t xml:space="preserve">The partial coverage </w:t>
      </w:r>
      <w:r w:rsidR="00692A54" w:rsidRPr="00692A54">
        <w:rPr>
          <w:i/>
        </w:rPr>
        <w:t xml:space="preserve">POT </w:t>
      </w:r>
      <w:r w:rsidR="00692A54">
        <w:rPr>
          <w:i/>
        </w:rPr>
        <w:t>–</w:t>
      </w:r>
      <w:r w:rsidR="00692A54" w:rsidRPr="00692A54">
        <w:rPr>
          <w:i/>
        </w:rPr>
        <w:t xml:space="preserve"> Tender</w:t>
      </w:r>
      <w:r w:rsidR="00692A54">
        <w:t xml:space="preserve"> stratum was observed at a rate of 29.5%, with a 95% confidence interval that fell above the expected coverage rate of 16.1%.</w:t>
      </w:r>
      <w:r w:rsidR="005A1919">
        <w:t xml:space="preserve"> </w:t>
      </w:r>
      <w:r w:rsidR="00802368">
        <w:t>T</w:t>
      </w:r>
      <w:r w:rsidR="005A1919">
        <w:t>he FM</w:t>
      </w:r>
      <w:r w:rsidR="00802368">
        <w:t xml:space="preserve">SC </w:t>
      </w:r>
      <w:r w:rsidR="005A1919">
        <w:t>recommends that future ADPs fully integrate EM and observer deployment into one fishery monitoring program. Although EM data are now being used in catch accounting, the funding and selection of EM vessels has so far occurred separately from the processes used to optimize observer deployment in each</w:t>
      </w:r>
      <w:r w:rsidR="00015697">
        <w:t xml:space="preserve"> ADP. Considering EM as a more integral part of those optimization processes will better enable </w:t>
      </w:r>
      <w:r w:rsidR="00C933AF">
        <w:t>analysts</w:t>
      </w:r>
      <w:r w:rsidR="00015697">
        <w:t xml:space="preserve"> to avoid data gaps and take advantage of the respective abilities of each monitoring method (observers and EM). The FMSC also continues to recommend that NMFS link the </w:t>
      </w:r>
      <w:r w:rsidR="00561EAF">
        <w:t xml:space="preserve">Observer </w:t>
      </w:r>
      <w:r w:rsidR="00561EAF">
        <w:lastRenderedPageBreak/>
        <w:t>Declare and Deploy System</w:t>
      </w:r>
      <w:r w:rsidR="00015697">
        <w:t xml:space="preserve"> and eLandings database such that fishing trips can be uniquely identified to support the analyses presented to the Council. </w:t>
      </w:r>
      <w:r w:rsidR="00C933AF">
        <w:t xml:space="preserve">Such a linkage will better enable analysts to discern the contributing factors behind instances in which intended deployment is inconsistent with realized deployment.      </w:t>
      </w:r>
    </w:p>
    <w:bookmarkStart w:id="2" w:name="introduction" w:displacedByCustomXml="next"/>
    <w:bookmarkEnd w:id="2" w:displacedByCustomXml="next"/>
    <w:sdt>
      <w:sdtPr>
        <w:rPr>
          <w:rFonts w:eastAsiaTheme="minorHAnsi" w:cstheme="minorBidi"/>
          <w:smallCaps w:val="0"/>
          <w:color w:val="auto"/>
          <w:sz w:val="22"/>
          <w:szCs w:val="24"/>
        </w:rPr>
        <w:id w:val="-724827876"/>
        <w:docPartObj>
          <w:docPartGallery w:val="Table of Contents"/>
          <w:docPartUnique/>
        </w:docPartObj>
      </w:sdtPr>
      <w:sdtEndPr>
        <w:rPr>
          <w:b/>
          <w:bCs/>
          <w:noProof/>
        </w:rPr>
      </w:sdtEndPr>
      <w:sdtContent>
        <w:p w14:paraId="63274DFF" w14:textId="1549368B" w:rsidR="002F40C2" w:rsidRDefault="002F40C2">
          <w:pPr>
            <w:pStyle w:val="TOCHeading"/>
          </w:pPr>
          <w:r w:rsidRPr="002F40C2">
            <w:rPr>
              <w:b/>
              <w:color w:val="auto"/>
            </w:rPr>
            <w:t>Contents</w:t>
          </w:r>
        </w:p>
        <w:p w14:paraId="34BE3FE6" w14:textId="31733C5A" w:rsidR="00990B27" w:rsidRDefault="002F40C2" w:rsidP="008A45AF">
          <w:pPr>
            <w:pStyle w:val="TOC1"/>
            <w:rPr>
              <w:rFonts w:asciiTheme="minorHAnsi" w:eastAsiaTheme="minorEastAsia" w:hAnsiTheme="minorHAnsi"/>
              <w:noProof/>
              <w:szCs w:val="22"/>
            </w:rPr>
          </w:pPr>
          <w:r>
            <w:fldChar w:fldCharType="begin"/>
          </w:r>
          <w:r>
            <w:instrText xml:space="preserve"> TOC \o "1-3" \h \z \u </w:instrText>
          </w:r>
          <w:r>
            <w:fldChar w:fldCharType="separate"/>
          </w:r>
          <w:hyperlink w:anchor="_Toc44506754" w:history="1">
            <w:r w:rsidR="00990B27" w:rsidRPr="004D1D51">
              <w:rPr>
                <w:rStyle w:val="Hyperlink"/>
                <w:noProof/>
              </w:rPr>
              <w:t>Abstract</w:t>
            </w:r>
            <w:r w:rsidR="00990B27">
              <w:rPr>
                <w:noProof/>
                <w:webHidden/>
              </w:rPr>
              <w:tab/>
            </w:r>
            <w:r w:rsidR="00990B27">
              <w:rPr>
                <w:noProof/>
                <w:webHidden/>
              </w:rPr>
              <w:fldChar w:fldCharType="begin"/>
            </w:r>
            <w:r w:rsidR="00990B27">
              <w:rPr>
                <w:noProof/>
                <w:webHidden/>
              </w:rPr>
              <w:instrText xml:space="preserve"> PAGEREF _Toc44506754 \h </w:instrText>
            </w:r>
            <w:r w:rsidR="00990B27">
              <w:rPr>
                <w:noProof/>
                <w:webHidden/>
              </w:rPr>
            </w:r>
            <w:r w:rsidR="00990B27">
              <w:rPr>
                <w:noProof/>
                <w:webHidden/>
              </w:rPr>
              <w:fldChar w:fldCharType="separate"/>
            </w:r>
            <w:r w:rsidR="00F279D4">
              <w:rPr>
                <w:noProof/>
                <w:webHidden/>
              </w:rPr>
              <w:t>iii</w:t>
            </w:r>
            <w:r w:rsidR="00990B27">
              <w:rPr>
                <w:noProof/>
                <w:webHidden/>
              </w:rPr>
              <w:fldChar w:fldCharType="end"/>
            </w:r>
          </w:hyperlink>
        </w:p>
        <w:p w14:paraId="01A62663" w14:textId="37213F30" w:rsidR="00990B27" w:rsidRDefault="004B5B2C" w:rsidP="008A45AF">
          <w:pPr>
            <w:pStyle w:val="TOC1"/>
            <w:rPr>
              <w:rFonts w:asciiTheme="minorHAnsi" w:eastAsiaTheme="minorEastAsia" w:hAnsiTheme="minorHAnsi"/>
              <w:noProof/>
              <w:szCs w:val="22"/>
            </w:rPr>
          </w:pPr>
          <w:hyperlink w:anchor="_Toc44506755" w:history="1">
            <w:r w:rsidR="00990B27" w:rsidRPr="004D1D51">
              <w:rPr>
                <w:rStyle w:val="Hyperlink"/>
                <w:noProof/>
              </w:rPr>
              <w:t>Introduction</w:t>
            </w:r>
            <w:r w:rsidR="00990B27">
              <w:rPr>
                <w:noProof/>
                <w:webHidden/>
              </w:rPr>
              <w:tab/>
            </w:r>
            <w:r w:rsidR="00990B27">
              <w:rPr>
                <w:noProof/>
                <w:webHidden/>
              </w:rPr>
              <w:fldChar w:fldCharType="begin"/>
            </w:r>
            <w:r w:rsidR="00990B27">
              <w:rPr>
                <w:noProof/>
                <w:webHidden/>
              </w:rPr>
              <w:instrText xml:space="preserve"> PAGEREF _Toc44506755 \h </w:instrText>
            </w:r>
            <w:r w:rsidR="00990B27">
              <w:rPr>
                <w:noProof/>
                <w:webHidden/>
              </w:rPr>
            </w:r>
            <w:r w:rsidR="00990B27">
              <w:rPr>
                <w:noProof/>
                <w:webHidden/>
              </w:rPr>
              <w:fldChar w:fldCharType="separate"/>
            </w:r>
            <w:r w:rsidR="00F279D4">
              <w:rPr>
                <w:noProof/>
                <w:webHidden/>
              </w:rPr>
              <w:t>1</w:t>
            </w:r>
            <w:r w:rsidR="00990B27">
              <w:rPr>
                <w:noProof/>
                <w:webHidden/>
              </w:rPr>
              <w:fldChar w:fldCharType="end"/>
            </w:r>
          </w:hyperlink>
        </w:p>
        <w:p w14:paraId="5E1B508C" w14:textId="4DE3E74F" w:rsidR="00990B27" w:rsidRDefault="004B5B2C" w:rsidP="008A45AF">
          <w:pPr>
            <w:pStyle w:val="TOC2"/>
            <w:rPr>
              <w:rFonts w:asciiTheme="minorHAnsi" w:eastAsiaTheme="minorEastAsia" w:hAnsiTheme="minorHAnsi"/>
              <w:noProof/>
              <w:szCs w:val="22"/>
            </w:rPr>
          </w:pPr>
          <w:hyperlink w:anchor="_Toc44506756" w:history="1">
            <w:r w:rsidR="00990B27" w:rsidRPr="004D1D51">
              <w:rPr>
                <w:rStyle w:val="Hyperlink"/>
                <w:noProof/>
              </w:rPr>
              <w:t>Background of the North Pacific Groundfish and Halibut Observer Program</w:t>
            </w:r>
            <w:r w:rsidR="00990B27">
              <w:rPr>
                <w:noProof/>
                <w:webHidden/>
              </w:rPr>
              <w:tab/>
            </w:r>
            <w:r w:rsidR="00990B27">
              <w:rPr>
                <w:noProof/>
                <w:webHidden/>
              </w:rPr>
              <w:fldChar w:fldCharType="begin"/>
            </w:r>
            <w:r w:rsidR="00990B27">
              <w:rPr>
                <w:noProof/>
                <w:webHidden/>
              </w:rPr>
              <w:instrText xml:space="preserve"> PAGEREF _Toc44506756 \h </w:instrText>
            </w:r>
            <w:r w:rsidR="00990B27">
              <w:rPr>
                <w:noProof/>
                <w:webHidden/>
              </w:rPr>
            </w:r>
            <w:r w:rsidR="00990B27">
              <w:rPr>
                <w:noProof/>
                <w:webHidden/>
              </w:rPr>
              <w:fldChar w:fldCharType="separate"/>
            </w:r>
            <w:r w:rsidR="00F279D4">
              <w:rPr>
                <w:noProof/>
                <w:webHidden/>
              </w:rPr>
              <w:t>1</w:t>
            </w:r>
            <w:r w:rsidR="00990B27">
              <w:rPr>
                <w:noProof/>
                <w:webHidden/>
              </w:rPr>
              <w:fldChar w:fldCharType="end"/>
            </w:r>
          </w:hyperlink>
        </w:p>
        <w:p w14:paraId="58EDE79F" w14:textId="4FE2D1B2" w:rsidR="00990B27" w:rsidRDefault="004B5B2C" w:rsidP="008A45AF">
          <w:pPr>
            <w:pStyle w:val="TOC1"/>
            <w:rPr>
              <w:rFonts w:asciiTheme="minorHAnsi" w:eastAsiaTheme="minorEastAsia" w:hAnsiTheme="minorHAnsi"/>
              <w:noProof/>
              <w:szCs w:val="22"/>
            </w:rPr>
          </w:pPr>
          <w:hyperlink w:anchor="_Toc44506757" w:history="1">
            <w:r w:rsidR="00990B27" w:rsidRPr="004D1D51">
              <w:rPr>
                <w:rStyle w:val="Hyperlink"/>
                <w:noProof/>
              </w:rPr>
              <w:t>The Annual Deployment Plan and Review</w:t>
            </w:r>
            <w:r w:rsidR="00990B27">
              <w:rPr>
                <w:noProof/>
                <w:webHidden/>
              </w:rPr>
              <w:tab/>
            </w:r>
            <w:r w:rsidR="00990B27">
              <w:rPr>
                <w:noProof/>
                <w:webHidden/>
              </w:rPr>
              <w:fldChar w:fldCharType="begin"/>
            </w:r>
            <w:r w:rsidR="00990B27">
              <w:rPr>
                <w:noProof/>
                <w:webHidden/>
              </w:rPr>
              <w:instrText xml:space="preserve"> PAGEREF _Toc44506757 \h </w:instrText>
            </w:r>
            <w:r w:rsidR="00990B27">
              <w:rPr>
                <w:noProof/>
                <w:webHidden/>
              </w:rPr>
            </w:r>
            <w:r w:rsidR="00990B27">
              <w:rPr>
                <w:noProof/>
                <w:webHidden/>
              </w:rPr>
              <w:fldChar w:fldCharType="separate"/>
            </w:r>
            <w:r w:rsidR="00F279D4">
              <w:rPr>
                <w:noProof/>
                <w:webHidden/>
              </w:rPr>
              <w:t>3</w:t>
            </w:r>
            <w:r w:rsidR="00990B27">
              <w:rPr>
                <w:noProof/>
                <w:webHidden/>
              </w:rPr>
              <w:fldChar w:fldCharType="end"/>
            </w:r>
          </w:hyperlink>
        </w:p>
        <w:p w14:paraId="39DB9F1F" w14:textId="75C2AE76" w:rsidR="00990B27" w:rsidRDefault="004B5B2C" w:rsidP="008A45AF">
          <w:pPr>
            <w:pStyle w:val="TOC2"/>
            <w:rPr>
              <w:rFonts w:asciiTheme="minorHAnsi" w:eastAsiaTheme="minorEastAsia" w:hAnsiTheme="minorHAnsi"/>
              <w:noProof/>
              <w:szCs w:val="22"/>
            </w:rPr>
          </w:pPr>
          <w:hyperlink w:anchor="_Toc44506758" w:history="1">
            <w:r w:rsidR="00990B27" w:rsidRPr="004D1D51">
              <w:rPr>
                <w:rStyle w:val="Hyperlink"/>
                <w:noProof/>
              </w:rPr>
              <w:t>Fishery Monitoring Science Committee</w:t>
            </w:r>
            <w:r w:rsidR="00990B27">
              <w:rPr>
                <w:noProof/>
                <w:webHidden/>
              </w:rPr>
              <w:tab/>
            </w:r>
            <w:r w:rsidR="00990B27">
              <w:rPr>
                <w:noProof/>
                <w:webHidden/>
              </w:rPr>
              <w:fldChar w:fldCharType="begin"/>
            </w:r>
            <w:r w:rsidR="00990B27">
              <w:rPr>
                <w:noProof/>
                <w:webHidden/>
              </w:rPr>
              <w:instrText xml:space="preserve"> PAGEREF _Toc44506758 \h </w:instrText>
            </w:r>
            <w:r w:rsidR="00990B27">
              <w:rPr>
                <w:noProof/>
                <w:webHidden/>
              </w:rPr>
            </w:r>
            <w:r w:rsidR="00990B27">
              <w:rPr>
                <w:noProof/>
                <w:webHidden/>
              </w:rPr>
              <w:fldChar w:fldCharType="separate"/>
            </w:r>
            <w:r w:rsidR="00F279D4">
              <w:rPr>
                <w:noProof/>
                <w:webHidden/>
              </w:rPr>
              <w:t>3</w:t>
            </w:r>
            <w:r w:rsidR="00990B27">
              <w:rPr>
                <w:noProof/>
                <w:webHidden/>
              </w:rPr>
              <w:fldChar w:fldCharType="end"/>
            </w:r>
          </w:hyperlink>
        </w:p>
        <w:p w14:paraId="3974325E" w14:textId="5640EA50" w:rsidR="00990B27" w:rsidRDefault="004B5B2C" w:rsidP="008A45AF">
          <w:pPr>
            <w:pStyle w:val="TOC2"/>
            <w:rPr>
              <w:rFonts w:asciiTheme="minorHAnsi" w:eastAsiaTheme="minorEastAsia" w:hAnsiTheme="minorHAnsi"/>
              <w:noProof/>
              <w:szCs w:val="22"/>
            </w:rPr>
          </w:pPr>
          <w:hyperlink w:anchor="_Toc44506759" w:history="1">
            <w:r w:rsidR="00990B27" w:rsidRPr="004D1D51">
              <w:rPr>
                <w:rStyle w:val="Hyperlink"/>
                <w:noProof/>
              </w:rPr>
              <w:t>The Sampling Design of the Observer Program</w:t>
            </w:r>
            <w:r w:rsidR="00990B27">
              <w:rPr>
                <w:noProof/>
                <w:webHidden/>
              </w:rPr>
              <w:tab/>
            </w:r>
            <w:r w:rsidR="00990B27">
              <w:rPr>
                <w:noProof/>
                <w:webHidden/>
              </w:rPr>
              <w:fldChar w:fldCharType="begin"/>
            </w:r>
            <w:r w:rsidR="00990B27">
              <w:rPr>
                <w:noProof/>
                <w:webHidden/>
              </w:rPr>
              <w:instrText xml:space="preserve"> PAGEREF _Toc44506759 \h </w:instrText>
            </w:r>
            <w:r w:rsidR="00990B27">
              <w:rPr>
                <w:noProof/>
                <w:webHidden/>
              </w:rPr>
            </w:r>
            <w:r w:rsidR="00990B27">
              <w:rPr>
                <w:noProof/>
                <w:webHidden/>
              </w:rPr>
              <w:fldChar w:fldCharType="separate"/>
            </w:r>
            <w:r w:rsidR="00F279D4">
              <w:rPr>
                <w:noProof/>
                <w:webHidden/>
              </w:rPr>
              <w:t>4</w:t>
            </w:r>
            <w:r w:rsidR="00990B27">
              <w:rPr>
                <w:noProof/>
                <w:webHidden/>
              </w:rPr>
              <w:fldChar w:fldCharType="end"/>
            </w:r>
          </w:hyperlink>
        </w:p>
        <w:p w14:paraId="39BD0C47" w14:textId="09FC0A6A" w:rsidR="00990B27" w:rsidRDefault="004B5B2C" w:rsidP="008A45AF">
          <w:pPr>
            <w:pStyle w:val="TOC1"/>
            <w:rPr>
              <w:rFonts w:asciiTheme="minorHAnsi" w:eastAsiaTheme="minorEastAsia" w:hAnsiTheme="minorHAnsi"/>
              <w:noProof/>
              <w:szCs w:val="22"/>
            </w:rPr>
          </w:pPr>
          <w:hyperlink w:anchor="_Toc44506760" w:history="1">
            <w:r w:rsidR="00990B27" w:rsidRPr="004D1D51">
              <w:rPr>
                <w:rStyle w:val="Hyperlink"/>
                <w:noProof/>
              </w:rPr>
              <w:t>The 2019 Annual Deployment Plan</w:t>
            </w:r>
            <w:r w:rsidR="00990B27">
              <w:rPr>
                <w:noProof/>
                <w:webHidden/>
              </w:rPr>
              <w:tab/>
            </w:r>
            <w:r w:rsidR="00990B27">
              <w:rPr>
                <w:noProof/>
                <w:webHidden/>
              </w:rPr>
              <w:fldChar w:fldCharType="begin"/>
            </w:r>
            <w:r w:rsidR="00990B27">
              <w:rPr>
                <w:noProof/>
                <w:webHidden/>
              </w:rPr>
              <w:instrText xml:space="preserve"> PAGEREF _Toc44506760 \h </w:instrText>
            </w:r>
            <w:r w:rsidR="00990B27">
              <w:rPr>
                <w:noProof/>
                <w:webHidden/>
              </w:rPr>
            </w:r>
            <w:r w:rsidR="00990B27">
              <w:rPr>
                <w:noProof/>
                <w:webHidden/>
              </w:rPr>
              <w:fldChar w:fldCharType="separate"/>
            </w:r>
            <w:r w:rsidR="00F279D4">
              <w:rPr>
                <w:noProof/>
                <w:webHidden/>
              </w:rPr>
              <w:t>6</w:t>
            </w:r>
            <w:r w:rsidR="00990B27">
              <w:rPr>
                <w:noProof/>
                <w:webHidden/>
              </w:rPr>
              <w:fldChar w:fldCharType="end"/>
            </w:r>
          </w:hyperlink>
        </w:p>
        <w:p w14:paraId="248CC840" w14:textId="664B1A79" w:rsidR="00990B27" w:rsidRDefault="004B5B2C" w:rsidP="008A45AF">
          <w:pPr>
            <w:pStyle w:val="TOC1"/>
            <w:rPr>
              <w:rFonts w:asciiTheme="minorHAnsi" w:eastAsiaTheme="minorEastAsia" w:hAnsiTheme="minorHAnsi"/>
              <w:noProof/>
              <w:szCs w:val="22"/>
            </w:rPr>
          </w:pPr>
          <w:hyperlink w:anchor="_Toc44506761" w:history="1">
            <w:r w:rsidR="00990B27" w:rsidRPr="004D1D51">
              <w:rPr>
                <w:rStyle w:val="Hyperlink"/>
                <w:noProof/>
              </w:rPr>
              <w:t>Performance Review Objectives</w:t>
            </w:r>
            <w:r w:rsidR="00990B27">
              <w:rPr>
                <w:noProof/>
                <w:webHidden/>
              </w:rPr>
              <w:tab/>
            </w:r>
            <w:r w:rsidR="00990B27">
              <w:rPr>
                <w:noProof/>
                <w:webHidden/>
              </w:rPr>
              <w:fldChar w:fldCharType="begin"/>
            </w:r>
            <w:r w:rsidR="00990B27">
              <w:rPr>
                <w:noProof/>
                <w:webHidden/>
              </w:rPr>
              <w:instrText xml:space="preserve"> PAGEREF _Toc44506761 \h </w:instrText>
            </w:r>
            <w:r w:rsidR="00990B27">
              <w:rPr>
                <w:noProof/>
                <w:webHidden/>
              </w:rPr>
            </w:r>
            <w:r w:rsidR="00990B27">
              <w:rPr>
                <w:noProof/>
                <w:webHidden/>
              </w:rPr>
              <w:fldChar w:fldCharType="separate"/>
            </w:r>
            <w:r w:rsidR="00F279D4">
              <w:rPr>
                <w:noProof/>
                <w:webHidden/>
              </w:rPr>
              <w:t>7</w:t>
            </w:r>
            <w:r w:rsidR="00990B27">
              <w:rPr>
                <w:noProof/>
                <w:webHidden/>
              </w:rPr>
              <w:fldChar w:fldCharType="end"/>
            </w:r>
          </w:hyperlink>
        </w:p>
        <w:p w14:paraId="47EB0B87" w14:textId="2A4338B1" w:rsidR="00990B27" w:rsidRDefault="004B5B2C" w:rsidP="008A45AF">
          <w:pPr>
            <w:pStyle w:val="TOC2"/>
            <w:rPr>
              <w:rFonts w:asciiTheme="minorHAnsi" w:eastAsiaTheme="minorEastAsia" w:hAnsiTheme="minorHAnsi"/>
              <w:noProof/>
              <w:szCs w:val="22"/>
            </w:rPr>
          </w:pPr>
          <w:hyperlink w:anchor="_Toc44506762" w:history="1">
            <w:r w:rsidR="00990B27" w:rsidRPr="004D1D51">
              <w:rPr>
                <w:rStyle w:val="Hyperlink"/>
                <w:noProof/>
              </w:rPr>
              <w:t>Observer Deployment Performance Metrics</w:t>
            </w:r>
            <w:r w:rsidR="00990B27">
              <w:rPr>
                <w:noProof/>
                <w:webHidden/>
              </w:rPr>
              <w:tab/>
            </w:r>
            <w:r w:rsidR="00990B27">
              <w:rPr>
                <w:noProof/>
                <w:webHidden/>
              </w:rPr>
              <w:fldChar w:fldCharType="begin"/>
            </w:r>
            <w:r w:rsidR="00990B27">
              <w:rPr>
                <w:noProof/>
                <w:webHidden/>
              </w:rPr>
              <w:instrText xml:space="preserve"> PAGEREF _Toc44506762 \h </w:instrText>
            </w:r>
            <w:r w:rsidR="00990B27">
              <w:rPr>
                <w:noProof/>
                <w:webHidden/>
              </w:rPr>
            </w:r>
            <w:r w:rsidR="00990B27">
              <w:rPr>
                <w:noProof/>
                <w:webHidden/>
              </w:rPr>
              <w:fldChar w:fldCharType="separate"/>
            </w:r>
            <w:r w:rsidR="00F279D4">
              <w:rPr>
                <w:noProof/>
                <w:webHidden/>
              </w:rPr>
              <w:t>8</w:t>
            </w:r>
            <w:r w:rsidR="00990B27">
              <w:rPr>
                <w:noProof/>
                <w:webHidden/>
              </w:rPr>
              <w:fldChar w:fldCharType="end"/>
            </w:r>
          </w:hyperlink>
        </w:p>
        <w:p w14:paraId="1F261070" w14:textId="3201F548" w:rsidR="00990B27" w:rsidRDefault="004B5B2C" w:rsidP="008A45AF">
          <w:pPr>
            <w:pStyle w:val="TOC1"/>
            <w:rPr>
              <w:rFonts w:asciiTheme="minorHAnsi" w:eastAsiaTheme="minorEastAsia" w:hAnsiTheme="minorHAnsi"/>
              <w:noProof/>
              <w:szCs w:val="22"/>
            </w:rPr>
          </w:pPr>
          <w:hyperlink w:anchor="_Toc44506763" w:history="1">
            <w:r w:rsidR="00990B27" w:rsidRPr="008A45AF">
              <w:rPr>
                <w:rStyle w:val="Hyperlink"/>
                <w:noProof/>
              </w:rPr>
              <w:t>Changes to This Report from Last Year</w:t>
            </w:r>
            <w:r w:rsidR="008A45AF" w:rsidRPr="008A45AF">
              <w:rPr>
                <w:rStyle w:val="Hyperlink"/>
                <w:iCs/>
                <w:noProof/>
                <w:color w:val="auto"/>
              </w:rPr>
              <w:t>.</w:t>
            </w:r>
            <w:r w:rsidR="00990B27" w:rsidRPr="008A45AF">
              <w:rPr>
                <w:rStyle w:val="Hyperlink"/>
                <w:noProof/>
                <w:webHidden/>
              </w:rPr>
              <w:tab/>
            </w:r>
            <w:r w:rsidR="00990B27" w:rsidRPr="008A45AF">
              <w:rPr>
                <w:rStyle w:val="Hyperlink"/>
                <w:noProof/>
                <w:webHidden/>
              </w:rPr>
              <w:fldChar w:fldCharType="begin"/>
            </w:r>
            <w:r w:rsidR="00990B27" w:rsidRPr="008A45AF">
              <w:rPr>
                <w:rStyle w:val="Hyperlink"/>
                <w:noProof/>
                <w:webHidden/>
              </w:rPr>
              <w:instrText xml:space="preserve"> PAGEREF _Toc44506763 \h </w:instrText>
            </w:r>
            <w:r w:rsidR="00990B27" w:rsidRPr="008A45AF">
              <w:rPr>
                <w:rStyle w:val="Hyperlink"/>
                <w:noProof/>
                <w:webHidden/>
              </w:rPr>
            </w:r>
            <w:r w:rsidR="00990B27" w:rsidRPr="008A45AF">
              <w:rPr>
                <w:rStyle w:val="Hyperlink"/>
                <w:noProof/>
                <w:webHidden/>
              </w:rPr>
              <w:fldChar w:fldCharType="separate"/>
            </w:r>
            <w:r w:rsidR="00F279D4">
              <w:rPr>
                <w:rStyle w:val="Hyperlink"/>
                <w:noProof/>
                <w:webHidden/>
              </w:rPr>
              <w:t>11</w:t>
            </w:r>
            <w:r w:rsidR="00990B27" w:rsidRPr="008A45AF">
              <w:rPr>
                <w:rStyle w:val="Hyperlink"/>
                <w:noProof/>
                <w:webHidden/>
              </w:rPr>
              <w:fldChar w:fldCharType="end"/>
            </w:r>
          </w:hyperlink>
        </w:p>
        <w:p w14:paraId="12515CBA" w14:textId="7B654F43" w:rsidR="00990B27" w:rsidRDefault="004B5B2C" w:rsidP="008A45AF">
          <w:pPr>
            <w:pStyle w:val="TOC1"/>
            <w:rPr>
              <w:rFonts w:asciiTheme="minorHAnsi" w:eastAsiaTheme="minorEastAsia" w:hAnsiTheme="minorHAnsi"/>
              <w:noProof/>
              <w:szCs w:val="22"/>
            </w:rPr>
          </w:pPr>
          <w:hyperlink w:anchor="_Toc44506764" w:history="1">
            <w:r w:rsidR="00990B27" w:rsidRPr="004D1D51">
              <w:rPr>
                <w:rStyle w:val="Hyperlink"/>
                <w:noProof/>
              </w:rPr>
              <w:t>Evaluation of Deployment in 2019</w:t>
            </w:r>
            <w:r w:rsidR="00990B27">
              <w:rPr>
                <w:noProof/>
                <w:webHidden/>
              </w:rPr>
              <w:tab/>
            </w:r>
            <w:r w:rsidR="00990B27">
              <w:rPr>
                <w:noProof/>
                <w:webHidden/>
              </w:rPr>
              <w:fldChar w:fldCharType="begin"/>
            </w:r>
            <w:r w:rsidR="00990B27">
              <w:rPr>
                <w:noProof/>
                <w:webHidden/>
              </w:rPr>
              <w:instrText xml:space="preserve"> PAGEREF _Toc44506764 \h </w:instrText>
            </w:r>
            <w:r w:rsidR="00990B27">
              <w:rPr>
                <w:noProof/>
                <w:webHidden/>
              </w:rPr>
            </w:r>
            <w:r w:rsidR="00990B27">
              <w:rPr>
                <w:noProof/>
                <w:webHidden/>
              </w:rPr>
              <w:fldChar w:fldCharType="separate"/>
            </w:r>
            <w:r w:rsidR="00F279D4">
              <w:rPr>
                <w:noProof/>
                <w:webHidden/>
              </w:rPr>
              <w:t>12</w:t>
            </w:r>
            <w:r w:rsidR="00990B27">
              <w:rPr>
                <w:noProof/>
                <w:webHidden/>
              </w:rPr>
              <w:fldChar w:fldCharType="end"/>
            </w:r>
          </w:hyperlink>
        </w:p>
        <w:p w14:paraId="565EFC59" w14:textId="46CFB8C3" w:rsidR="00990B27" w:rsidRDefault="004B5B2C" w:rsidP="008A45AF">
          <w:pPr>
            <w:pStyle w:val="TOC2"/>
            <w:rPr>
              <w:rFonts w:asciiTheme="minorHAnsi" w:eastAsiaTheme="minorEastAsia" w:hAnsiTheme="minorHAnsi"/>
              <w:noProof/>
              <w:szCs w:val="22"/>
            </w:rPr>
          </w:pPr>
          <w:hyperlink w:anchor="_Toc44506765" w:history="1">
            <w:r w:rsidR="00990B27" w:rsidRPr="004D1D51">
              <w:rPr>
                <w:rStyle w:val="Hyperlink"/>
                <w:noProof/>
              </w:rPr>
              <w:t>Evaluating Effort Predictions</w:t>
            </w:r>
            <w:r w:rsidR="00990B27">
              <w:rPr>
                <w:noProof/>
                <w:webHidden/>
              </w:rPr>
              <w:tab/>
            </w:r>
            <w:r w:rsidR="00990B27">
              <w:rPr>
                <w:noProof/>
                <w:webHidden/>
              </w:rPr>
              <w:fldChar w:fldCharType="begin"/>
            </w:r>
            <w:r w:rsidR="00990B27">
              <w:rPr>
                <w:noProof/>
                <w:webHidden/>
              </w:rPr>
              <w:instrText xml:space="preserve"> PAGEREF _Toc44506765 \h </w:instrText>
            </w:r>
            <w:r w:rsidR="00990B27">
              <w:rPr>
                <w:noProof/>
                <w:webHidden/>
              </w:rPr>
            </w:r>
            <w:r w:rsidR="00990B27">
              <w:rPr>
                <w:noProof/>
                <w:webHidden/>
              </w:rPr>
              <w:fldChar w:fldCharType="separate"/>
            </w:r>
            <w:r w:rsidR="00F279D4">
              <w:rPr>
                <w:noProof/>
                <w:webHidden/>
              </w:rPr>
              <w:t>12</w:t>
            </w:r>
            <w:r w:rsidR="00990B27">
              <w:rPr>
                <w:noProof/>
                <w:webHidden/>
              </w:rPr>
              <w:fldChar w:fldCharType="end"/>
            </w:r>
          </w:hyperlink>
        </w:p>
        <w:p w14:paraId="1503C5B1" w14:textId="0E7C203F" w:rsidR="00990B27" w:rsidRDefault="004B5B2C" w:rsidP="008A45AF">
          <w:pPr>
            <w:pStyle w:val="TOC1"/>
            <w:rPr>
              <w:rFonts w:asciiTheme="minorHAnsi" w:eastAsiaTheme="minorEastAsia" w:hAnsiTheme="minorHAnsi"/>
              <w:noProof/>
              <w:szCs w:val="22"/>
            </w:rPr>
          </w:pPr>
          <w:hyperlink w:anchor="_Toc44506766" w:history="1">
            <w:r w:rsidR="00990B27" w:rsidRPr="004D1D51">
              <w:rPr>
                <w:rStyle w:val="Hyperlink"/>
                <w:noProof/>
              </w:rPr>
              <w:t>Performance of the Observer Declare and Deploy System in Trip-Selection</w:t>
            </w:r>
            <w:r w:rsidR="00990B27">
              <w:rPr>
                <w:noProof/>
                <w:webHidden/>
              </w:rPr>
              <w:tab/>
            </w:r>
            <w:r w:rsidR="00990B27">
              <w:rPr>
                <w:noProof/>
                <w:webHidden/>
              </w:rPr>
              <w:fldChar w:fldCharType="begin"/>
            </w:r>
            <w:r w:rsidR="00990B27">
              <w:rPr>
                <w:noProof/>
                <w:webHidden/>
              </w:rPr>
              <w:instrText xml:space="preserve"> PAGEREF _Toc44506766 \h </w:instrText>
            </w:r>
            <w:r w:rsidR="00990B27">
              <w:rPr>
                <w:noProof/>
                <w:webHidden/>
              </w:rPr>
            </w:r>
            <w:r w:rsidR="00990B27">
              <w:rPr>
                <w:noProof/>
                <w:webHidden/>
              </w:rPr>
              <w:fldChar w:fldCharType="separate"/>
            </w:r>
            <w:r w:rsidR="00F279D4">
              <w:rPr>
                <w:noProof/>
                <w:webHidden/>
              </w:rPr>
              <w:t>13</w:t>
            </w:r>
            <w:r w:rsidR="00990B27">
              <w:rPr>
                <w:noProof/>
                <w:webHidden/>
              </w:rPr>
              <w:fldChar w:fldCharType="end"/>
            </w:r>
          </w:hyperlink>
        </w:p>
        <w:p w14:paraId="4CC3C53B" w14:textId="1286F57E" w:rsidR="00990B27" w:rsidRDefault="004B5B2C" w:rsidP="008A45AF">
          <w:pPr>
            <w:pStyle w:val="TOC2"/>
            <w:rPr>
              <w:rFonts w:asciiTheme="minorHAnsi" w:eastAsiaTheme="minorEastAsia" w:hAnsiTheme="minorHAnsi"/>
              <w:noProof/>
              <w:szCs w:val="22"/>
            </w:rPr>
          </w:pPr>
          <w:hyperlink w:anchor="_Toc44506767" w:history="1">
            <w:r w:rsidR="00990B27" w:rsidRPr="004D1D51">
              <w:rPr>
                <w:rStyle w:val="Hyperlink"/>
                <w:noProof/>
              </w:rPr>
              <w:t>Evaluation of Deployment Rates</w:t>
            </w:r>
            <w:r w:rsidR="00990B27">
              <w:rPr>
                <w:noProof/>
                <w:webHidden/>
              </w:rPr>
              <w:tab/>
            </w:r>
            <w:r w:rsidR="00990B27">
              <w:rPr>
                <w:noProof/>
                <w:webHidden/>
              </w:rPr>
              <w:fldChar w:fldCharType="begin"/>
            </w:r>
            <w:r w:rsidR="00990B27">
              <w:rPr>
                <w:noProof/>
                <w:webHidden/>
              </w:rPr>
              <w:instrText xml:space="preserve"> PAGEREF _Toc44506767 \h </w:instrText>
            </w:r>
            <w:r w:rsidR="00990B27">
              <w:rPr>
                <w:noProof/>
                <w:webHidden/>
              </w:rPr>
            </w:r>
            <w:r w:rsidR="00990B27">
              <w:rPr>
                <w:noProof/>
                <w:webHidden/>
              </w:rPr>
              <w:fldChar w:fldCharType="separate"/>
            </w:r>
            <w:r w:rsidR="00F279D4">
              <w:rPr>
                <w:noProof/>
                <w:webHidden/>
              </w:rPr>
              <w:t>16</w:t>
            </w:r>
            <w:r w:rsidR="00990B27">
              <w:rPr>
                <w:noProof/>
                <w:webHidden/>
              </w:rPr>
              <w:fldChar w:fldCharType="end"/>
            </w:r>
          </w:hyperlink>
        </w:p>
        <w:p w14:paraId="0D724F8A" w14:textId="3E3F850E" w:rsidR="00990B27" w:rsidRDefault="004B5B2C" w:rsidP="00990B27">
          <w:pPr>
            <w:pStyle w:val="TOC3"/>
            <w:tabs>
              <w:tab w:val="right" w:leader="dot" w:pos="9350"/>
            </w:tabs>
            <w:spacing w:after="0" w:line="240" w:lineRule="auto"/>
            <w:rPr>
              <w:rFonts w:asciiTheme="minorHAnsi" w:eastAsiaTheme="minorEastAsia" w:hAnsiTheme="minorHAnsi"/>
              <w:noProof/>
              <w:szCs w:val="22"/>
            </w:rPr>
          </w:pPr>
          <w:hyperlink w:anchor="_Toc44506768" w:history="1">
            <w:r w:rsidR="00990B27" w:rsidRPr="004D1D51">
              <w:rPr>
                <w:rStyle w:val="Hyperlink"/>
                <w:noProof/>
              </w:rPr>
              <w:t>At-sea Deployments</w:t>
            </w:r>
            <w:r w:rsidR="00990B27">
              <w:rPr>
                <w:noProof/>
                <w:webHidden/>
              </w:rPr>
              <w:tab/>
            </w:r>
            <w:r w:rsidR="00990B27">
              <w:rPr>
                <w:noProof/>
                <w:webHidden/>
              </w:rPr>
              <w:fldChar w:fldCharType="begin"/>
            </w:r>
            <w:r w:rsidR="00990B27">
              <w:rPr>
                <w:noProof/>
                <w:webHidden/>
              </w:rPr>
              <w:instrText xml:space="preserve"> PAGEREF _Toc44506768 \h </w:instrText>
            </w:r>
            <w:r w:rsidR="00990B27">
              <w:rPr>
                <w:noProof/>
                <w:webHidden/>
              </w:rPr>
            </w:r>
            <w:r w:rsidR="00990B27">
              <w:rPr>
                <w:noProof/>
                <w:webHidden/>
              </w:rPr>
              <w:fldChar w:fldCharType="separate"/>
            </w:r>
            <w:r w:rsidR="00F279D4">
              <w:rPr>
                <w:noProof/>
                <w:webHidden/>
              </w:rPr>
              <w:t>16</w:t>
            </w:r>
            <w:r w:rsidR="00990B27">
              <w:rPr>
                <w:noProof/>
                <w:webHidden/>
              </w:rPr>
              <w:fldChar w:fldCharType="end"/>
            </w:r>
          </w:hyperlink>
        </w:p>
        <w:p w14:paraId="75621235" w14:textId="61CBED86" w:rsidR="00990B27" w:rsidRDefault="00D405F1" w:rsidP="00990B27">
          <w:pPr>
            <w:pStyle w:val="TOC3"/>
            <w:tabs>
              <w:tab w:val="right" w:leader="dot" w:pos="9350"/>
            </w:tabs>
            <w:spacing w:after="0" w:line="240" w:lineRule="auto"/>
            <w:rPr>
              <w:rFonts w:asciiTheme="minorHAnsi" w:eastAsiaTheme="minorEastAsia" w:hAnsiTheme="minorHAnsi"/>
              <w:noProof/>
              <w:szCs w:val="22"/>
            </w:rPr>
          </w:pPr>
          <w:hyperlink w:anchor="_Toc44506769" w:history="1">
            <w:r w:rsidR="00990B27" w:rsidRPr="004D1D51">
              <w:rPr>
                <w:rStyle w:val="Hyperlink"/>
                <w:noProof/>
              </w:rPr>
              <w:t>Coverage Rates for Dockside Monitoring</w:t>
            </w:r>
            <w:r w:rsidR="00990B27">
              <w:rPr>
                <w:noProof/>
                <w:webHidden/>
              </w:rPr>
              <w:tab/>
            </w:r>
            <w:r w:rsidR="00990B27">
              <w:rPr>
                <w:noProof/>
                <w:webHidden/>
              </w:rPr>
              <w:fldChar w:fldCharType="begin"/>
            </w:r>
            <w:r w:rsidR="00990B27">
              <w:rPr>
                <w:noProof/>
                <w:webHidden/>
              </w:rPr>
              <w:instrText xml:space="preserve"> PAGEREF _Toc44506769 \h </w:instrText>
            </w:r>
            <w:r w:rsidR="00990B27">
              <w:rPr>
                <w:noProof/>
                <w:webHidden/>
              </w:rPr>
            </w:r>
            <w:r w:rsidR="00990B27">
              <w:rPr>
                <w:noProof/>
                <w:webHidden/>
              </w:rPr>
              <w:fldChar w:fldCharType="separate"/>
            </w:r>
            <w:r w:rsidR="00F279D4">
              <w:rPr>
                <w:noProof/>
                <w:webHidden/>
              </w:rPr>
              <w:t>18</w:t>
            </w:r>
            <w:r w:rsidR="00990B27">
              <w:rPr>
                <w:noProof/>
                <w:webHidden/>
              </w:rPr>
              <w:fldChar w:fldCharType="end"/>
            </w:r>
          </w:hyperlink>
        </w:p>
        <w:p w14:paraId="4E617A7B" w14:textId="663E1D13" w:rsidR="00990B27" w:rsidRDefault="004B5B2C" w:rsidP="008A45AF">
          <w:pPr>
            <w:pStyle w:val="TOC1"/>
            <w:rPr>
              <w:rFonts w:asciiTheme="minorHAnsi" w:eastAsiaTheme="minorEastAsia" w:hAnsiTheme="minorHAnsi"/>
              <w:noProof/>
              <w:szCs w:val="22"/>
            </w:rPr>
          </w:pPr>
          <w:hyperlink w:anchor="_Toc44506770" w:history="1">
            <w:r w:rsidR="00990B27" w:rsidRPr="004D1D51">
              <w:rPr>
                <w:rStyle w:val="Hyperlink"/>
                <w:noProof/>
              </w:rPr>
              <w:t>Sample Quality</w:t>
            </w:r>
            <w:r w:rsidR="00990B27">
              <w:rPr>
                <w:noProof/>
                <w:webHidden/>
              </w:rPr>
              <w:tab/>
            </w:r>
            <w:r w:rsidR="00990B27">
              <w:rPr>
                <w:noProof/>
                <w:webHidden/>
              </w:rPr>
              <w:fldChar w:fldCharType="begin"/>
            </w:r>
            <w:r w:rsidR="00990B27">
              <w:rPr>
                <w:noProof/>
                <w:webHidden/>
              </w:rPr>
              <w:instrText xml:space="preserve"> PAGEREF _Toc44506770 \h </w:instrText>
            </w:r>
            <w:r w:rsidR="00990B27">
              <w:rPr>
                <w:noProof/>
                <w:webHidden/>
              </w:rPr>
            </w:r>
            <w:r w:rsidR="00990B27">
              <w:rPr>
                <w:noProof/>
                <w:webHidden/>
              </w:rPr>
              <w:fldChar w:fldCharType="separate"/>
            </w:r>
            <w:r w:rsidR="00F279D4">
              <w:rPr>
                <w:noProof/>
                <w:webHidden/>
              </w:rPr>
              <w:t>19</w:t>
            </w:r>
            <w:r w:rsidR="00990B27">
              <w:rPr>
                <w:noProof/>
                <w:webHidden/>
              </w:rPr>
              <w:fldChar w:fldCharType="end"/>
            </w:r>
          </w:hyperlink>
        </w:p>
        <w:p w14:paraId="0CA4AB03" w14:textId="70EA64D9" w:rsidR="00990B27" w:rsidRDefault="004B5B2C" w:rsidP="008A45AF">
          <w:pPr>
            <w:pStyle w:val="TOC2"/>
            <w:rPr>
              <w:rFonts w:asciiTheme="minorHAnsi" w:eastAsiaTheme="minorEastAsia" w:hAnsiTheme="minorHAnsi"/>
              <w:noProof/>
              <w:szCs w:val="22"/>
            </w:rPr>
          </w:pPr>
          <w:hyperlink w:anchor="_Toc44506771" w:history="1">
            <w:r w:rsidR="00990B27" w:rsidRPr="004D1D51">
              <w:rPr>
                <w:rStyle w:val="Hyperlink"/>
                <w:noProof/>
              </w:rPr>
              <w:t>Temporal Patterns in Trip-Selection</w:t>
            </w:r>
            <w:r w:rsidR="00990B27">
              <w:rPr>
                <w:noProof/>
                <w:webHidden/>
              </w:rPr>
              <w:tab/>
            </w:r>
            <w:r w:rsidR="00990B27">
              <w:rPr>
                <w:noProof/>
                <w:webHidden/>
              </w:rPr>
              <w:fldChar w:fldCharType="begin"/>
            </w:r>
            <w:r w:rsidR="00990B27">
              <w:rPr>
                <w:noProof/>
                <w:webHidden/>
              </w:rPr>
              <w:instrText xml:space="preserve"> PAGEREF _Toc44506771 \h </w:instrText>
            </w:r>
            <w:r w:rsidR="00990B27">
              <w:rPr>
                <w:noProof/>
                <w:webHidden/>
              </w:rPr>
            </w:r>
            <w:r w:rsidR="00990B27">
              <w:rPr>
                <w:noProof/>
                <w:webHidden/>
              </w:rPr>
              <w:fldChar w:fldCharType="separate"/>
            </w:r>
            <w:r w:rsidR="00F279D4">
              <w:rPr>
                <w:noProof/>
                <w:webHidden/>
              </w:rPr>
              <w:t>19</w:t>
            </w:r>
            <w:r w:rsidR="00990B27">
              <w:rPr>
                <w:noProof/>
                <w:webHidden/>
              </w:rPr>
              <w:fldChar w:fldCharType="end"/>
            </w:r>
          </w:hyperlink>
        </w:p>
        <w:p w14:paraId="24413BE7" w14:textId="5C236D9B" w:rsidR="00990B27" w:rsidRDefault="004B5B2C" w:rsidP="008A45AF">
          <w:pPr>
            <w:pStyle w:val="TOC2"/>
            <w:rPr>
              <w:rFonts w:asciiTheme="minorHAnsi" w:eastAsiaTheme="minorEastAsia" w:hAnsiTheme="minorHAnsi"/>
              <w:noProof/>
              <w:szCs w:val="22"/>
            </w:rPr>
          </w:pPr>
          <w:hyperlink w:anchor="_Toc44506772" w:history="1">
            <w:r w:rsidR="00990B27" w:rsidRPr="004D1D51">
              <w:rPr>
                <w:rStyle w:val="Hyperlink"/>
                <w:noProof/>
              </w:rPr>
              <w:t>Spatial Patterns in Trip-Selection</w:t>
            </w:r>
            <w:r w:rsidR="00990B27">
              <w:rPr>
                <w:noProof/>
                <w:webHidden/>
              </w:rPr>
              <w:tab/>
            </w:r>
            <w:r w:rsidR="00990B27">
              <w:rPr>
                <w:noProof/>
                <w:webHidden/>
              </w:rPr>
              <w:fldChar w:fldCharType="begin"/>
            </w:r>
            <w:r w:rsidR="00990B27">
              <w:rPr>
                <w:noProof/>
                <w:webHidden/>
              </w:rPr>
              <w:instrText xml:space="preserve"> PAGEREF _Toc44506772 \h </w:instrText>
            </w:r>
            <w:r w:rsidR="00990B27">
              <w:rPr>
                <w:noProof/>
                <w:webHidden/>
              </w:rPr>
            </w:r>
            <w:r w:rsidR="00990B27">
              <w:rPr>
                <w:noProof/>
                <w:webHidden/>
              </w:rPr>
              <w:fldChar w:fldCharType="separate"/>
            </w:r>
            <w:r w:rsidR="00F279D4">
              <w:rPr>
                <w:noProof/>
                <w:webHidden/>
              </w:rPr>
              <w:t>19</w:t>
            </w:r>
            <w:r w:rsidR="00990B27">
              <w:rPr>
                <w:noProof/>
                <w:webHidden/>
              </w:rPr>
              <w:fldChar w:fldCharType="end"/>
            </w:r>
          </w:hyperlink>
        </w:p>
        <w:p w14:paraId="75A3CE07" w14:textId="70F523D1" w:rsidR="00990B27" w:rsidRDefault="004B5B2C" w:rsidP="00990B27">
          <w:pPr>
            <w:pStyle w:val="TOC3"/>
            <w:tabs>
              <w:tab w:val="right" w:leader="dot" w:pos="9350"/>
            </w:tabs>
            <w:spacing w:after="0" w:line="240" w:lineRule="auto"/>
            <w:rPr>
              <w:rFonts w:asciiTheme="minorHAnsi" w:eastAsiaTheme="minorEastAsia" w:hAnsiTheme="minorHAnsi"/>
              <w:noProof/>
              <w:szCs w:val="22"/>
            </w:rPr>
          </w:pPr>
          <w:hyperlink w:anchor="_Toc44506773" w:history="1">
            <w:r w:rsidR="00990B27" w:rsidRPr="004D1D51">
              <w:rPr>
                <w:rStyle w:val="Hyperlink"/>
                <w:noProof/>
              </w:rPr>
              <w:t>The EM HAL stratum</w:t>
            </w:r>
            <w:r w:rsidR="00990B27">
              <w:rPr>
                <w:noProof/>
                <w:webHidden/>
              </w:rPr>
              <w:tab/>
            </w:r>
            <w:r w:rsidR="00990B27">
              <w:rPr>
                <w:noProof/>
                <w:webHidden/>
              </w:rPr>
              <w:fldChar w:fldCharType="begin"/>
            </w:r>
            <w:r w:rsidR="00990B27">
              <w:rPr>
                <w:noProof/>
                <w:webHidden/>
              </w:rPr>
              <w:instrText xml:space="preserve"> PAGEREF _Toc44506773 \h </w:instrText>
            </w:r>
            <w:r w:rsidR="00990B27">
              <w:rPr>
                <w:noProof/>
                <w:webHidden/>
              </w:rPr>
            </w:r>
            <w:r w:rsidR="00990B27">
              <w:rPr>
                <w:noProof/>
                <w:webHidden/>
              </w:rPr>
              <w:fldChar w:fldCharType="separate"/>
            </w:r>
            <w:r w:rsidR="00F279D4">
              <w:rPr>
                <w:noProof/>
                <w:webHidden/>
              </w:rPr>
              <w:t>20</w:t>
            </w:r>
            <w:r w:rsidR="00990B27">
              <w:rPr>
                <w:noProof/>
                <w:webHidden/>
              </w:rPr>
              <w:fldChar w:fldCharType="end"/>
            </w:r>
          </w:hyperlink>
        </w:p>
        <w:p w14:paraId="2823DCD4" w14:textId="7504C625" w:rsidR="00990B27" w:rsidRDefault="004B5B2C" w:rsidP="00990B27">
          <w:pPr>
            <w:pStyle w:val="TOC3"/>
            <w:tabs>
              <w:tab w:val="right" w:leader="dot" w:pos="9350"/>
            </w:tabs>
            <w:spacing w:after="0" w:line="240" w:lineRule="auto"/>
            <w:rPr>
              <w:rFonts w:asciiTheme="minorHAnsi" w:eastAsiaTheme="minorEastAsia" w:hAnsiTheme="minorHAnsi"/>
              <w:noProof/>
              <w:szCs w:val="22"/>
            </w:rPr>
          </w:pPr>
          <w:hyperlink w:anchor="_Toc44506774" w:history="1">
            <w:r w:rsidR="00990B27" w:rsidRPr="004D1D51">
              <w:rPr>
                <w:rStyle w:val="Hyperlink"/>
                <w:noProof/>
              </w:rPr>
              <w:t>The EM POT stratum</w:t>
            </w:r>
            <w:r w:rsidR="00990B27">
              <w:rPr>
                <w:noProof/>
                <w:webHidden/>
              </w:rPr>
              <w:tab/>
            </w:r>
            <w:r w:rsidR="00990B27">
              <w:rPr>
                <w:noProof/>
                <w:webHidden/>
              </w:rPr>
              <w:fldChar w:fldCharType="begin"/>
            </w:r>
            <w:r w:rsidR="00990B27">
              <w:rPr>
                <w:noProof/>
                <w:webHidden/>
              </w:rPr>
              <w:instrText xml:space="preserve"> PAGEREF _Toc44506774 \h </w:instrText>
            </w:r>
            <w:r w:rsidR="00990B27">
              <w:rPr>
                <w:noProof/>
                <w:webHidden/>
              </w:rPr>
            </w:r>
            <w:r w:rsidR="00990B27">
              <w:rPr>
                <w:noProof/>
                <w:webHidden/>
              </w:rPr>
              <w:fldChar w:fldCharType="separate"/>
            </w:r>
            <w:r w:rsidR="00F279D4">
              <w:rPr>
                <w:noProof/>
                <w:webHidden/>
              </w:rPr>
              <w:t>20</w:t>
            </w:r>
            <w:r w:rsidR="00990B27">
              <w:rPr>
                <w:noProof/>
                <w:webHidden/>
              </w:rPr>
              <w:fldChar w:fldCharType="end"/>
            </w:r>
          </w:hyperlink>
        </w:p>
        <w:p w14:paraId="02DB7548" w14:textId="6F3C8AC3" w:rsidR="00990B27" w:rsidRDefault="00D405F1" w:rsidP="00990B27">
          <w:pPr>
            <w:pStyle w:val="TOC3"/>
            <w:tabs>
              <w:tab w:val="right" w:leader="dot" w:pos="9350"/>
            </w:tabs>
            <w:spacing w:after="0" w:line="240" w:lineRule="auto"/>
            <w:rPr>
              <w:rFonts w:asciiTheme="minorHAnsi" w:eastAsiaTheme="minorEastAsia" w:hAnsiTheme="minorHAnsi"/>
              <w:noProof/>
              <w:szCs w:val="22"/>
            </w:rPr>
          </w:pPr>
          <w:hyperlink w:anchor="_Toc44506775" w:history="1">
            <w:r w:rsidR="00990B27" w:rsidRPr="004D1D51">
              <w:rPr>
                <w:rStyle w:val="Hyperlink"/>
                <w:noProof/>
              </w:rPr>
              <w:t>The HAL stratum</w:t>
            </w:r>
            <w:r w:rsidR="00990B27">
              <w:rPr>
                <w:noProof/>
                <w:webHidden/>
              </w:rPr>
              <w:tab/>
            </w:r>
            <w:r w:rsidR="00990B27">
              <w:rPr>
                <w:noProof/>
                <w:webHidden/>
              </w:rPr>
              <w:fldChar w:fldCharType="begin"/>
            </w:r>
            <w:r w:rsidR="00990B27">
              <w:rPr>
                <w:noProof/>
                <w:webHidden/>
              </w:rPr>
              <w:instrText xml:space="preserve"> PAGEREF _Toc44506775 \h </w:instrText>
            </w:r>
            <w:r w:rsidR="00990B27">
              <w:rPr>
                <w:noProof/>
                <w:webHidden/>
              </w:rPr>
            </w:r>
            <w:r w:rsidR="00990B27">
              <w:rPr>
                <w:noProof/>
                <w:webHidden/>
              </w:rPr>
              <w:fldChar w:fldCharType="separate"/>
            </w:r>
            <w:r w:rsidR="00F279D4">
              <w:rPr>
                <w:noProof/>
                <w:webHidden/>
              </w:rPr>
              <w:t>21</w:t>
            </w:r>
            <w:r w:rsidR="00990B27">
              <w:rPr>
                <w:noProof/>
                <w:webHidden/>
              </w:rPr>
              <w:fldChar w:fldCharType="end"/>
            </w:r>
          </w:hyperlink>
        </w:p>
        <w:p w14:paraId="382EEA7A" w14:textId="03CD1EB2" w:rsidR="00990B27" w:rsidRDefault="004B5B2C" w:rsidP="00990B27">
          <w:pPr>
            <w:pStyle w:val="TOC3"/>
            <w:tabs>
              <w:tab w:val="right" w:leader="dot" w:pos="9350"/>
            </w:tabs>
            <w:spacing w:after="0" w:line="240" w:lineRule="auto"/>
            <w:rPr>
              <w:rFonts w:asciiTheme="minorHAnsi" w:eastAsiaTheme="minorEastAsia" w:hAnsiTheme="minorHAnsi"/>
              <w:noProof/>
              <w:szCs w:val="22"/>
            </w:rPr>
          </w:pPr>
          <w:hyperlink w:anchor="_Toc44506776" w:history="1">
            <w:r w:rsidR="00990B27" w:rsidRPr="004D1D51">
              <w:rPr>
                <w:rStyle w:val="Hyperlink"/>
                <w:noProof/>
              </w:rPr>
              <w:t>The POT - No Tender stratum</w:t>
            </w:r>
            <w:r w:rsidR="00990B27">
              <w:rPr>
                <w:noProof/>
                <w:webHidden/>
              </w:rPr>
              <w:tab/>
            </w:r>
            <w:r w:rsidR="00990B27">
              <w:rPr>
                <w:noProof/>
                <w:webHidden/>
              </w:rPr>
              <w:fldChar w:fldCharType="begin"/>
            </w:r>
            <w:r w:rsidR="00990B27">
              <w:rPr>
                <w:noProof/>
                <w:webHidden/>
              </w:rPr>
              <w:instrText xml:space="preserve"> PAGEREF _Toc44506776 \h </w:instrText>
            </w:r>
            <w:r w:rsidR="00990B27">
              <w:rPr>
                <w:noProof/>
                <w:webHidden/>
              </w:rPr>
            </w:r>
            <w:r w:rsidR="00990B27">
              <w:rPr>
                <w:noProof/>
                <w:webHidden/>
              </w:rPr>
              <w:fldChar w:fldCharType="separate"/>
            </w:r>
            <w:r w:rsidR="00F279D4">
              <w:rPr>
                <w:noProof/>
                <w:webHidden/>
              </w:rPr>
              <w:t>21</w:t>
            </w:r>
            <w:r w:rsidR="00990B27">
              <w:rPr>
                <w:noProof/>
                <w:webHidden/>
              </w:rPr>
              <w:fldChar w:fldCharType="end"/>
            </w:r>
          </w:hyperlink>
        </w:p>
        <w:p w14:paraId="7AE62150" w14:textId="2BA3DC01" w:rsidR="00990B27" w:rsidRDefault="004B5B2C" w:rsidP="00990B27">
          <w:pPr>
            <w:pStyle w:val="TOC3"/>
            <w:tabs>
              <w:tab w:val="right" w:leader="dot" w:pos="9350"/>
            </w:tabs>
            <w:spacing w:after="0" w:line="240" w:lineRule="auto"/>
            <w:rPr>
              <w:rFonts w:asciiTheme="minorHAnsi" w:eastAsiaTheme="minorEastAsia" w:hAnsiTheme="minorHAnsi"/>
              <w:noProof/>
              <w:szCs w:val="22"/>
            </w:rPr>
          </w:pPr>
          <w:hyperlink w:anchor="_Toc44506777" w:history="1">
            <w:r w:rsidR="00990B27" w:rsidRPr="004D1D51">
              <w:rPr>
                <w:rStyle w:val="Hyperlink"/>
                <w:noProof/>
              </w:rPr>
              <w:t>The TRW - No Tender stratum</w:t>
            </w:r>
            <w:r w:rsidR="00990B27">
              <w:rPr>
                <w:noProof/>
                <w:webHidden/>
              </w:rPr>
              <w:tab/>
            </w:r>
            <w:r w:rsidR="00990B27">
              <w:rPr>
                <w:noProof/>
                <w:webHidden/>
              </w:rPr>
              <w:fldChar w:fldCharType="begin"/>
            </w:r>
            <w:r w:rsidR="00990B27">
              <w:rPr>
                <w:noProof/>
                <w:webHidden/>
              </w:rPr>
              <w:instrText xml:space="preserve"> PAGEREF _Toc44506777 \h </w:instrText>
            </w:r>
            <w:r w:rsidR="00990B27">
              <w:rPr>
                <w:noProof/>
                <w:webHidden/>
              </w:rPr>
            </w:r>
            <w:r w:rsidR="00990B27">
              <w:rPr>
                <w:noProof/>
                <w:webHidden/>
              </w:rPr>
              <w:fldChar w:fldCharType="separate"/>
            </w:r>
            <w:r w:rsidR="00F279D4">
              <w:rPr>
                <w:noProof/>
                <w:webHidden/>
              </w:rPr>
              <w:t>21</w:t>
            </w:r>
            <w:r w:rsidR="00990B27">
              <w:rPr>
                <w:noProof/>
                <w:webHidden/>
              </w:rPr>
              <w:fldChar w:fldCharType="end"/>
            </w:r>
          </w:hyperlink>
        </w:p>
        <w:p w14:paraId="6998E67B" w14:textId="3EB89C75" w:rsidR="00990B27" w:rsidRDefault="00D405F1" w:rsidP="00990B27">
          <w:pPr>
            <w:pStyle w:val="TOC3"/>
            <w:tabs>
              <w:tab w:val="right" w:leader="dot" w:pos="9350"/>
            </w:tabs>
            <w:spacing w:after="0" w:line="240" w:lineRule="auto"/>
            <w:rPr>
              <w:rFonts w:asciiTheme="minorHAnsi" w:eastAsiaTheme="minorEastAsia" w:hAnsiTheme="minorHAnsi"/>
              <w:noProof/>
              <w:szCs w:val="22"/>
            </w:rPr>
          </w:pPr>
          <w:hyperlink w:anchor="_Toc44506778" w:history="1">
            <w:r w:rsidR="00990B27" w:rsidRPr="004D1D51">
              <w:rPr>
                <w:rStyle w:val="Hyperlink"/>
                <w:noProof/>
              </w:rPr>
              <w:t>The POT - Tender stratum</w:t>
            </w:r>
            <w:r w:rsidR="00990B27">
              <w:rPr>
                <w:noProof/>
                <w:webHidden/>
              </w:rPr>
              <w:tab/>
            </w:r>
            <w:r w:rsidR="00990B27">
              <w:rPr>
                <w:noProof/>
                <w:webHidden/>
              </w:rPr>
              <w:fldChar w:fldCharType="begin"/>
            </w:r>
            <w:r w:rsidR="00990B27">
              <w:rPr>
                <w:noProof/>
                <w:webHidden/>
              </w:rPr>
              <w:instrText xml:space="preserve"> PAGEREF _Toc44506778 \h </w:instrText>
            </w:r>
            <w:r w:rsidR="00990B27">
              <w:rPr>
                <w:noProof/>
                <w:webHidden/>
              </w:rPr>
            </w:r>
            <w:r w:rsidR="00990B27">
              <w:rPr>
                <w:noProof/>
                <w:webHidden/>
              </w:rPr>
              <w:fldChar w:fldCharType="separate"/>
            </w:r>
            <w:r w:rsidR="00F279D4">
              <w:rPr>
                <w:noProof/>
                <w:webHidden/>
              </w:rPr>
              <w:t>22</w:t>
            </w:r>
            <w:r w:rsidR="00990B27">
              <w:rPr>
                <w:noProof/>
                <w:webHidden/>
              </w:rPr>
              <w:fldChar w:fldCharType="end"/>
            </w:r>
          </w:hyperlink>
        </w:p>
        <w:p w14:paraId="29CEF698" w14:textId="1C9514C1" w:rsidR="00990B27" w:rsidRDefault="004B5B2C" w:rsidP="00990B27">
          <w:pPr>
            <w:pStyle w:val="TOC3"/>
            <w:tabs>
              <w:tab w:val="right" w:leader="dot" w:pos="9350"/>
            </w:tabs>
            <w:spacing w:after="0" w:line="240" w:lineRule="auto"/>
            <w:rPr>
              <w:rFonts w:asciiTheme="minorHAnsi" w:eastAsiaTheme="minorEastAsia" w:hAnsiTheme="minorHAnsi"/>
              <w:noProof/>
              <w:szCs w:val="22"/>
            </w:rPr>
          </w:pPr>
          <w:hyperlink w:anchor="_Toc44506779" w:history="1">
            <w:r w:rsidR="00990B27" w:rsidRPr="004D1D51">
              <w:rPr>
                <w:rStyle w:val="Hyperlink"/>
                <w:noProof/>
              </w:rPr>
              <w:t>The TRW - Tender stratum</w:t>
            </w:r>
            <w:r w:rsidR="00990B27">
              <w:rPr>
                <w:noProof/>
                <w:webHidden/>
              </w:rPr>
              <w:tab/>
            </w:r>
            <w:r w:rsidR="00990B27">
              <w:rPr>
                <w:noProof/>
                <w:webHidden/>
              </w:rPr>
              <w:fldChar w:fldCharType="begin"/>
            </w:r>
            <w:r w:rsidR="00990B27">
              <w:rPr>
                <w:noProof/>
                <w:webHidden/>
              </w:rPr>
              <w:instrText xml:space="preserve"> PAGEREF _Toc44506779 \h </w:instrText>
            </w:r>
            <w:r w:rsidR="00990B27">
              <w:rPr>
                <w:noProof/>
                <w:webHidden/>
              </w:rPr>
            </w:r>
            <w:r w:rsidR="00990B27">
              <w:rPr>
                <w:noProof/>
                <w:webHidden/>
              </w:rPr>
              <w:fldChar w:fldCharType="separate"/>
            </w:r>
            <w:r w:rsidR="00F279D4">
              <w:rPr>
                <w:noProof/>
                <w:webHidden/>
              </w:rPr>
              <w:t>22</w:t>
            </w:r>
            <w:r w:rsidR="00990B27">
              <w:rPr>
                <w:noProof/>
                <w:webHidden/>
              </w:rPr>
              <w:fldChar w:fldCharType="end"/>
            </w:r>
          </w:hyperlink>
        </w:p>
        <w:p w14:paraId="03D6ED01" w14:textId="4DAA1C4C" w:rsidR="00990B27" w:rsidRDefault="004B5B2C" w:rsidP="008A45AF">
          <w:pPr>
            <w:pStyle w:val="TOC2"/>
            <w:rPr>
              <w:rFonts w:asciiTheme="minorHAnsi" w:eastAsiaTheme="minorEastAsia" w:hAnsiTheme="minorHAnsi"/>
              <w:noProof/>
              <w:szCs w:val="22"/>
            </w:rPr>
          </w:pPr>
          <w:hyperlink w:anchor="_Toc44506780" w:history="1">
            <w:r w:rsidR="00990B27" w:rsidRPr="004D1D51">
              <w:rPr>
                <w:rStyle w:val="Hyperlink"/>
                <w:noProof/>
              </w:rPr>
              <w:t>Trip Metrics</w:t>
            </w:r>
            <w:r w:rsidR="00990B27">
              <w:rPr>
                <w:noProof/>
                <w:webHidden/>
              </w:rPr>
              <w:tab/>
            </w:r>
            <w:r w:rsidR="00990B27">
              <w:rPr>
                <w:noProof/>
                <w:webHidden/>
              </w:rPr>
              <w:fldChar w:fldCharType="begin"/>
            </w:r>
            <w:r w:rsidR="00990B27">
              <w:rPr>
                <w:noProof/>
                <w:webHidden/>
              </w:rPr>
              <w:instrText xml:space="preserve"> PAGEREF _Toc44506780 \h </w:instrText>
            </w:r>
            <w:r w:rsidR="00990B27">
              <w:rPr>
                <w:noProof/>
                <w:webHidden/>
              </w:rPr>
            </w:r>
            <w:r w:rsidR="00990B27">
              <w:rPr>
                <w:noProof/>
                <w:webHidden/>
              </w:rPr>
              <w:fldChar w:fldCharType="separate"/>
            </w:r>
            <w:r w:rsidR="00F279D4">
              <w:rPr>
                <w:noProof/>
                <w:webHidden/>
              </w:rPr>
              <w:t>22</w:t>
            </w:r>
            <w:r w:rsidR="00990B27">
              <w:rPr>
                <w:noProof/>
                <w:webHidden/>
              </w:rPr>
              <w:fldChar w:fldCharType="end"/>
            </w:r>
          </w:hyperlink>
        </w:p>
        <w:p w14:paraId="674EF349" w14:textId="3070486D" w:rsidR="00990B27" w:rsidRDefault="00D405F1" w:rsidP="00990B27">
          <w:pPr>
            <w:pStyle w:val="TOC3"/>
            <w:tabs>
              <w:tab w:val="right" w:leader="dot" w:pos="9350"/>
            </w:tabs>
            <w:spacing w:after="0" w:line="240" w:lineRule="auto"/>
            <w:rPr>
              <w:rFonts w:asciiTheme="minorHAnsi" w:eastAsiaTheme="minorEastAsia" w:hAnsiTheme="minorHAnsi"/>
              <w:noProof/>
              <w:szCs w:val="22"/>
            </w:rPr>
          </w:pPr>
          <w:hyperlink w:anchor="_Toc44506781" w:history="1">
            <w:r w:rsidR="00990B27" w:rsidRPr="004D1D51">
              <w:rPr>
                <w:rStyle w:val="Hyperlink"/>
                <w:noProof/>
              </w:rPr>
              <w:t>Were monitored trips similar to unmonitored trips?</w:t>
            </w:r>
            <w:r w:rsidR="00990B27">
              <w:rPr>
                <w:noProof/>
                <w:webHidden/>
              </w:rPr>
              <w:tab/>
            </w:r>
            <w:r w:rsidR="00990B27">
              <w:rPr>
                <w:noProof/>
                <w:webHidden/>
              </w:rPr>
              <w:fldChar w:fldCharType="begin"/>
            </w:r>
            <w:r w:rsidR="00990B27">
              <w:rPr>
                <w:noProof/>
                <w:webHidden/>
              </w:rPr>
              <w:instrText xml:space="preserve"> PAGEREF _Toc44506781 \h </w:instrText>
            </w:r>
            <w:r w:rsidR="00990B27">
              <w:rPr>
                <w:noProof/>
                <w:webHidden/>
              </w:rPr>
            </w:r>
            <w:r w:rsidR="00990B27">
              <w:rPr>
                <w:noProof/>
                <w:webHidden/>
              </w:rPr>
              <w:fldChar w:fldCharType="separate"/>
            </w:r>
            <w:r w:rsidR="00F279D4">
              <w:rPr>
                <w:noProof/>
                <w:webHidden/>
              </w:rPr>
              <w:t>24</w:t>
            </w:r>
            <w:r w:rsidR="00990B27">
              <w:rPr>
                <w:noProof/>
                <w:webHidden/>
              </w:rPr>
              <w:fldChar w:fldCharType="end"/>
            </w:r>
          </w:hyperlink>
        </w:p>
        <w:p w14:paraId="5AD83300" w14:textId="628A6502" w:rsidR="00990B27" w:rsidRDefault="004B5B2C" w:rsidP="00990B27">
          <w:pPr>
            <w:pStyle w:val="TOC3"/>
            <w:tabs>
              <w:tab w:val="right" w:leader="dot" w:pos="9350"/>
            </w:tabs>
            <w:spacing w:after="0" w:line="240" w:lineRule="auto"/>
            <w:rPr>
              <w:rFonts w:asciiTheme="minorHAnsi" w:eastAsiaTheme="minorEastAsia" w:hAnsiTheme="minorHAnsi"/>
              <w:noProof/>
              <w:szCs w:val="22"/>
            </w:rPr>
          </w:pPr>
          <w:hyperlink w:anchor="_Toc44506782" w:history="1">
            <w:r w:rsidR="00990B27" w:rsidRPr="004D1D51">
              <w:rPr>
                <w:rStyle w:val="Hyperlink"/>
                <w:noProof/>
              </w:rPr>
              <w:t>Gear, tender, and observed status combinations</w:t>
            </w:r>
            <w:r w:rsidR="00990B27">
              <w:rPr>
                <w:noProof/>
                <w:webHidden/>
              </w:rPr>
              <w:tab/>
            </w:r>
            <w:r w:rsidR="00990B27">
              <w:rPr>
                <w:noProof/>
                <w:webHidden/>
              </w:rPr>
              <w:fldChar w:fldCharType="begin"/>
            </w:r>
            <w:r w:rsidR="00990B27">
              <w:rPr>
                <w:noProof/>
                <w:webHidden/>
              </w:rPr>
              <w:instrText xml:space="preserve"> PAGEREF _Toc44506782 \h </w:instrText>
            </w:r>
            <w:r w:rsidR="00990B27">
              <w:rPr>
                <w:noProof/>
                <w:webHidden/>
              </w:rPr>
            </w:r>
            <w:r w:rsidR="00990B27">
              <w:rPr>
                <w:noProof/>
                <w:webHidden/>
              </w:rPr>
              <w:fldChar w:fldCharType="separate"/>
            </w:r>
            <w:r w:rsidR="00F279D4">
              <w:rPr>
                <w:noProof/>
                <w:webHidden/>
              </w:rPr>
              <w:t>25</w:t>
            </w:r>
            <w:r w:rsidR="00990B27">
              <w:rPr>
                <w:noProof/>
                <w:webHidden/>
              </w:rPr>
              <w:fldChar w:fldCharType="end"/>
            </w:r>
          </w:hyperlink>
        </w:p>
        <w:p w14:paraId="33296E07" w14:textId="7ED4A7A0" w:rsidR="00990B27" w:rsidRDefault="00D405F1" w:rsidP="008A45AF">
          <w:pPr>
            <w:pStyle w:val="TOC1"/>
            <w:rPr>
              <w:rFonts w:asciiTheme="minorHAnsi" w:eastAsiaTheme="minorEastAsia" w:hAnsiTheme="minorHAnsi"/>
              <w:noProof/>
              <w:szCs w:val="22"/>
            </w:rPr>
          </w:pPr>
          <w:hyperlink w:anchor="_Toc44506783" w:history="1">
            <w:r w:rsidR="00990B27" w:rsidRPr="004D1D51">
              <w:rPr>
                <w:rStyle w:val="Hyperlink"/>
                <w:noProof/>
              </w:rPr>
              <w:t>Adequacy of the Sample Size</w:t>
            </w:r>
            <w:r w:rsidR="00990B27">
              <w:rPr>
                <w:noProof/>
                <w:webHidden/>
              </w:rPr>
              <w:tab/>
            </w:r>
            <w:r w:rsidR="00990B27">
              <w:rPr>
                <w:noProof/>
                <w:webHidden/>
              </w:rPr>
              <w:fldChar w:fldCharType="begin"/>
            </w:r>
            <w:r w:rsidR="00990B27">
              <w:rPr>
                <w:noProof/>
                <w:webHidden/>
              </w:rPr>
              <w:instrText xml:space="preserve"> PAGEREF _Toc44506783 \h </w:instrText>
            </w:r>
            <w:r w:rsidR="00990B27">
              <w:rPr>
                <w:noProof/>
                <w:webHidden/>
              </w:rPr>
            </w:r>
            <w:r w:rsidR="00990B27">
              <w:rPr>
                <w:noProof/>
                <w:webHidden/>
              </w:rPr>
              <w:fldChar w:fldCharType="separate"/>
            </w:r>
            <w:r w:rsidR="00F279D4">
              <w:rPr>
                <w:noProof/>
                <w:webHidden/>
              </w:rPr>
              <w:t>26</w:t>
            </w:r>
            <w:r w:rsidR="00990B27">
              <w:rPr>
                <w:noProof/>
                <w:webHidden/>
              </w:rPr>
              <w:fldChar w:fldCharType="end"/>
            </w:r>
          </w:hyperlink>
        </w:p>
        <w:p w14:paraId="576ED304" w14:textId="6FE961EC" w:rsidR="00990B27" w:rsidRDefault="004B5B2C" w:rsidP="008A45AF">
          <w:pPr>
            <w:pStyle w:val="TOC1"/>
            <w:rPr>
              <w:rFonts w:asciiTheme="minorHAnsi" w:eastAsiaTheme="minorEastAsia" w:hAnsiTheme="minorHAnsi"/>
              <w:noProof/>
              <w:szCs w:val="22"/>
            </w:rPr>
          </w:pPr>
          <w:hyperlink w:anchor="_Toc44506784" w:history="1">
            <w:r w:rsidR="00990B27" w:rsidRPr="004D1D51">
              <w:rPr>
                <w:rStyle w:val="Hyperlink"/>
                <w:noProof/>
              </w:rPr>
              <w:t>Response to Council and SSC Comments</w:t>
            </w:r>
            <w:r w:rsidR="00990B27">
              <w:rPr>
                <w:noProof/>
                <w:webHidden/>
              </w:rPr>
              <w:tab/>
            </w:r>
            <w:r w:rsidR="00990B27">
              <w:rPr>
                <w:noProof/>
                <w:webHidden/>
              </w:rPr>
              <w:fldChar w:fldCharType="begin"/>
            </w:r>
            <w:r w:rsidR="00990B27">
              <w:rPr>
                <w:noProof/>
                <w:webHidden/>
              </w:rPr>
              <w:instrText xml:space="preserve"> PAGEREF _Toc44506784 \h </w:instrText>
            </w:r>
            <w:r w:rsidR="00990B27">
              <w:rPr>
                <w:noProof/>
                <w:webHidden/>
              </w:rPr>
            </w:r>
            <w:r w:rsidR="00990B27">
              <w:rPr>
                <w:noProof/>
                <w:webHidden/>
              </w:rPr>
              <w:fldChar w:fldCharType="separate"/>
            </w:r>
            <w:r w:rsidR="00F279D4">
              <w:rPr>
                <w:noProof/>
                <w:webHidden/>
              </w:rPr>
              <w:t>27</w:t>
            </w:r>
            <w:r w:rsidR="00990B27">
              <w:rPr>
                <w:noProof/>
                <w:webHidden/>
              </w:rPr>
              <w:fldChar w:fldCharType="end"/>
            </w:r>
          </w:hyperlink>
        </w:p>
        <w:p w14:paraId="51A21D70" w14:textId="251AB9F4" w:rsidR="00990B27" w:rsidRDefault="004B5B2C" w:rsidP="008A45AF">
          <w:pPr>
            <w:pStyle w:val="TOC2"/>
            <w:rPr>
              <w:rFonts w:asciiTheme="minorHAnsi" w:eastAsiaTheme="minorEastAsia" w:hAnsiTheme="minorHAnsi"/>
              <w:noProof/>
              <w:szCs w:val="22"/>
            </w:rPr>
          </w:pPr>
          <w:hyperlink w:anchor="_Toc44506785" w:history="1">
            <w:r w:rsidR="00990B27" w:rsidRPr="004D1D51">
              <w:rPr>
                <w:rStyle w:val="Hyperlink"/>
                <w:noProof/>
              </w:rPr>
              <w:t>Council comments:</w:t>
            </w:r>
            <w:r w:rsidR="00990B27">
              <w:rPr>
                <w:noProof/>
                <w:webHidden/>
              </w:rPr>
              <w:tab/>
            </w:r>
            <w:r w:rsidR="00990B27">
              <w:rPr>
                <w:noProof/>
                <w:webHidden/>
              </w:rPr>
              <w:fldChar w:fldCharType="begin"/>
            </w:r>
            <w:r w:rsidR="00990B27">
              <w:rPr>
                <w:noProof/>
                <w:webHidden/>
              </w:rPr>
              <w:instrText xml:space="preserve"> PAGEREF _Toc44506785 \h </w:instrText>
            </w:r>
            <w:r w:rsidR="00990B27">
              <w:rPr>
                <w:noProof/>
                <w:webHidden/>
              </w:rPr>
            </w:r>
            <w:r w:rsidR="00990B27">
              <w:rPr>
                <w:noProof/>
                <w:webHidden/>
              </w:rPr>
              <w:fldChar w:fldCharType="separate"/>
            </w:r>
            <w:r w:rsidR="00F279D4">
              <w:rPr>
                <w:noProof/>
                <w:webHidden/>
              </w:rPr>
              <w:t>27</w:t>
            </w:r>
            <w:r w:rsidR="00990B27">
              <w:rPr>
                <w:noProof/>
                <w:webHidden/>
              </w:rPr>
              <w:fldChar w:fldCharType="end"/>
            </w:r>
          </w:hyperlink>
        </w:p>
        <w:p w14:paraId="53503B7C" w14:textId="60736050" w:rsidR="00990B27" w:rsidRDefault="004B5B2C" w:rsidP="008A45AF">
          <w:pPr>
            <w:pStyle w:val="TOC2"/>
            <w:rPr>
              <w:rFonts w:asciiTheme="minorHAnsi" w:eastAsiaTheme="minorEastAsia" w:hAnsiTheme="minorHAnsi"/>
              <w:noProof/>
              <w:szCs w:val="22"/>
            </w:rPr>
          </w:pPr>
          <w:hyperlink w:anchor="_Toc44506786" w:history="1">
            <w:r w:rsidR="00990B27" w:rsidRPr="004D1D51">
              <w:rPr>
                <w:rStyle w:val="Hyperlink"/>
                <w:noProof/>
              </w:rPr>
              <w:t>SSC recommendations:</w:t>
            </w:r>
            <w:r w:rsidR="00990B27">
              <w:rPr>
                <w:noProof/>
                <w:webHidden/>
              </w:rPr>
              <w:tab/>
            </w:r>
            <w:r w:rsidR="00990B27">
              <w:rPr>
                <w:noProof/>
                <w:webHidden/>
              </w:rPr>
              <w:fldChar w:fldCharType="begin"/>
            </w:r>
            <w:r w:rsidR="00990B27">
              <w:rPr>
                <w:noProof/>
                <w:webHidden/>
              </w:rPr>
              <w:instrText xml:space="preserve"> PAGEREF _Toc44506786 \h </w:instrText>
            </w:r>
            <w:r w:rsidR="00990B27">
              <w:rPr>
                <w:noProof/>
                <w:webHidden/>
              </w:rPr>
            </w:r>
            <w:r w:rsidR="00990B27">
              <w:rPr>
                <w:noProof/>
                <w:webHidden/>
              </w:rPr>
              <w:fldChar w:fldCharType="separate"/>
            </w:r>
            <w:r w:rsidR="00F279D4">
              <w:rPr>
                <w:noProof/>
                <w:webHidden/>
              </w:rPr>
              <w:t>27</w:t>
            </w:r>
            <w:r w:rsidR="00990B27">
              <w:rPr>
                <w:noProof/>
                <w:webHidden/>
              </w:rPr>
              <w:fldChar w:fldCharType="end"/>
            </w:r>
          </w:hyperlink>
        </w:p>
        <w:p w14:paraId="4806F02B" w14:textId="385EEE93" w:rsidR="00990B27" w:rsidRDefault="00D405F1" w:rsidP="008A45AF">
          <w:pPr>
            <w:pStyle w:val="TOC1"/>
            <w:rPr>
              <w:rFonts w:asciiTheme="minorHAnsi" w:eastAsiaTheme="minorEastAsia" w:hAnsiTheme="minorHAnsi"/>
              <w:noProof/>
              <w:szCs w:val="22"/>
            </w:rPr>
          </w:pPr>
          <w:hyperlink w:anchor="_Toc44506787" w:history="1">
            <w:r w:rsidR="00990B27" w:rsidRPr="004D1D51">
              <w:rPr>
                <w:rStyle w:val="Hyperlink"/>
                <w:noProof/>
              </w:rPr>
              <w:t>FMSC Recommendations to Improve Data Quality</w:t>
            </w:r>
            <w:r w:rsidR="00990B27">
              <w:rPr>
                <w:noProof/>
                <w:webHidden/>
              </w:rPr>
              <w:tab/>
            </w:r>
            <w:r w:rsidR="00990B27">
              <w:rPr>
                <w:noProof/>
                <w:webHidden/>
              </w:rPr>
              <w:fldChar w:fldCharType="begin"/>
            </w:r>
            <w:r w:rsidR="00990B27">
              <w:rPr>
                <w:noProof/>
                <w:webHidden/>
              </w:rPr>
              <w:instrText xml:space="preserve"> PAGEREF _Toc44506787 \h </w:instrText>
            </w:r>
            <w:r w:rsidR="00990B27">
              <w:rPr>
                <w:noProof/>
                <w:webHidden/>
              </w:rPr>
            </w:r>
            <w:r w:rsidR="00990B27">
              <w:rPr>
                <w:noProof/>
                <w:webHidden/>
              </w:rPr>
              <w:fldChar w:fldCharType="separate"/>
            </w:r>
            <w:r w:rsidR="00F279D4">
              <w:rPr>
                <w:noProof/>
                <w:webHidden/>
              </w:rPr>
              <w:t>29</w:t>
            </w:r>
            <w:r w:rsidR="00990B27">
              <w:rPr>
                <w:noProof/>
                <w:webHidden/>
              </w:rPr>
              <w:fldChar w:fldCharType="end"/>
            </w:r>
          </w:hyperlink>
        </w:p>
        <w:p w14:paraId="4D387F95" w14:textId="32D0DE27" w:rsidR="00990B27" w:rsidRDefault="00D405F1" w:rsidP="008A45AF">
          <w:pPr>
            <w:pStyle w:val="TOC2"/>
            <w:rPr>
              <w:rFonts w:asciiTheme="minorHAnsi" w:eastAsiaTheme="minorEastAsia" w:hAnsiTheme="minorHAnsi"/>
              <w:noProof/>
              <w:szCs w:val="22"/>
            </w:rPr>
          </w:pPr>
          <w:hyperlink w:anchor="_Toc44506788" w:history="1">
            <w:r w:rsidR="00990B27" w:rsidRPr="004D1D51">
              <w:rPr>
                <w:rStyle w:val="Hyperlink"/>
                <w:noProof/>
              </w:rPr>
              <w:t>Recommendations from the 2018 Annual Deployment Review</w:t>
            </w:r>
            <w:r w:rsidR="00990B27">
              <w:rPr>
                <w:noProof/>
                <w:webHidden/>
              </w:rPr>
              <w:tab/>
            </w:r>
            <w:r w:rsidR="00990B27">
              <w:rPr>
                <w:noProof/>
                <w:webHidden/>
              </w:rPr>
              <w:fldChar w:fldCharType="begin"/>
            </w:r>
            <w:r w:rsidR="00990B27">
              <w:rPr>
                <w:noProof/>
                <w:webHidden/>
              </w:rPr>
              <w:instrText xml:space="preserve"> PAGEREF _Toc44506788 \h </w:instrText>
            </w:r>
            <w:r w:rsidR="00990B27">
              <w:rPr>
                <w:noProof/>
                <w:webHidden/>
              </w:rPr>
            </w:r>
            <w:r w:rsidR="00990B27">
              <w:rPr>
                <w:noProof/>
                <w:webHidden/>
              </w:rPr>
              <w:fldChar w:fldCharType="separate"/>
            </w:r>
            <w:r w:rsidR="00F279D4">
              <w:rPr>
                <w:noProof/>
                <w:webHidden/>
              </w:rPr>
              <w:t>29</w:t>
            </w:r>
            <w:r w:rsidR="00990B27">
              <w:rPr>
                <w:noProof/>
                <w:webHidden/>
              </w:rPr>
              <w:fldChar w:fldCharType="end"/>
            </w:r>
          </w:hyperlink>
        </w:p>
        <w:p w14:paraId="0B83486E" w14:textId="24C4755F" w:rsidR="00990B27" w:rsidRDefault="00D405F1" w:rsidP="008A45AF">
          <w:pPr>
            <w:pStyle w:val="TOC2"/>
            <w:rPr>
              <w:rFonts w:asciiTheme="minorHAnsi" w:eastAsiaTheme="minorEastAsia" w:hAnsiTheme="minorHAnsi"/>
              <w:noProof/>
              <w:szCs w:val="22"/>
            </w:rPr>
          </w:pPr>
          <w:hyperlink w:anchor="_Toc44506789" w:history="1">
            <w:r w:rsidR="00990B27" w:rsidRPr="004D1D51">
              <w:rPr>
                <w:rStyle w:val="Hyperlink"/>
                <w:noProof/>
              </w:rPr>
              <w:t>Recommendations to Improve Data Quality and Guide the 2021 ADP</w:t>
            </w:r>
            <w:r w:rsidR="00990B27">
              <w:rPr>
                <w:noProof/>
                <w:webHidden/>
              </w:rPr>
              <w:tab/>
            </w:r>
            <w:r w:rsidR="00990B27">
              <w:rPr>
                <w:noProof/>
                <w:webHidden/>
              </w:rPr>
              <w:fldChar w:fldCharType="begin"/>
            </w:r>
            <w:r w:rsidR="00990B27">
              <w:rPr>
                <w:noProof/>
                <w:webHidden/>
              </w:rPr>
              <w:instrText xml:space="preserve"> PAGEREF _Toc44506789 \h </w:instrText>
            </w:r>
            <w:r w:rsidR="00990B27">
              <w:rPr>
                <w:noProof/>
                <w:webHidden/>
              </w:rPr>
            </w:r>
            <w:r w:rsidR="00990B27">
              <w:rPr>
                <w:noProof/>
                <w:webHidden/>
              </w:rPr>
              <w:fldChar w:fldCharType="separate"/>
            </w:r>
            <w:r w:rsidR="00F279D4">
              <w:rPr>
                <w:noProof/>
                <w:webHidden/>
              </w:rPr>
              <w:t>30</w:t>
            </w:r>
            <w:r w:rsidR="00990B27">
              <w:rPr>
                <w:noProof/>
                <w:webHidden/>
              </w:rPr>
              <w:fldChar w:fldCharType="end"/>
            </w:r>
          </w:hyperlink>
        </w:p>
        <w:p w14:paraId="467E5A82" w14:textId="2CE300E5" w:rsidR="00990B27" w:rsidRDefault="00D405F1" w:rsidP="008A45AF">
          <w:pPr>
            <w:pStyle w:val="TOC1"/>
            <w:rPr>
              <w:rFonts w:asciiTheme="minorHAnsi" w:eastAsiaTheme="minorEastAsia" w:hAnsiTheme="minorHAnsi"/>
              <w:noProof/>
              <w:szCs w:val="22"/>
            </w:rPr>
          </w:pPr>
          <w:hyperlink w:anchor="_Toc44506790" w:history="1">
            <w:r w:rsidR="00990B27" w:rsidRPr="004D1D51">
              <w:rPr>
                <w:rStyle w:val="Hyperlink"/>
                <w:noProof/>
              </w:rPr>
              <w:t>Citations</w:t>
            </w:r>
            <w:r w:rsidR="00990B27">
              <w:rPr>
                <w:noProof/>
                <w:webHidden/>
              </w:rPr>
              <w:tab/>
            </w:r>
            <w:r w:rsidR="00990B27">
              <w:rPr>
                <w:noProof/>
                <w:webHidden/>
              </w:rPr>
              <w:fldChar w:fldCharType="begin"/>
            </w:r>
            <w:r w:rsidR="00990B27">
              <w:rPr>
                <w:noProof/>
                <w:webHidden/>
              </w:rPr>
              <w:instrText xml:space="preserve"> PAGEREF _Toc44506790 \h </w:instrText>
            </w:r>
            <w:r w:rsidR="00990B27">
              <w:rPr>
                <w:noProof/>
                <w:webHidden/>
              </w:rPr>
            </w:r>
            <w:r w:rsidR="00990B27">
              <w:rPr>
                <w:noProof/>
                <w:webHidden/>
              </w:rPr>
              <w:fldChar w:fldCharType="separate"/>
            </w:r>
            <w:r w:rsidR="00F279D4">
              <w:rPr>
                <w:noProof/>
                <w:webHidden/>
              </w:rPr>
              <w:t>33</w:t>
            </w:r>
            <w:r w:rsidR="00990B27">
              <w:rPr>
                <w:noProof/>
                <w:webHidden/>
              </w:rPr>
              <w:fldChar w:fldCharType="end"/>
            </w:r>
          </w:hyperlink>
        </w:p>
        <w:p w14:paraId="7863100E" w14:textId="4ECB1ABA" w:rsidR="00990B27" w:rsidRDefault="00D405F1" w:rsidP="008A45AF">
          <w:pPr>
            <w:pStyle w:val="TOC1"/>
            <w:rPr>
              <w:rFonts w:asciiTheme="minorHAnsi" w:eastAsiaTheme="minorEastAsia" w:hAnsiTheme="minorHAnsi"/>
              <w:noProof/>
              <w:szCs w:val="22"/>
            </w:rPr>
          </w:pPr>
          <w:hyperlink w:anchor="_Toc44506791" w:history="1">
            <w:r w:rsidR="00990B27" w:rsidRPr="004D1D51">
              <w:rPr>
                <w:rStyle w:val="Hyperlink"/>
                <w:noProof/>
              </w:rPr>
              <w:t>Tables</w:t>
            </w:r>
            <w:r w:rsidR="00990B27">
              <w:rPr>
                <w:noProof/>
                <w:webHidden/>
              </w:rPr>
              <w:tab/>
            </w:r>
            <w:r w:rsidR="00990B27">
              <w:rPr>
                <w:noProof/>
                <w:webHidden/>
              </w:rPr>
              <w:fldChar w:fldCharType="begin"/>
            </w:r>
            <w:r w:rsidR="00990B27">
              <w:rPr>
                <w:noProof/>
                <w:webHidden/>
              </w:rPr>
              <w:instrText xml:space="preserve"> PAGEREF _Toc44506791 \h </w:instrText>
            </w:r>
            <w:r w:rsidR="00990B27">
              <w:rPr>
                <w:noProof/>
                <w:webHidden/>
              </w:rPr>
            </w:r>
            <w:r w:rsidR="00990B27">
              <w:rPr>
                <w:noProof/>
                <w:webHidden/>
              </w:rPr>
              <w:fldChar w:fldCharType="separate"/>
            </w:r>
            <w:r w:rsidR="00F279D4">
              <w:rPr>
                <w:noProof/>
                <w:webHidden/>
              </w:rPr>
              <w:t>37</w:t>
            </w:r>
            <w:r w:rsidR="00990B27">
              <w:rPr>
                <w:noProof/>
                <w:webHidden/>
              </w:rPr>
              <w:fldChar w:fldCharType="end"/>
            </w:r>
          </w:hyperlink>
        </w:p>
        <w:p w14:paraId="0B6BD955" w14:textId="3B463E76" w:rsidR="00990B27" w:rsidRDefault="00D405F1" w:rsidP="008A45AF">
          <w:pPr>
            <w:pStyle w:val="TOC1"/>
            <w:rPr>
              <w:rFonts w:asciiTheme="minorHAnsi" w:eastAsiaTheme="minorEastAsia" w:hAnsiTheme="minorHAnsi"/>
              <w:noProof/>
              <w:szCs w:val="22"/>
            </w:rPr>
          </w:pPr>
          <w:hyperlink w:anchor="_Toc44506792" w:history="1">
            <w:r w:rsidR="00990B27" w:rsidRPr="004D1D51">
              <w:rPr>
                <w:rStyle w:val="Hyperlink"/>
                <w:noProof/>
              </w:rPr>
              <w:t>Figures</w:t>
            </w:r>
            <w:r w:rsidR="00990B27">
              <w:rPr>
                <w:noProof/>
                <w:webHidden/>
              </w:rPr>
              <w:tab/>
            </w:r>
            <w:r w:rsidR="00990B27">
              <w:rPr>
                <w:noProof/>
                <w:webHidden/>
              </w:rPr>
              <w:fldChar w:fldCharType="begin"/>
            </w:r>
            <w:r w:rsidR="00990B27">
              <w:rPr>
                <w:noProof/>
                <w:webHidden/>
              </w:rPr>
              <w:instrText xml:space="preserve"> PAGEREF _Toc44506792 \h </w:instrText>
            </w:r>
            <w:r w:rsidR="00990B27">
              <w:rPr>
                <w:noProof/>
                <w:webHidden/>
              </w:rPr>
            </w:r>
            <w:r w:rsidR="00990B27">
              <w:rPr>
                <w:noProof/>
                <w:webHidden/>
              </w:rPr>
              <w:fldChar w:fldCharType="separate"/>
            </w:r>
            <w:r w:rsidR="00F279D4">
              <w:rPr>
                <w:noProof/>
                <w:webHidden/>
              </w:rPr>
              <w:t>47</w:t>
            </w:r>
            <w:r w:rsidR="00990B27">
              <w:rPr>
                <w:noProof/>
                <w:webHidden/>
              </w:rPr>
              <w:fldChar w:fldCharType="end"/>
            </w:r>
          </w:hyperlink>
        </w:p>
        <w:p w14:paraId="437D4940" w14:textId="25BAE329" w:rsidR="00990B27" w:rsidRDefault="00D405F1" w:rsidP="008A45AF">
          <w:pPr>
            <w:pStyle w:val="TOC1"/>
            <w:rPr>
              <w:rFonts w:asciiTheme="minorHAnsi" w:eastAsiaTheme="minorEastAsia" w:hAnsiTheme="minorHAnsi"/>
              <w:noProof/>
              <w:szCs w:val="22"/>
            </w:rPr>
          </w:pPr>
          <w:hyperlink w:anchor="_Toc44506793" w:history="1">
            <w:r w:rsidR="00990B27" w:rsidRPr="004D1D51">
              <w:rPr>
                <w:rStyle w:val="Hyperlink"/>
                <w:noProof/>
              </w:rPr>
              <w:t>Appendix A – Evaluation of Pelagic and Non-Pelagic Trawl Trips</w:t>
            </w:r>
            <w:r w:rsidR="00990B27">
              <w:rPr>
                <w:noProof/>
                <w:webHidden/>
              </w:rPr>
              <w:tab/>
            </w:r>
            <w:r w:rsidR="00990B27">
              <w:rPr>
                <w:noProof/>
                <w:webHidden/>
              </w:rPr>
              <w:fldChar w:fldCharType="begin"/>
            </w:r>
            <w:r w:rsidR="00990B27">
              <w:rPr>
                <w:noProof/>
                <w:webHidden/>
              </w:rPr>
              <w:instrText xml:space="preserve"> PAGEREF _Toc44506793 \h </w:instrText>
            </w:r>
            <w:r w:rsidR="00990B27">
              <w:rPr>
                <w:noProof/>
                <w:webHidden/>
              </w:rPr>
            </w:r>
            <w:r w:rsidR="00990B27">
              <w:rPr>
                <w:noProof/>
                <w:webHidden/>
              </w:rPr>
              <w:fldChar w:fldCharType="separate"/>
            </w:r>
            <w:r w:rsidR="00F279D4">
              <w:rPr>
                <w:noProof/>
                <w:webHidden/>
              </w:rPr>
              <w:t>59</w:t>
            </w:r>
            <w:r w:rsidR="00990B27">
              <w:rPr>
                <w:noProof/>
                <w:webHidden/>
              </w:rPr>
              <w:fldChar w:fldCharType="end"/>
            </w:r>
          </w:hyperlink>
        </w:p>
        <w:p w14:paraId="386FFF02" w14:textId="35E343D4" w:rsidR="00990B27" w:rsidRDefault="00D405F1" w:rsidP="008A45AF">
          <w:pPr>
            <w:pStyle w:val="TOC1"/>
            <w:rPr>
              <w:rFonts w:asciiTheme="minorHAnsi" w:eastAsiaTheme="minorEastAsia" w:hAnsiTheme="minorHAnsi"/>
              <w:noProof/>
              <w:szCs w:val="22"/>
            </w:rPr>
          </w:pPr>
          <w:hyperlink w:anchor="_Toc44506794" w:history="1">
            <w:r w:rsidR="00990B27" w:rsidRPr="004D1D51">
              <w:rPr>
                <w:rStyle w:val="Hyperlink"/>
                <w:noProof/>
              </w:rPr>
              <w:t>Appendix B – Gap Analysis</w:t>
            </w:r>
            <w:r w:rsidR="00FD28D0">
              <w:rPr>
                <w:rStyle w:val="Hyperlink"/>
                <w:noProof/>
              </w:rPr>
              <w:t xml:space="preserve"> of the North Pacific Observer Program</w:t>
            </w:r>
            <w:r w:rsidR="00990B27">
              <w:rPr>
                <w:noProof/>
                <w:webHidden/>
              </w:rPr>
              <w:tab/>
            </w:r>
            <w:r w:rsidR="00990B27">
              <w:rPr>
                <w:noProof/>
                <w:webHidden/>
              </w:rPr>
              <w:fldChar w:fldCharType="begin"/>
            </w:r>
            <w:r w:rsidR="00990B27">
              <w:rPr>
                <w:noProof/>
                <w:webHidden/>
              </w:rPr>
              <w:instrText xml:space="preserve"> PAGEREF _Toc44506794 \h </w:instrText>
            </w:r>
            <w:r w:rsidR="00990B27">
              <w:rPr>
                <w:noProof/>
                <w:webHidden/>
              </w:rPr>
            </w:r>
            <w:r w:rsidR="00990B27">
              <w:rPr>
                <w:noProof/>
                <w:webHidden/>
              </w:rPr>
              <w:fldChar w:fldCharType="separate"/>
            </w:r>
            <w:r w:rsidR="00F279D4">
              <w:rPr>
                <w:noProof/>
                <w:webHidden/>
              </w:rPr>
              <w:t>69</w:t>
            </w:r>
            <w:r w:rsidR="00990B27">
              <w:rPr>
                <w:noProof/>
                <w:webHidden/>
              </w:rPr>
              <w:fldChar w:fldCharType="end"/>
            </w:r>
          </w:hyperlink>
        </w:p>
        <w:p w14:paraId="07B55FC2" w14:textId="0628EF80" w:rsidR="00902D2E" w:rsidRDefault="002F40C2">
          <w:pPr>
            <w:rPr>
              <w:b/>
              <w:bCs/>
              <w:noProof/>
            </w:rPr>
            <w:sectPr w:rsidR="00902D2E" w:rsidSect="00D13A2B">
              <w:footerReference w:type="default" r:id="rId13"/>
              <w:pgSz w:w="12240" w:h="15840"/>
              <w:pgMar w:top="1440" w:right="1440" w:bottom="1440" w:left="1440" w:header="720" w:footer="720" w:gutter="0"/>
              <w:pgNumType w:fmt="lowerRoman"/>
              <w:cols w:space="720"/>
            </w:sectPr>
          </w:pPr>
          <w:r>
            <w:rPr>
              <w:b/>
              <w:bCs/>
              <w:noProof/>
            </w:rPr>
            <w:fldChar w:fldCharType="end"/>
          </w:r>
        </w:p>
        <w:p w14:paraId="4C041631" w14:textId="44ABA3BD" w:rsidR="002F40C2" w:rsidRDefault="004B5B2C"/>
      </w:sdtContent>
    </w:sdt>
    <w:p w14:paraId="2FC9ADA2" w14:textId="40F99A73" w:rsidR="001E2751" w:rsidRPr="001E2751" w:rsidRDefault="001E2751" w:rsidP="001E2751">
      <w:pPr>
        <w:sectPr w:rsidR="001E2751" w:rsidRPr="001E2751" w:rsidSect="00D13A2B">
          <w:footerReference w:type="default" r:id="rId14"/>
          <w:pgSz w:w="12240" w:h="15840"/>
          <w:pgMar w:top="1440" w:right="1440" w:bottom="1440" w:left="1440" w:header="720" w:footer="720" w:gutter="0"/>
          <w:pgNumType w:fmt="lowerRoman"/>
          <w:cols w:space="720"/>
        </w:sectPr>
      </w:pPr>
      <w:bookmarkStart w:id="3" w:name="_Toc44506755"/>
    </w:p>
    <w:p w14:paraId="53D43389" w14:textId="0BC0BA80" w:rsidR="00D55E82" w:rsidRDefault="00802368" w:rsidP="001E2751">
      <w:pPr>
        <w:pStyle w:val="Heading1"/>
      </w:pPr>
      <w:r>
        <w:lastRenderedPageBreak/>
        <w:t>Introduction</w:t>
      </w:r>
      <w:bookmarkEnd w:id="3"/>
    </w:p>
    <w:p w14:paraId="0EC9F187" w14:textId="77777777" w:rsidR="00D55E82" w:rsidRDefault="00802368">
      <w:pPr>
        <w:pStyle w:val="Heading2"/>
      </w:pPr>
      <w:bookmarkStart w:id="4" w:name="background-of-the-north-pacific-groundfi"/>
      <w:bookmarkStart w:id="5" w:name="_Toc44506756"/>
      <w:bookmarkEnd w:id="4"/>
      <w:r>
        <w:t>Background of the North Pacific Groundfish and Halibut Observer Program</w:t>
      </w:r>
      <w:bookmarkEnd w:id="5"/>
    </w:p>
    <w:p w14:paraId="74438AF3" w14:textId="77777777" w:rsidR="00D55E82" w:rsidRDefault="00802368" w:rsidP="00D96F55">
      <w:pPr>
        <w:pStyle w:val="FirstParagraph"/>
        <w:ind w:firstLine="720"/>
      </w:pPr>
      <w:r>
        <w:t xml:space="preserve">Fisheries observers </w:t>
      </w:r>
      <w:r w:rsidR="005521A1">
        <w:t xml:space="preserve">and electronic monitoring (EM) systems </w:t>
      </w:r>
      <w:r>
        <w:t xml:space="preserve">collect independent information that is used to determine the effects of fishing on natural resources. The National Marine Fisheries Service (NMFS) uses its observer program in Alaska to enable the use of tools such as catch quotas to manage against the over- or under-harvest of fishes. </w:t>
      </w:r>
      <w:r w:rsidR="00D96F55">
        <w:t>Observers and EM are two verifiable</w:t>
      </w:r>
      <w:r>
        <w:t xml:space="preserve"> method</w:t>
      </w:r>
      <w:r w:rsidR="00D96F55">
        <w:t>s</w:t>
      </w:r>
      <w:r>
        <w:t xml:space="preserve"> for collecting fishery discard informati</w:t>
      </w:r>
      <w:r w:rsidR="00D96F55">
        <w:t xml:space="preserve">on used to estimate total catch. Observers (but not the EM systems currently used in the North Pacific) are able to record </w:t>
      </w:r>
      <w:r>
        <w:t>seabird and marine mammal interactions with fisheries</w:t>
      </w:r>
      <w:r w:rsidR="00D96F55">
        <w:t xml:space="preserve"> as well. O</w:t>
      </w:r>
      <w:r>
        <w:t>bservers also collect biological information such as length, sex, weight, ageing structures (e.g., otoliths, spines, scales, and vertebrae), and stomachs to support ecosystem studies and stock assessments.</w:t>
      </w:r>
    </w:p>
    <w:p w14:paraId="5E369458" w14:textId="6B592728" w:rsidR="00D55E82" w:rsidRDefault="00802368" w:rsidP="00A759C6">
      <w:pPr>
        <w:pStyle w:val="BodyText"/>
        <w:ind w:firstLine="720"/>
      </w:pPr>
      <w:r>
        <w:t xml:space="preserve">The observer program in the North Pacific has a long history. Observers were first deployed onto fishing vessels in the Bering Sea in 1973 and into the remainder of the North Pacific in 1975 (Nelson </w:t>
      </w:r>
      <w:r w:rsidR="00D405F1">
        <w:br/>
      </w:r>
      <w:r>
        <w:t>et al. 1981, Wall et al. 1981). Fisheries in the North Pacific were initially prosecuted exclusively by foreign and later by “joint venture” operations where a developing domestic fleet of catcher vessels delivered to foreign-owned processing vessels. During the foreign and joint venture operations, foreign vessels carried fisheries observers at their expense, while domestic vessels were exempted from this observer coverage. As foreign vessels’ rights to fish in the U.S. Exclusive Economic Zone (EEZ) were reduced over time and the domestic fishery grew, it became obvious to managers that observer coverage would be necessary for the emerging domestic fleet. At the onset of fully domestic fishery operations in 1990, the North Pacific Groundfish Observer Program was established as an interim observer program with rules governing observer coverage codified in regulations. This interim program would be extended four times over the next 20 years by the North Pacific Fishery Management Council (Council) - the last without a sunset date.</w:t>
      </w:r>
    </w:p>
    <w:p w14:paraId="6EE5EEC6" w14:textId="77777777" w:rsidR="00D55E82" w:rsidRDefault="00802368" w:rsidP="00A759C6">
      <w:pPr>
        <w:pStyle w:val="BodyText"/>
        <w:ind w:firstLine="720"/>
      </w:pPr>
      <w:r>
        <w:lastRenderedPageBreak/>
        <w:t>The regulations established in 1990 required vessels 60-125 feet in length (overall) and all vessels fishing pot gear to carry observers at their own cost for 30% of their fishing days in a calendar quarter plus at least one trip in each fishery they participate in (termed the “30% fleet”), and vessels greater than 125 feet in length to carry an observer for 100% of their fishing days at their expense. Some vessels were not required to carry observers. These included vessels less than 60 feet, vessels fishing jig gear or vessels fishing with trawl gear that deliver unsorted codends to processing vessels (termed “catcher processors” or CPs if the vessel also has catching ability and “mothership” or M if the vessel does not) and vessels that fished for Pacific halibut (</w:t>
      </w:r>
      <w:r>
        <w:rPr>
          <w:i/>
        </w:rPr>
        <w:t>Hippoglossus stenolepis</w:t>
      </w:r>
      <w:r>
        <w:t>). For shoreside processors, the rules governing observer coverage were based on the estimated tonnage processed in a calendar month: plants that processed less than 500 metric tons (t) a month were exempted from coverage, those that processed between 500 t and 1,000 t a month were required to be observed for 30% of the calendar days, and those that processed more than 1,000 t a month were required to be observed for each day in the month.</w:t>
      </w:r>
    </w:p>
    <w:p w14:paraId="060616F9" w14:textId="77777777" w:rsidR="00D55E82" w:rsidRDefault="00802368" w:rsidP="00A759C6">
      <w:pPr>
        <w:pStyle w:val="BodyText"/>
        <w:ind w:firstLine="720"/>
      </w:pPr>
      <w:r>
        <w:t xml:space="preserve">Soon after the establishment of the domestic observer program, concerns over the ability and incentive for fishers to manipulate observer coverage in a way that might bias catch estimates and other analytic products prompted efforts by NMFS and the Council to provide a mechanism for NMFS to gain control over where and when observers were deployed (Faunce and Barbeaux 2011). From 1992 to 2008, several attempts to “restructure” the program were made. In 2010, the Council unanimously decided to move forward with the restructured observer program. In 2012, the Final Rule 77 FR 70062 was published to implement Amendment 86 to the Fishery Management Plan for Groundfish of the Bering Sea and Aleutian Islands (BSAI) Management Area and Amendment 76 to the Fishery Management Plan for Groundfish of the Gulf of Alaska (GOA). Amendments 86/76 added a funding and deployment system for observer coverage to the existing North Pacific Groundfish Observer Program and amended existing observer coverage requirements for vessels and processing plants. The “restructured” North Pacific Groundfish and Halibut Observer Program (hereafter termed “Observer Program”) began in 2013 with the randomization of deployments among trips and vessels. In 2018, the use of </w:t>
      </w:r>
      <w:r w:rsidR="00FD7DAE">
        <w:t>EM</w:t>
      </w:r>
      <w:r>
        <w:t xml:space="preserve"> was added as an </w:t>
      </w:r>
      <w:r>
        <w:lastRenderedPageBreak/>
        <w:t>additional catch monitoring tool, with the understanding that some data elements collected by observers would not be collected using EM systems.</w:t>
      </w:r>
    </w:p>
    <w:p w14:paraId="32ABF772" w14:textId="77777777" w:rsidR="00D55E82" w:rsidRDefault="00802368">
      <w:pPr>
        <w:pStyle w:val="Heading1"/>
      </w:pPr>
      <w:bookmarkStart w:id="6" w:name="the-annual-deployment-plan-and-review"/>
      <w:bookmarkStart w:id="7" w:name="_Toc44506757"/>
      <w:bookmarkEnd w:id="6"/>
      <w:r>
        <w:t>The Annual Deployment Plan and Review</w:t>
      </w:r>
      <w:bookmarkEnd w:id="7"/>
    </w:p>
    <w:p w14:paraId="0A40919B" w14:textId="2E0B1A1D" w:rsidR="00D55E82" w:rsidRDefault="000E0D59" w:rsidP="00A759C6">
      <w:pPr>
        <w:pStyle w:val="FirstParagraph"/>
        <w:ind w:firstLine="720"/>
      </w:pPr>
      <w:r>
        <w:t xml:space="preserve">The restructure of the Observer Program established new annual reporting processes. </w:t>
      </w:r>
      <w:r w:rsidR="00802368">
        <w:t xml:space="preserve">Each June, the NMFS provides the Council with a comprehensive evaluation of past years’ observer deployments, costs, sampling levels, and implementation issues as well as recommended changes for the coming year. </w:t>
      </w:r>
      <w:r w:rsidR="00E763B6">
        <w:t xml:space="preserve">This evaluation is referred to as the Observer Program Annual Report. As one chapter of the Annual Report, the </w:t>
      </w:r>
      <w:r w:rsidR="00802368">
        <w:t>deployment performance review aims to identify areas where improvements are needed to 1) collect the data necessary to manage the groundfish and halibut fisheries; 2) maintain the scientific goals of unbiased data collection; and 3) accomplish the most effective and efficient use of the funds collected through the observer fee. The annual deployment performance review is an opportunity to inform the Council and the public of how well various aspects of the program are working, and consequently lead to recommendations for improvement as appropriate. The NMFS also prepares the Observer Program Annual Deployment Plan (ADP) each fall. The ADP defines deployment strata and establishes selection rates given available budgets and anticipated fishing effort. A draft ADP is released by September of each year to allow review by the Council’s Groundfish Plan Teams, as well as the Council and its Scientific and Statistical Committee (SSC). Based on input from its advisory bodies and the public, the Council may choose to clarify objectives and provide recommendations to NMFS for the ADP. Upon analysis of the Council recommendations, NMFS will make any necessary adjustments to finalize the ADP and release it to the public. The ADP is released to the public prior to the December Council meeting.</w:t>
      </w:r>
      <w:r w:rsidRPr="000E0D59">
        <w:t xml:space="preserve"> </w:t>
      </w:r>
    </w:p>
    <w:p w14:paraId="6A1E9BD5" w14:textId="77777777" w:rsidR="00D55E82" w:rsidRDefault="00A759C6">
      <w:pPr>
        <w:pStyle w:val="Heading2"/>
      </w:pPr>
      <w:bookmarkStart w:id="8" w:name="observer-science-committee"/>
      <w:bookmarkStart w:id="9" w:name="_Toc44506758"/>
      <w:bookmarkEnd w:id="8"/>
      <w:r>
        <w:t>Fishery Monitoring</w:t>
      </w:r>
      <w:r w:rsidR="00802368">
        <w:t xml:space="preserve"> Science Committee</w:t>
      </w:r>
      <w:bookmarkEnd w:id="9"/>
    </w:p>
    <w:p w14:paraId="334D20E2" w14:textId="2C0F7DA1" w:rsidR="00D55E82" w:rsidRDefault="00802368" w:rsidP="007919F3">
      <w:pPr>
        <w:pStyle w:val="FirstParagraph"/>
        <w:ind w:firstLine="720"/>
      </w:pPr>
      <w:r>
        <w:t xml:space="preserve">Each year the Alaska Fisheries Science Center’s (AFSC) Fisheries Monitoring and Analysis (FMA) Division establishes a committee to review the scientific elements of the North Pacific Observer </w:t>
      </w:r>
      <w:r>
        <w:lastRenderedPageBreak/>
        <w:t xml:space="preserve">Program. This committee, formerly referred to as the Observer Science Committee (OSC), was renamed in 2020 as the Fishery Monitoring Science Committee (FMSC), in order to reflect the addition of </w:t>
      </w:r>
      <w:r w:rsidR="009805C1">
        <w:t>EM</w:t>
      </w:r>
      <w:r>
        <w:t xml:space="preserve"> as a tool being used to monitor fisheries in the North Pacific. Similarly, we use the term ‘monitoring’ in this </w:t>
      </w:r>
      <w:r w:rsidR="000E0D59">
        <w:t xml:space="preserve">analysis </w:t>
      </w:r>
      <w:r>
        <w:t>when referencing fishing activity that has been monitored either by an observer or with EM.</w:t>
      </w:r>
    </w:p>
    <w:p w14:paraId="30F34429" w14:textId="2D9E8FE7" w:rsidR="00D55E82" w:rsidRDefault="00802368" w:rsidP="007919F3">
      <w:pPr>
        <w:pStyle w:val="BodyText"/>
        <w:ind w:firstLine="720"/>
      </w:pPr>
      <w:r>
        <w:t xml:space="preserve">The FMSC provides scientific advice in the areas of regulatory management, natural science, mathematics, and statistics as they relate to deployment </w:t>
      </w:r>
      <w:r w:rsidR="000E0D59">
        <w:t xml:space="preserve">of fishery monitoring tools </w:t>
      </w:r>
      <w:r>
        <w:t xml:space="preserve">and sampling in the groundfish and Halibut fisheries of the BSAI and the GOA. The FMSC members have analytical and scientific expertise relating to </w:t>
      </w:r>
      <w:r w:rsidR="000E0D59">
        <w:t xml:space="preserve">fishery dependent </w:t>
      </w:r>
      <w:r>
        <w:t>sampling of groundfish and halibut fisheries of the BSAI and GOA and use of the collected data. If possible, the FMSC is represented by at least one member of the AFSC/FMA (Observer Program) Division, one member of the AFSC/Stock Assessment and Multispecies Assessments Program, one member of the Alaska Regional Office (AKRO) Sustainable Fisheries Division, and one member of the International Pacific Halibut Commission (IPHC).</w:t>
      </w:r>
    </w:p>
    <w:p w14:paraId="7F8AAC5C" w14:textId="77777777" w:rsidR="00D55E82" w:rsidRDefault="00802368">
      <w:pPr>
        <w:pStyle w:val="Heading2"/>
      </w:pPr>
      <w:bookmarkStart w:id="10" w:name="the-sampling-design-of-the-observer-prog"/>
      <w:bookmarkStart w:id="11" w:name="_Toc44506759"/>
      <w:bookmarkEnd w:id="10"/>
      <w:r>
        <w:t>The Sampling Design of the Observer Program</w:t>
      </w:r>
      <w:bookmarkEnd w:id="11"/>
    </w:p>
    <w:p w14:paraId="060352F7" w14:textId="77777777" w:rsidR="00D55E82" w:rsidRDefault="00802368" w:rsidP="007919F3">
      <w:pPr>
        <w:pStyle w:val="FirstParagraph"/>
        <w:ind w:firstLine="720"/>
      </w:pPr>
      <w:r>
        <w:t>Since 2013, the Observer Program has used a stratified hierarchical sampling design with randomization at all levels. Stratification is used to increase the efficiency of sampling by observers and to address logistical issues associated with deployment. By grouping similar fishing activities into strata and sampling those strata appropriately, sampling efficiency is increased and the variance of resulting estimates may also be decreased. Sampling strata are defined in the ADP and are designed such that each unit of deployment (trip) is assigned to only one stratum.</w:t>
      </w:r>
    </w:p>
    <w:p w14:paraId="489285DA" w14:textId="7DA08925" w:rsidR="00D55E82" w:rsidRDefault="00802368" w:rsidP="007919F3">
      <w:pPr>
        <w:pStyle w:val="BodyText"/>
        <w:ind w:firstLine="720"/>
      </w:pPr>
      <w:r>
        <w:t xml:space="preserve">Within a stratum, observers are deployed randomly to either vessels for a predetermined period of time (termed vessel-selection), or to individual fishing trips (termed trip-selection). In both cases, this initial deployment to the fishery is the first level of the sampling hierarchy and defines the primary sampling unit (PSU; either vessel-periods or individual trips). The list of all PSUs in a stratum defines the sampling frame and should equate to the population of interest for that sampling stratum (e.g., all trips </w:t>
      </w:r>
      <w:r>
        <w:lastRenderedPageBreak/>
        <w:t>taken by trawl vessels fishing in the</w:t>
      </w:r>
      <w:bookmarkStart w:id="12" w:name="_GoBack"/>
      <w:ins w:id="13" w:author="Craig.Faunce" w:date="2020-10-06T10:22:00Z">
        <w:r w:rsidR="004B5B2C">
          <w:t xml:space="preserve"> U. S. </w:t>
        </w:r>
      </w:ins>
      <w:ins w:id="14" w:author="Craig.Faunce" w:date="2020-10-06T10:23:00Z">
        <w:r w:rsidR="004B5B2C">
          <w:t>EEZ off Alaska</w:t>
        </w:r>
      </w:ins>
      <w:bookmarkEnd w:id="12"/>
      <w:del w:id="15" w:author="Craig.Faunce" w:date="2020-10-06T10:23:00Z">
        <w:r w:rsidDel="004B5B2C">
          <w:delText xml:space="preserve"> </w:delText>
        </w:r>
        <w:commentRangeStart w:id="16"/>
        <w:commentRangeStart w:id="17"/>
        <w:r w:rsidDel="004B5B2C">
          <w:delText>Alaska EEZ</w:delText>
        </w:r>
      </w:del>
      <w:commentRangeEnd w:id="16"/>
      <w:r w:rsidR="00D405F1">
        <w:rPr>
          <w:rStyle w:val="CommentReference"/>
        </w:rPr>
        <w:commentReference w:id="16"/>
      </w:r>
      <w:commentRangeEnd w:id="17"/>
      <w:r w:rsidR="004B5B2C">
        <w:rPr>
          <w:rStyle w:val="CommentReference"/>
        </w:rPr>
        <w:commentReference w:id="17"/>
      </w:r>
      <w:del w:id="18" w:author="Craig.Faunce" w:date="2020-10-06T10:23:00Z">
        <w:r w:rsidDel="004B5B2C">
          <w:delText>)</w:delText>
        </w:r>
      </w:del>
      <w:ins w:id="19" w:author="Craig.Faunce" w:date="2020-10-06T10:23:00Z">
        <w:r w:rsidR="004B5B2C">
          <w:t>)</w:t>
        </w:r>
      </w:ins>
      <w:r>
        <w:t>. If the sampling frame does not contain all elements of the stratum, the resulting information may be biased. The magnitude and direction of the bias will depend on how different the fishing activities in the sample frame are from actual fishing activity.</w:t>
      </w:r>
    </w:p>
    <w:p w14:paraId="3825D7E9" w14:textId="77777777" w:rsidR="00D55E82" w:rsidRDefault="00802368" w:rsidP="007919F3">
      <w:pPr>
        <w:pStyle w:val="BodyText"/>
        <w:ind w:firstLine="720"/>
      </w:pPr>
      <w:r>
        <w:t>Although this report evaluates whether monitoring goals were met, we include a brief summary of the full sampling hierarchy here for context. For each observed trip, if all hauls cannot be sampled for logistical reasons, hauls are randomly selected to be sampled. This is the next level in the hierarchy; the secondary sampling units are defined as hauls within a trip. Randomization of haul selection is designed to allow observers to record and transmit data, attend to other non-sampling responsibilities, and to allow observers time to sleep and eat. Randomization of haul selection also gives EM video reviewers the ability to optimize the amount of video that can be reviewed from each trip. Haul selection is determined using the random sampling tables and random break tables provided by NMFS. For each haul, fishing location and effort (e.g., number of hooks) are recorded, while marine mammal and seabird interactions are primarily recorded on randomly selected hauls. The ability of EM to capture marine mammal and seabird interactions is less than that of observers due to the fixed location in which EM equipment is placed.</w:t>
      </w:r>
    </w:p>
    <w:p w14:paraId="1ED8C5B6" w14:textId="77777777" w:rsidR="00D55E82" w:rsidRDefault="00802368" w:rsidP="007919F3">
      <w:pPr>
        <w:pStyle w:val="BodyText"/>
        <w:ind w:firstLine="720"/>
      </w:pPr>
      <w:r>
        <w:t>For the randomly selected hauls, a random sample of the catch is collected (observers) or selected for video review (EM), and data from those samples are used to determine the species composition and amount of discarded catch. These samples of catch within each haul are the third level of the sampling hierarchy. While observers are trained to collect multiple large samples of catch, the number and size of samples taken from each haul will depend on the vessel configuration, fishing operations, and diversity of catch. The size of EM samples is largely determined by the number of video reviewers available relative to the amount of video to be reviewed.</w:t>
      </w:r>
    </w:p>
    <w:p w14:paraId="7D259634" w14:textId="3F0EC478" w:rsidR="00D55E82" w:rsidRDefault="00802368" w:rsidP="007919F3">
      <w:pPr>
        <w:pStyle w:val="BodyText"/>
        <w:ind w:firstLine="720"/>
      </w:pPr>
      <w:r>
        <w:t xml:space="preserve">At the fourth level of the sampling hierarchy, a predetermined number of individual fish of predetermined species is randomly selected from the species composition sample and measured. Lastly, at the fifth sampling level, a random selection of fish is used to collect otoliths, reproductive maturity </w:t>
      </w:r>
      <w:r>
        <w:lastRenderedPageBreak/>
        <w:t>assessments, stomach contents, genetic tissues, and other biological specimens. The number and species of fish selected for measurement and biological specimen collection is specified each year by the AFSC’s stock assessment scientists. Sampling rates for genetic tissue collection by observers (e.g., 1 of 10 Chinook salmon caught as bycatch) are set each year by the AFSC’s Auke Bay Laborator</w:t>
      </w:r>
      <w:r w:rsidR="00E74355">
        <w:t>ies</w:t>
      </w:r>
      <w:r>
        <w:t>. Sampling at the fourth and fifth levels of the sampling hierarchy does not occur with EM.</w:t>
      </w:r>
    </w:p>
    <w:p w14:paraId="260046D9" w14:textId="77777777" w:rsidR="00D55E82" w:rsidRDefault="00802368" w:rsidP="007919F3">
      <w:pPr>
        <w:pStyle w:val="BodyText"/>
        <w:ind w:firstLine="720"/>
      </w:pPr>
      <w:r>
        <w:t>More information on the sampling design used by observers and the relationship between the sample design and catch estimation can be found in Cahalan and Faunce (2020) and the 2019 Observer Sampling Manual (AFSC 2018). A summary of the</w:t>
      </w:r>
      <w:r w:rsidR="007919F3">
        <w:t xml:space="preserve"> 2019 ADP is included below. </w:t>
      </w:r>
      <w:r w:rsidR="007919F3" w:rsidRPr="007919F3">
        <w:t>The focus of this report is related to deployment, and the evaluation is at the trip level of the sampling hierarchy.</w:t>
      </w:r>
    </w:p>
    <w:p w14:paraId="73AAB358" w14:textId="77777777" w:rsidR="00D55E82" w:rsidRDefault="00802368">
      <w:pPr>
        <w:pStyle w:val="Heading1"/>
      </w:pPr>
      <w:bookmarkStart w:id="20" w:name="the-2019-annual-deployment-plan"/>
      <w:bookmarkStart w:id="21" w:name="_Toc44506760"/>
      <w:bookmarkEnd w:id="20"/>
      <w:r>
        <w:t>The 2019 Annual Deployment Plan</w:t>
      </w:r>
      <w:bookmarkEnd w:id="21"/>
    </w:p>
    <w:p w14:paraId="76AF1FDE" w14:textId="3B0F588F" w:rsidR="00D55E82" w:rsidRDefault="00802368" w:rsidP="00AD60D2">
      <w:pPr>
        <w:pStyle w:val="FirstParagraph"/>
        <w:ind w:firstLine="480"/>
      </w:pPr>
      <w:r>
        <w:t xml:space="preserve">The following briefly summarizes the final 2019 ADP (NMFS 2018). In general, all vessels that participate in cooperatives or act as catcher-processors or motherships are fully observed at the trip-level and constitute the full-coverage category of the fleet. In 2016, NMFS published new regulations to allow the owner of a trawl catcher vessel to annually request that NMFS place requesting vessels in the full coverage category for all directed fishing for groundfish using trawl gear in the Bering Sea and Aleutian Islands management area (BSAI) in the following calendar year. This regulated process has replaced an interim policy. For the 2019 calendar year, NMFS received and approved requests and placed 18 catcher vessels in the full coverage category for all directed fishing for groundfish using trawl gear in the BSAI management area (NMFS 2018). The NMFS used only the trip-selection method (i.e., no vessel-selection) to assign observers and EM to vessels in the partial-coverage category for 2019. The partial-coverage category includes vessels greater than or equal to 40 feet </w:t>
      </w:r>
      <w:commentRangeStart w:id="22"/>
      <w:commentRangeStart w:id="23"/>
      <w:del w:id="24" w:author="Craig.Faunce" w:date="2020-10-06T10:23:00Z">
        <w:r w:rsidDel="004B5B2C">
          <w:delText>(ft)</w:delText>
        </w:r>
        <w:commentRangeEnd w:id="22"/>
        <w:r w:rsidR="00D405F1" w:rsidDel="004B5B2C">
          <w:rPr>
            <w:rStyle w:val="CommentReference"/>
          </w:rPr>
          <w:commentReference w:id="22"/>
        </w:r>
        <w:commentRangeEnd w:id="23"/>
        <w:r w:rsidR="004B5B2C" w:rsidDel="004B5B2C">
          <w:rPr>
            <w:rStyle w:val="CommentReference"/>
          </w:rPr>
          <w:commentReference w:id="23"/>
        </w:r>
        <w:r w:rsidDel="004B5B2C">
          <w:delText xml:space="preserve"> </w:delText>
        </w:r>
      </w:del>
      <w:r>
        <w:t>length overall (LOA) and not in the full coverage category. There were seven sampling strata in the partial coverage category in 2019:</w:t>
      </w:r>
    </w:p>
    <w:p w14:paraId="37666CE1" w14:textId="6FC37335" w:rsidR="00D55E82" w:rsidRDefault="00802368" w:rsidP="00417ED2">
      <w:pPr>
        <w:pStyle w:val="Compact"/>
        <w:numPr>
          <w:ilvl w:val="0"/>
          <w:numId w:val="1"/>
        </w:numPr>
        <w:spacing w:before="0" w:after="0" w:line="480" w:lineRule="auto"/>
      </w:pPr>
      <w:r>
        <w:t>Hook-and-line vessels</w:t>
      </w:r>
      <w:r w:rsidR="004158F6">
        <w:t xml:space="preserve"> with observers</w:t>
      </w:r>
      <w:r>
        <w:t xml:space="preserve"> (</w:t>
      </w:r>
      <w:r>
        <w:rPr>
          <w:i/>
        </w:rPr>
        <w:t>HAL</w:t>
      </w:r>
      <w:r w:rsidR="00AD60D2">
        <w:t xml:space="preserve"> stratum).</w:t>
      </w:r>
    </w:p>
    <w:p w14:paraId="6F6BB67F" w14:textId="77777777" w:rsidR="00D55E82" w:rsidRDefault="00802368" w:rsidP="00417ED2">
      <w:pPr>
        <w:pStyle w:val="Compact"/>
        <w:numPr>
          <w:ilvl w:val="0"/>
          <w:numId w:val="1"/>
        </w:numPr>
        <w:spacing w:before="0" w:after="0" w:line="480" w:lineRule="auto"/>
      </w:pPr>
      <w:r>
        <w:t>Hook-and-line vessels with EM (</w:t>
      </w:r>
      <w:r>
        <w:rPr>
          <w:i/>
        </w:rPr>
        <w:t>EM HAL</w:t>
      </w:r>
      <w:r w:rsidR="00AD60D2">
        <w:t xml:space="preserve"> stratum).</w:t>
      </w:r>
    </w:p>
    <w:p w14:paraId="12452046" w14:textId="3D558E0C" w:rsidR="00D55E82" w:rsidRDefault="00802368" w:rsidP="00417ED2">
      <w:pPr>
        <w:pStyle w:val="Compact"/>
        <w:numPr>
          <w:ilvl w:val="0"/>
          <w:numId w:val="1"/>
        </w:numPr>
        <w:spacing w:before="0" w:after="0" w:line="480" w:lineRule="auto"/>
      </w:pPr>
      <w:r>
        <w:lastRenderedPageBreak/>
        <w:t>Pot vessels not delivering to tenders</w:t>
      </w:r>
      <w:r w:rsidR="004158F6">
        <w:t xml:space="preserve"> with observers</w:t>
      </w:r>
      <w:r>
        <w:t xml:space="preserve"> (</w:t>
      </w:r>
      <w:r>
        <w:rPr>
          <w:i/>
        </w:rPr>
        <w:t>POT - No Tender</w:t>
      </w:r>
      <w:r w:rsidR="00AD60D2">
        <w:t xml:space="preserve"> stratum).</w:t>
      </w:r>
    </w:p>
    <w:p w14:paraId="00F3D3E8" w14:textId="6DF1F1D0" w:rsidR="00D55E82" w:rsidRDefault="00802368" w:rsidP="00417ED2">
      <w:pPr>
        <w:pStyle w:val="Compact"/>
        <w:numPr>
          <w:ilvl w:val="0"/>
          <w:numId w:val="1"/>
        </w:numPr>
        <w:spacing w:before="0" w:after="0" w:line="480" w:lineRule="auto"/>
      </w:pPr>
      <w:r>
        <w:t>Pot vessels delivering to tenders</w:t>
      </w:r>
      <w:r w:rsidR="004158F6">
        <w:t xml:space="preserve"> with observers</w:t>
      </w:r>
      <w:r>
        <w:t xml:space="preserve"> (</w:t>
      </w:r>
      <w:r>
        <w:rPr>
          <w:i/>
        </w:rPr>
        <w:t>POT - Tender</w:t>
      </w:r>
      <w:r>
        <w:t xml:space="preserve"> stratum).</w:t>
      </w:r>
    </w:p>
    <w:p w14:paraId="251520C8" w14:textId="77777777" w:rsidR="00D55E82" w:rsidRDefault="00802368" w:rsidP="00417ED2">
      <w:pPr>
        <w:pStyle w:val="Compact"/>
        <w:numPr>
          <w:ilvl w:val="0"/>
          <w:numId w:val="1"/>
        </w:numPr>
        <w:spacing w:before="0" w:after="0" w:line="480" w:lineRule="auto"/>
      </w:pPr>
      <w:r>
        <w:t>Pot vessels with EM (</w:t>
      </w:r>
      <w:r>
        <w:rPr>
          <w:i/>
        </w:rPr>
        <w:t>EM POT</w:t>
      </w:r>
      <w:r>
        <w:t xml:space="preserve"> stratum).</w:t>
      </w:r>
    </w:p>
    <w:p w14:paraId="369766A9" w14:textId="287AF6AB" w:rsidR="00D55E82" w:rsidRDefault="00802368" w:rsidP="00417ED2">
      <w:pPr>
        <w:pStyle w:val="Compact"/>
        <w:numPr>
          <w:ilvl w:val="0"/>
          <w:numId w:val="1"/>
        </w:numPr>
        <w:spacing w:before="0" w:after="0" w:line="480" w:lineRule="auto"/>
      </w:pPr>
      <w:r>
        <w:t>Trawl vessels not delivering to tenders</w:t>
      </w:r>
      <w:r w:rsidR="004158F6">
        <w:t xml:space="preserve"> with observers</w:t>
      </w:r>
      <w:r>
        <w:t xml:space="preserve"> (</w:t>
      </w:r>
      <w:r>
        <w:rPr>
          <w:i/>
        </w:rPr>
        <w:t>TRW - No Tender</w:t>
      </w:r>
      <w:r w:rsidR="00AD60D2">
        <w:t xml:space="preserve"> stratum).</w:t>
      </w:r>
    </w:p>
    <w:p w14:paraId="694A23BE" w14:textId="74684594" w:rsidR="00D55E82" w:rsidRDefault="00802368" w:rsidP="00417ED2">
      <w:pPr>
        <w:pStyle w:val="Compact"/>
        <w:numPr>
          <w:ilvl w:val="0"/>
          <w:numId w:val="1"/>
        </w:numPr>
        <w:spacing w:before="0" w:after="0" w:line="480" w:lineRule="auto"/>
      </w:pPr>
      <w:r>
        <w:t>Trawl vessels delivering to tenders</w:t>
      </w:r>
      <w:r w:rsidR="004158F6">
        <w:t xml:space="preserve"> with observers</w:t>
      </w:r>
      <w:r>
        <w:t xml:space="preserve"> (</w:t>
      </w:r>
      <w:r>
        <w:rPr>
          <w:i/>
        </w:rPr>
        <w:t>TRW - Tender</w:t>
      </w:r>
      <w:r>
        <w:t xml:space="preserve"> stratum).</w:t>
      </w:r>
    </w:p>
    <w:p w14:paraId="5C4A16F9" w14:textId="0FC407F6" w:rsidR="00D55E82" w:rsidRDefault="00802368" w:rsidP="00AD60D2">
      <w:pPr>
        <w:pStyle w:val="FirstParagraph"/>
        <w:ind w:firstLine="480"/>
      </w:pPr>
      <w:r>
        <w:t xml:space="preserve">Data collected through EM was first used in catch accounting in 2018, with the inclusion of </w:t>
      </w:r>
      <w:r>
        <w:rPr>
          <w:i/>
        </w:rPr>
        <w:t>EM HAL</w:t>
      </w:r>
      <w:r>
        <w:t xml:space="preserve"> data. In 2019, data from the </w:t>
      </w:r>
      <w:r>
        <w:rPr>
          <w:i/>
        </w:rPr>
        <w:t>EM POT</w:t>
      </w:r>
      <w:r>
        <w:t xml:space="preserve"> stratum were also used in catch accounting. Vessels had to volunteer to participate in the fixed gear EM Program by 1 November 2018. The NMFS then selected vessels to be included in the EM Program following an evaluation of available funding (NMFS 2018, Appendix C). NMFS also sought vessels to participate in EM resea</w:t>
      </w:r>
      <w:r w:rsidR="002B76D7">
        <w:t xml:space="preserve">rch and development activities. In 2019, all vessels </w:t>
      </w:r>
      <w:r>
        <w:t xml:space="preserve">that volunteered for the fixed gear EM Program or EM research activities were selected by the NMFS </w:t>
      </w:r>
      <w:r w:rsidR="002B76D7">
        <w:t xml:space="preserve">and </w:t>
      </w:r>
      <w:r>
        <w:t>not required to carry observers</w:t>
      </w:r>
      <w:r w:rsidR="002B76D7">
        <w:t>,</w:t>
      </w:r>
      <w:r>
        <w:t xml:space="preserve"> but were required to continue to log their fishing trips into the Observer Declare and Deploy System (ODDS). In this report, we attempt to evaluate the deployment of EM onto fixed gear vessels to the same degree as we evaluate the deployment of observers.</w:t>
      </w:r>
    </w:p>
    <w:p w14:paraId="21603E54" w14:textId="77777777" w:rsidR="00D55E82" w:rsidRDefault="00802368">
      <w:pPr>
        <w:pStyle w:val="Heading1"/>
      </w:pPr>
      <w:bookmarkStart w:id="25" w:name="performance-review-objectives"/>
      <w:bookmarkStart w:id="26" w:name="_Toc44506761"/>
      <w:bookmarkEnd w:id="25"/>
      <w:r>
        <w:t>Performance Review Objectives</w:t>
      </w:r>
      <w:bookmarkEnd w:id="26"/>
    </w:p>
    <w:p w14:paraId="0443D743" w14:textId="45CD5810" w:rsidR="00AD60D2" w:rsidRDefault="00802368" w:rsidP="00AD60D2">
      <w:pPr>
        <w:pStyle w:val="FirstParagraph"/>
        <w:ind w:firstLine="720"/>
      </w:pPr>
      <w:r>
        <w:t>The following sections contain the FMSC review of the deployment of observers in 2019 relative to the intended sampling plan and go</w:t>
      </w:r>
      <w:r w:rsidR="00561EAF">
        <w:t>als of the 2019 ADP (NMFS 2018</w:t>
      </w:r>
      <w:r>
        <w:t>). This report identifies where potential mechanisms for biases exist and provides recommendations for further evaluation, including potential improvements to the observer deployment process that should be considered during t</w:t>
      </w:r>
      <w:r w:rsidR="00AD60D2">
        <w:t>he development of the 2021 ADP.</w:t>
      </w:r>
      <w:r w:rsidR="006611B6">
        <w:br/>
      </w:r>
      <w:r w:rsidR="006611B6">
        <w:br/>
      </w:r>
      <w:r w:rsidR="006611B6">
        <w:br/>
      </w:r>
    </w:p>
    <w:p w14:paraId="39A5E867" w14:textId="77777777" w:rsidR="00D55E82" w:rsidRDefault="00802368" w:rsidP="00AD60D2">
      <w:pPr>
        <w:pStyle w:val="FirstParagraph"/>
        <w:ind w:firstLine="720"/>
      </w:pPr>
      <w:r>
        <w:lastRenderedPageBreak/>
        <w:t>The following items from the 2019 ADP have been identified as objectives for evaluation in this report:</w:t>
      </w:r>
    </w:p>
    <w:p w14:paraId="2CD180B3" w14:textId="1A1FA7A6" w:rsidR="00D55E82" w:rsidRDefault="00802368" w:rsidP="00417ED2">
      <w:pPr>
        <w:pStyle w:val="BodyText"/>
        <w:numPr>
          <w:ilvl w:val="0"/>
          <w:numId w:val="24"/>
        </w:numPr>
      </w:pPr>
      <w:r>
        <w:t xml:space="preserve">Deploy </w:t>
      </w:r>
      <w:r w:rsidR="00BA6D5A">
        <w:t xml:space="preserve">observers </w:t>
      </w:r>
      <w:r>
        <w:t>for the planned number of sea days. This objective will be considered to be met if the actual number of sea days expended falls within the range of values from simulated sampling provided in the 2019 ADP. The Observer Program’s budget was expected to cover 3,110 days in 2019.</w:t>
      </w:r>
    </w:p>
    <w:p w14:paraId="7C431F3A" w14:textId="7306C64B" w:rsidR="00D55E82" w:rsidRDefault="00802368" w:rsidP="00417ED2">
      <w:pPr>
        <w:pStyle w:val="BodyText"/>
        <w:numPr>
          <w:ilvl w:val="0"/>
          <w:numId w:val="24"/>
        </w:numPr>
      </w:pPr>
      <w:r>
        <w:t xml:space="preserve">Deploy </w:t>
      </w:r>
      <w:r w:rsidR="00BA6D5A">
        <w:t xml:space="preserve">observers and EM </w:t>
      </w:r>
      <w:r>
        <w:t xml:space="preserve">at the coverage rates specified in the 2019 ADP. Following the 2019 ADP, ODDS was programmed to randomly select logged trips at a rate of 23.70% in the </w:t>
      </w:r>
      <w:r>
        <w:rPr>
          <w:i/>
        </w:rPr>
        <w:t>TRW - No Tender</w:t>
      </w:r>
      <w:r>
        <w:t xml:space="preserve"> stratum, 17.71% in the </w:t>
      </w:r>
      <w:r>
        <w:rPr>
          <w:i/>
        </w:rPr>
        <w:t>HAL</w:t>
      </w:r>
      <w:r>
        <w:t xml:space="preserve"> stratum, 15.43% in the </w:t>
      </w:r>
      <w:r>
        <w:rPr>
          <w:i/>
        </w:rPr>
        <w:t>POT - No Tender</w:t>
      </w:r>
      <w:r>
        <w:t xml:space="preserve"> stratum, 27.12% in the </w:t>
      </w:r>
      <w:r>
        <w:rPr>
          <w:i/>
        </w:rPr>
        <w:t>TRW - Tender</w:t>
      </w:r>
      <w:r>
        <w:t xml:space="preserve"> stratum, 16.11% in the </w:t>
      </w:r>
      <w:r>
        <w:rPr>
          <w:i/>
        </w:rPr>
        <w:t>POT - Tender</w:t>
      </w:r>
      <w:r>
        <w:t xml:space="preserve"> stratum, and 30% in the EM strata. Under a randomized deployment scheme, these partial coverage selection rates are expected to be within a 95% confidence interval computed from the realized coverage rates</w:t>
      </w:r>
      <w:r w:rsidR="00BA6D5A">
        <w:t>.</w:t>
      </w:r>
    </w:p>
    <w:p w14:paraId="3611E9DC" w14:textId="46FC492F" w:rsidR="00D55E82" w:rsidRDefault="00802368" w:rsidP="00417ED2">
      <w:pPr>
        <w:pStyle w:val="BodyText"/>
        <w:numPr>
          <w:ilvl w:val="0"/>
          <w:numId w:val="24"/>
        </w:numPr>
      </w:pPr>
      <w:r>
        <w:t>Collect tissue samples from Chinook and chum salmon</w:t>
      </w:r>
      <w:r w:rsidR="00BA6D5A">
        <w:t xml:space="preserve"> bycatch</w:t>
      </w:r>
      <w:r>
        <w:t xml:space="preserve"> as specified in the 2019 Observer Sampling Manual to </w:t>
      </w:r>
      <w:r w:rsidR="00BA6D5A">
        <w:t xml:space="preserve">support genetic analysis and </w:t>
      </w:r>
      <w:r>
        <w:t xml:space="preserve">identify stock of origin. </w:t>
      </w:r>
    </w:p>
    <w:p w14:paraId="68456513" w14:textId="34A4D230" w:rsidR="00D55E82" w:rsidRDefault="00BA6D5A" w:rsidP="00417ED2">
      <w:pPr>
        <w:pStyle w:val="BodyText"/>
        <w:numPr>
          <w:ilvl w:val="0"/>
          <w:numId w:val="24"/>
        </w:numPr>
      </w:pPr>
      <w:r>
        <w:t>C</w:t>
      </w:r>
      <w:r w:rsidR="00802368">
        <w:t>ollect observer and EM samples that are representative of the entire fishing fleet (observed and monitored trips are equivalent to unobserved and unmonitored trips within a stratum). Evaluation of this objective is focused on the randomization of observer and EM deployments into primary sampling units, and how departures from a random sample affect data quality.</w:t>
      </w:r>
    </w:p>
    <w:p w14:paraId="49438708" w14:textId="77777777" w:rsidR="00D55E82" w:rsidRDefault="00802368">
      <w:pPr>
        <w:pStyle w:val="Heading2"/>
      </w:pPr>
      <w:bookmarkStart w:id="27" w:name="observer-deployment-performance-metrics"/>
      <w:bookmarkStart w:id="28" w:name="_Toc44506762"/>
      <w:bookmarkEnd w:id="27"/>
      <w:r>
        <w:t>Observer Deployment Performance Metrics</w:t>
      </w:r>
      <w:bookmarkEnd w:id="28"/>
    </w:p>
    <w:p w14:paraId="3EA024C8" w14:textId="5BC8409B" w:rsidR="00D55E82" w:rsidRDefault="00802368" w:rsidP="00C61157">
      <w:pPr>
        <w:pStyle w:val="FirstParagraph"/>
        <w:ind w:firstLine="720"/>
      </w:pPr>
      <w:r>
        <w:t>Performance metrics have been developed to assess whether the trip-selection process (through the implementation of the 2019 ADP) provides a representative sample of fishing trips in the North Pacific in 2019. These metrics reflect four mechanisms that can impact the quality of the data: sample frame discrepancies, non-response, differences in trip characteristics, and sample size.</w:t>
      </w:r>
      <w:r w:rsidR="006611B6">
        <w:br/>
      </w:r>
    </w:p>
    <w:p w14:paraId="20AFF58F" w14:textId="77777777" w:rsidR="00D55E82" w:rsidRDefault="00802368" w:rsidP="00C61157">
      <w:pPr>
        <w:pStyle w:val="BodyText"/>
        <w:ind w:firstLine="480"/>
      </w:pPr>
      <w:r>
        <w:lastRenderedPageBreak/>
        <w:t>The performance metrics used in this evaluation are as follows:</w:t>
      </w:r>
    </w:p>
    <w:p w14:paraId="196C2DD1" w14:textId="77777777" w:rsidR="00D55E82" w:rsidRDefault="00802368" w:rsidP="00417ED2">
      <w:pPr>
        <w:pStyle w:val="Compact"/>
        <w:numPr>
          <w:ilvl w:val="0"/>
          <w:numId w:val="2"/>
        </w:numPr>
        <w:spacing w:line="480" w:lineRule="auto"/>
        <w:ind w:left="1170" w:hanging="450"/>
      </w:pPr>
      <w:r>
        <w:t>Deployment rates for each stratum: This is the basic level of evaluation for comparing targeted and achieved sampling rates, where sampling strata are partitions of the entire population about which we want to make inferences (e.g., generate estimates of catch). Implementation challenges can be identified in this step, such as sample frame inadequacy, selection biases, and issues with sample unit definitions. Specifically, this section assesses the following:</w:t>
      </w:r>
    </w:p>
    <w:p w14:paraId="66266D9C" w14:textId="77777777" w:rsidR="00D55E82" w:rsidRDefault="00802368" w:rsidP="00417ED2">
      <w:pPr>
        <w:pStyle w:val="Compact"/>
        <w:numPr>
          <w:ilvl w:val="1"/>
          <w:numId w:val="3"/>
        </w:numPr>
        <w:spacing w:line="480" w:lineRule="auto"/>
        <w:ind w:left="1890" w:hanging="450"/>
      </w:pPr>
      <w:r>
        <w:t>Sample rates and number of samples relative to intended values.</w:t>
      </w:r>
    </w:p>
    <w:p w14:paraId="6B47ECD6" w14:textId="77777777" w:rsidR="00D55E82" w:rsidRDefault="00802368" w:rsidP="00417ED2">
      <w:pPr>
        <w:pStyle w:val="Compact"/>
        <w:numPr>
          <w:ilvl w:val="1"/>
          <w:numId w:val="4"/>
        </w:numPr>
        <w:spacing w:line="480" w:lineRule="auto"/>
        <w:ind w:left="1890" w:hanging="450"/>
      </w:pPr>
      <w:r>
        <w:t>Quantification of under- and over-coverage rates (sample frame discrepancies). Over-coverage of a population occurs when the sample frame includes elements that are not part of the target population. When these elements are included in the random sample, effort (time, cost) is expended needlessly. Under-coverage results from having a sample frame that does not include a portion of the target population which can lead to biased data if that portion of the population differs from the population included in the sample frame.</w:t>
      </w:r>
    </w:p>
    <w:p w14:paraId="4155AE8D" w14:textId="77777777" w:rsidR="00D55E82" w:rsidRDefault="00802368" w:rsidP="00417ED2">
      <w:pPr>
        <w:pStyle w:val="Compact"/>
        <w:numPr>
          <w:ilvl w:val="1"/>
          <w:numId w:val="5"/>
        </w:numPr>
        <w:spacing w:line="480" w:lineRule="auto"/>
        <w:ind w:left="1890" w:hanging="450"/>
      </w:pPr>
      <w:r>
        <w:t>Non-response rates. Non-response occurs when randomly selected elements (trips or vessels) are not actually sampled. If these trips or vessels have different fishing behavior (e.g., catch, areas fished) than the rest of the population, the data collected will not represent the entire fleet (non-response bias).</w:t>
      </w:r>
    </w:p>
    <w:p w14:paraId="0F1624C7" w14:textId="77777777" w:rsidR="00D55E82" w:rsidRDefault="00802368" w:rsidP="00417ED2">
      <w:pPr>
        <w:pStyle w:val="Compact"/>
        <w:numPr>
          <w:ilvl w:val="0"/>
          <w:numId w:val="6"/>
        </w:numPr>
        <w:spacing w:line="480" w:lineRule="auto"/>
        <w:ind w:left="1170" w:hanging="450"/>
      </w:pPr>
      <w:r>
        <w:t>Representativeness of the sample: Randomized sampling is a method used to ensure that the results of sampling reflect the underlying population. Departures from randomization can lead to non-representative data and hence potential bias in estimates of the parameters of interest. A randomized sample design is expected to achieve a rate of monitored events that is similar across both space and time. Representativeness of the sample was divided into three separate components:</w:t>
      </w:r>
    </w:p>
    <w:p w14:paraId="5F8D99B1" w14:textId="77777777" w:rsidR="00D55E82" w:rsidRDefault="00802368" w:rsidP="00417ED2">
      <w:pPr>
        <w:pStyle w:val="Compact"/>
        <w:numPr>
          <w:ilvl w:val="1"/>
          <w:numId w:val="7"/>
        </w:numPr>
        <w:spacing w:line="480" w:lineRule="auto"/>
        <w:ind w:left="1890" w:hanging="450"/>
      </w:pPr>
      <w:r>
        <w:lastRenderedPageBreak/>
        <w:t>Temporal representativeness</w:t>
      </w:r>
    </w:p>
    <w:p w14:paraId="564E0C5E" w14:textId="77777777" w:rsidR="00D55E82" w:rsidRDefault="00802368" w:rsidP="00417ED2">
      <w:pPr>
        <w:pStyle w:val="Compact"/>
        <w:numPr>
          <w:ilvl w:val="2"/>
          <w:numId w:val="8"/>
        </w:numPr>
        <w:spacing w:line="480" w:lineRule="auto"/>
        <w:ind w:left="2610" w:hanging="450"/>
      </w:pPr>
      <w:r>
        <w:t>Effort plots: plots of expected and actual monitoring effort over time. Areas where these two lines deviate from each other are indicative of periods with differential realized sample rates (and potential temporal bias).</w:t>
      </w:r>
    </w:p>
    <w:p w14:paraId="0B3D4FAA" w14:textId="77777777" w:rsidR="00D55E82" w:rsidRDefault="00802368" w:rsidP="00417ED2">
      <w:pPr>
        <w:pStyle w:val="Compact"/>
        <w:numPr>
          <w:ilvl w:val="1"/>
          <w:numId w:val="9"/>
        </w:numPr>
        <w:spacing w:line="480" w:lineRule="auto"/>
        <w:ind w:left="1890" w:hanging="450"/>
      </w:pPr>
      <w:r>
        <w:t>Spatial representativeness</w:t>
      </w:r>
    </w:p>
    <w:p w14:paraId="4A25D43F" w14:textId="77777777" w:rsidR="00D55E82" w:rsidRDefault="00802368" w:rsidP="00417ED2">
      <w:pPr>
        <w:pStyle w:val="Compact"/>
        <w:numPr>
          <w:ilvl w:val="2"/>
          <w:numId w:val="10"/>
        </w:numPr>
        <w:spacing w:line="480" w:lineRule="auto"/>
        <w:ind w:left="2610" w:hanging="450"/>
      </w:pPr>
      <w:r>
        <w:t>Maps: Maps provide a visual depiction of the spatial distribution of monitoring coverage relative to effort in each partial coverage stratum, as well as where low or high coverage rates occurred.</w:t>
      </w:r>
    </w:p>
    <w:p w14:paraId="284C442A" w14:textId="77777777" w:rsidR="00D55E82" w:rsidRDefault="00802368" w:rsidP="00417ED2">
      <w:pPr>
        <w:pStyle w:val="Compact"/>
        <w:numPr>
          <w:ilvl w:val="2"/>
          <w:numId w:val="11"/>
        </w:numPr>
        <w:spacing w:line="480" w:lineRule="auto"/>
        <w:ind w:left="2610" w:hanging="450"/>
      </w:pPr>
      <w:r>
        <w:t>Probability of monitoring a fewer or greater number of trips within an area than would be expected given the realized sample rate for the entire stratum. These data are used to identify departures from anticipated sampling rates.</w:t>
      </w:r>
    </w:p>
    <w:p w14:paraId="10DFB97B" w14:textId="77777777" w:rsidR="00D55E82" w:rsidRDefault="00802368" w:rsidP="00417ED2">
      <w:pPr>
        <w:pStyle w:val="Compact"/>
        <w:numPr>
          <w:ilvl w:val="1"/>
          <w:numId w:val="12"/>
        </w:numPr>
        <w:spacing w:line="480" w:lineRule="auto"/>
        <w:ind w:left="1890" w:hanging="450"/>
      </w:pPr>
      <w:r>
        <w:t>Representativeness of trip characteristics</w:t>
      </w:r>
    </w:p>
    <w:p w14:paraId="71DB5C54" w14:textId="77777777" w:rsidR="00D55E82" w:rsidRDefault="00802368" w:rsidP="00417ED2">
      <w:pPr>
        <w:pStyle w:val="Compact"/>
        <w:numPr>
          <w:ilvl w:val="2"/>
          <w:numId w:val="13"/>
        </w:numPr>
        <w:spacing w:line="480" w:lineRule="auto"/>
        <w:ind w:left="2610" w:hanging="450"/>
      </w:pPr>
      <w:r>
        <w:t>Consistency of trip characteristics for monitored and unmonitored portions of the stratum. These metrics are based, in part, on the availability of data for both monitored and unmonitored fishing activities; for example, data that are reported for all trips on landing reports. Attributes tested in this report include the following:</w:t>
      </w:r>
    </w:p>
    <w:p w14:paraId="0771E8A6" w14:textId="77777777" w:rsidR="00D55E82" w:rsidRDefault="00802368" w:rsidP="00417ED2">
      <w:pPr>
        <w:pStyle w:val="Compact"/>
        <w:numPr>
          <w:ilvl w:val="3"/>
          <w:numId w:val="14"/>
        </w:numPr>
        <w:spacing w:line="480" w:lineRule="auto"/>
        <w:ind w:left="3330" w:hanging="450"/>
      </w:pPr>
      <w:r>
        <w:t>Trip duration (days).</w:t>
      </w:r>
    </w:p>
    <w:p w14:paraId="37F6CB99" w14:textId="77777777" w:rsidR="00D55E82" w:rsidRDefault="00802368" w:rsidP="00417ED2">
      <w:pPr>
        <w:pStyle w:val="Compact"/>
        <w:numPr>
          <w:ilvl w:val="3"/>
          <w:numId w:val="15"/>
        </w:numPr>
        <w:spacing w:line="480" w:lineRule="auto"/>
        <w:ind w:left="3330" w:hanging="450"/>
      </w:pPr>
      <w:r>
        <w:t>Vessel length (feet).</w:t>
      </w:r>
    </w:p>
    <w:p w14:paraId="11ED7544" w14:textId="77777777" w:rsidR="00D55E82" w:rsidRDefault="00802368" w:rsidP="00417ED2">
      <w:pPr>
        <w:pStyle w:val="Compact"/>
        <w:numPr>
          <w:ilvl w:val="3"/>
          <w:numId w:val="16"/>
        </w:numPr>
        <w:spacing w:line="480" w:lineRule="auto"/>
        <w:ind w:left="3330" w:hanging="450"/>
      </w:pPr>
      <w:r>
        <w:t>The number of NMFS Areas visited during the trip.</w:t>
      </w:r>
    </w:p>
    <w:p w14:paraId="5DB86C85" w14:textId="77777777" w:rsidR="00D55E82" w:rsidRDefault="00802368" w:rsidP="00417ED2">
      <w:pPr>
        <w:pStyle w:val="Compact"/>
        <w:numPr>
          <w:ilvl w:val="3"/>
          <w:numId w:val="17"/>
        </w:numPr>
        <w:spacing w:line="480" w:lineRule="auto"/>
        <w:ind w:left="3330" w:hanging="450"/>
      </w:pPr>
      <w:r>
        <w:t>The amount of landed catch (metric tons).</w:t>
      </w:r>
    </w:p>
    <w:p w14:paraId="07281AB6" w14:textId="77777777" w:rsidR="00D55E82" w:rsidRDefault="00802368" w:rsidP="00417ED2">
      <w:pPr>
        <w:pStyle w:val="Compact"/>
        <w:numPr>
          <w:ilvl w:val="3"/>
          <w:numId w:val="18"/>
        </w:numPr>
        <w:spacing w:line="480" w:lineRule="auto"/>
        <w:ind w:left="3330" w:hanging="450"/>
      </w:pPr>
      <w:r>
        <w:t>The number of species in the landed catch (also known as species richness).</w:t>
      </w:r>
    </w:p>
    <w:p w14:paraId="28957D47" w14:textId="7904E740" w:rsidR="00D55E82" w:rsidRDefault="00802368" w:rsidP="00417ED2">
      <w:pPr>
        <w:pStyle w:val="Compact"/>
        <w:numPr>
          <w:ilvl w:val="3"/>
          <w:numId w:val="19"/>
        </w:numPr>
        <w:spacing w:line="480" w:lineRule="auto"/>
        <w:ind w:left="3330" w:hanging="450"/>
      </w:pPr>
      <w:r>
        <w:lastRenderedPageBreak/>
        <w:t>The proportion of the total landed catch that was due to the most prevalent species (pMax, an inverse measure of species diversity where an increase in pMax indicates a decline in diversity).</w:t>
      </w:r>
    </w:p>
    <w:p w14:paraId="09F3D960" w14:textId="77777777" w:rsidR="00D55E82" w:rsidRDefault="00802368" w:rsidP="00417ED2">
      <w:pPr>
        <w:pStyle w:val="Compact"/>
        <w:numPr>
          <w:ilvl w:val="0"/>
          <w:numId w:val="20"/>
        </w:numPr>
        <w:spacing w:line="480" w:lineRule="auto"/>
        <w:ind w:left="1170" w:hanging="450"/>
      </w:pPr>
      <w:r>
        <w:t>Adequacy of sample size: A well-designed sampling program will have a sample large enough to reasonably ensure that the characteristics of interest in the entire target population are represented in the data. Whether the sample size collected was adequate was determined through an examination of the probability of deploying observers at the implemented rate and having no monitoring coverage in one or more cells (e.g., defined by NMFS Reporting Area and strata).</w:t>
      </w:r>
    </w:p>
    <w:p w14:paraId="6AE6DD69" w14:textId="77777777" w:rsidR="00D55E82" w:rsidRDefault="00802368" w:rsidP="00C61157">
      <w:pPr>
        <w:pStyle w:val="FirstParagraph"/>
        <w:ind w:firstLine="720"/>
      </w:pPr>
      <w:r>
        <w:t xml:space="preserve">Although these metrics can identify places where observed results differ from expectations, it is ultimately a subjective decision as to whether or not these differences are substantial enough to have management implications. This holds true even for tests that have associated </w:t>
      </w:r>
      <w:r w:rsidRPr="00B95BD1">
        <w:rPr>
          <w:i/>
        </w:rPr>
        <w:t>p</w:t>
      </w:r>
      <w:r>
        <w:t>-values. Additionally, our focus on landed catch is due to the fact that total catch is comprised of retained and discarded portions, and since discarded catch is not available from unmonitored trips, landed catch represents the only portion of the catch that is available from all trips.</w:t>
      </w:r>
    </w:p>
    <w:p w14:paraId="35C9056C" w14:textId="77777777" w:rsidR="00D55E82" w:rsidRDefault="00802368">
      <w:pPr>
        <w:pStyle w:val="Heading1"/>
      </w:pPr>
      <w:bookmarkStart w:id="29" w:name="changes-to-this-report-from-last-year"/>
      <w:bookmarkStart w:id="30" w:name="_Toc44506763"/>
      <w:bookmarkEnd w:id="29"/>
      <w:r>
        <w:t>Changes to This Report from Last Year</w:t>
      </w:r>
      <w:bookmarkEnd w:id="30"/>
    </w:p>
    <w:p w14:paraId="7BE1D8DF" w14:textId="240538D4" w:rsidR="00D55E82" w:rsidRDefault="00802368" w:rsidP="00C61157">
      <w:pPr>
        <w:pStyle w:val="FirstParagraph"/>
        <w:ind w:firstLine="720"/>
      </w:pPr>
      <w:r>
        <w:t xml:space="preserve">This year we made several updates to our analyses. These include two major and several minor changes. The first major change this year is the addition of a new analysis of data gaps (Appendix B). Following the methods used in the gap analysis in Appendix C of the Draft 2020 Annual Deployment Plan (NMFS 2019a), Appendix B serves to evaluate the extent to which monitoring coverage within deployment strata was distributed proportionately to post-strata defined by </w:t>
      </w:r>
      <w:r w:rsidR="001D280C">
        <w:t>Fishery Management Plan Area (</w:t>
      </w:r>
      <w:r>
        <w:t>FMP</w:t>
      </w:r>
      <w:r w:rsidR="001D280C">
        <w:t>)</w:t>
      </w:r>
      <w:r>
        <w:t xml:space="preserve"> and trip target (predominant species) by evaluating the spatiotemporal proximity of monitored trips to unmonitored trips and assesses the likelihood of acquiring the achieved coverage in 2019 given the assumption of random deployment. It is the intent that elements of this Appendix be </w:t>
      </w:r>
      <w:r>
        <w:lastRenderedPageBreak/>
        <w:t xml:space="preserve">included in future Annual Reports. The second major change is how we calculate </w:t>
      </w:r>
      <w:r w:rsidRPr="00B95BD1">
        <w:rPr>
          <w:i/>
        </w:rPr>
        <w:t>p</w:t>
      </w:r>
      <w:r>
        <w:t xml:space="preserve">-values in the permutation tests that assess whether or not observed or unobserved trips were different in a given metric. In recognition that these tests are not independent within a stratum, this year we adjust </w:t>
      </w:r>
      <w:r w:rsidRPr="00B95BD1">
        <w:rPr>
          <w:i/>
        </w:rPr>
        <w:t>p</w:t>
      </w:r>
      <w:r>
        <w:t xml:space="preserve">-values to account for multiple comparisons by multiplying by the number of tests performed. </w:t>
      </w:r>
      <w:r w:rsidR="00AE6F83">
        <w:t>Thus</w:t>
      </w:r>
      <w:r>
        <w:t xml:space="preserve"> we inflate each </w:t>
      </w:r>
      <w:r w:rsidRPr="00B95BD1">
        <w:rPr>
          <w:i/>
        </w:rPr>
        <w:t>p</w:t>
      </w:r>
      <w:r>
        <w:t xml:space="preserve">-value </w:t>
      </w:r>
      <w:r w:rsidR="00AE6F83">
        <w:t>to reduce</w:t>
      </w:r>
      <w:r>
        <w:t xml:space="preserve"> the chances of making a false interpretation of differences where there are none. This is known as a Bonferroni adjustment, and is also applied to permutation test </w:t>
      </w:r>
      <w:r w:rsidRPr="00B95BD1">
        <w:rPr>
          <w:i/>
        </w:rPr>
        <w:t>p</w:t>
      </w:r>
      <w:r>
        <w:t xml:space="preserve">-values in Appendix A. </w:t>
      </w:r>
      <w:r w:rsidR="00AE6F83">
        <w:t xml:space="preserve">Results now focus </w:t>
      </w:r>
      <w:r>
        <w:t>on only large differences. Minor changes to the tables in this chapter include the addition of a table showing the average review times f</w:t>
      </w:r>
      <w:r w:rsidR="00B95BD1">
        <w:t>or fixed gear EM video</w:t>
      </w:r>
      <w:r w:rsidR="0066023C">
        <w:t xml:space="preserve">, </w:t>
      </w:r>
      <w:r>
        <w:t>the realized cost of the partial coverage monitoring program in dollars with the expecte</w:t>
      </w:r>
      <w:r w:rsidR="00B95BD1">
        <w:t>d cost of the program</w:t>
      </w:r>
      <w:r w:rsidR="0066023C">
        <w:t xml:space="preserve">, </w:t>
      </w:r>
      <w:r>
        <w:t>and more information on when trips in ODDS were selected due to the cancel</w:t>
      </w:r>
      <w:r w:rsidR="00B95BD1">
        <w:t>lation of prior trips</w:t>
      </w:r>
      <w:r>
        <w:t>.</w:t>
      </w:r>
    </w:p>
    <w:p w14:paraId="2249DEA5" w14:textId="77777777" w:rsidR="00D55E82" w:rsidRDefault="00802368">
      <w:pPr>
        <w:pStyle w:val="Heading1"/>
      </w:pPr>
      <w:bookmarkStart w:id="31" w:name="evaluation-of-deployment-in-2019"/>
      <w:bookmarkStart w:id="32" w:name="_Toc44506764"/>
      <w:bookmarkEnd w:id="31"/>
      <w:r>
        <w:t>Evaluation of Deployment in 2019</w:t>
      </w:r>
      <w:bookmarkEnd w:id="32"/>
    </w:p>
    <w:p w14:paraId="06EF2EB2" w14:textId="77777777" w:rsidR="00D55E82" w:rsidRDefault="00802368" w:rsidP="00C61157">
      <w:pPr>
        <w:pStyle w:val="FirstParagraph"/>
        <w:ind w:firstLine="720"/>
      </w:pPr>
      <w:r>
        <w:t xml:space="preserve">The deployment of observers into the 2019 Federal fisheries in Alaska is primarily evaluated at the level of the deployment stratum because each stratum is defined by a different sampling rate or by a different monitoring method (e.g., observers and EM). In this document, trips in the </w:t>
      </w:r>
      <w:r>
        <w:rPr>
          <w:i/>
        </w:rPr>
        <w:t>EM HAL</w:t>
      </w:r>
      <w:r>
        <w:t xml:space="preserve"> and </w:t>
      </w:r>
      <w:r>
        <w:rPr>
          <w:i/>
        </w:rPr>
        <w:t>EM POT</w:t>
      </w:r>
      <w:r>
        <w:t xml:space="preserve"> strata are considered successfully monitored if at least some video was reviewed from a trip. The rationale for defining monitored trips this way is that it is most similar to the way in which trips in other strata are considered observed (i.e., irrespective of whether or not haul information or usable species composition data were collected).</w:t>
      </w:r>
    </w:p>
    <w:p w14:paraId="20DF1278" w14:textId="77777777" w:rsidR="00D55E82" w:rsidRDefault="00802368">
      <w:pPr>
        <w:pStyle w:val="Heading2"/>
      </w:pPr>
      <w:bookmarkStart w:id="33" w:name="evaluating-effort-predictions"/>
      <w:bookmarkStart w:id="34" w:name="_Toc44506765"/>
      <w:bookmarkEnd w:id="33"/>
      <w:r>
        <w:t>Evaluating Effort Predictions</w:t>
      </w:r>
      <w:bookmarkEnd w:id="34"/>
    </w:p>
    <w:p w14:paraId="28D45B17" w14:textId="77777777" w:rsidR="00D55E82" w:rsidRDefault="00802368" w:rsidP="00C61157">
      <w:pPr>
        <w:pStyle w:val="FirstParagraph"/>
        <w:ind w:firstLine="720"/>
      </w:pPr>
      <w:r>
        <w:t xml:space="preserve">Each year, the NMFS sets an annual budget for the Observer Program in terms of cost and observer days. The partial coverage observer day budget for 2019 was set at $4,452,623 and 3,110 days in the 2019 ADP, and the NMFS expected to spend $4,342,097 observing 3,109 days (NMFS 2018). The expected number of observer days is determined by the expected number of fishing days and the rate at </w:t>
      </w:r>
      <w:r>
        <w:lastRenderedPageBreak/>
        <w:t>which trips are selected for coverage. The number of fishing days expected to occur in 2019 was estimated using data on annual fishing effort from 2013 to 2018 (Ganz and Faunce 2019). Based on simulations using trip durations from 2017 and 2018, the NMFS then set selection rates so that the average cost from simulations was equal to the available budget (NMFS 2018).</w:t>
      </w:r>
    </w:p>
    <w:p w14:paraId="75B73E7E" w14:textId="0EAEA284" w:rsidR="00D55E82" w:rsidRDefault="00802368" w:rsidP="00C61157">
      <w:pPr>
        <w:pStyle w:val="BodyText"/>
        <w:ind w:firstLine="720"/>
      </w:pPr>
      <w:r>
        <w:t>In 2019, the FMA paid for 3,31</w:t>
      </w:r>
      <w:r w:rsidR="005B47EA">
        <w:t>5.5</w:t>
      </w:r>
      <w:r>
        <w:t xml:space="preserve"> observer days, which was 6.6 % greater than predicted by the average simulation, but well within the range of possibilities predicted in the 2019 ADP (</w:t>
      </w:r>
      <w:r w:rsidR="000B1D84">
        <w:t>Fig.</w:t>
      </w:r>
      <w:r>
        <w:t xml:space="preserve"> 1, top panel). This is explained by the fact that there was more effort in </w:t>
      </w:r>
      <w:r>
        <w:rPr>
          <w:i/>
        </w:rPr>
        <w:t>HAL</w:t>
      </w:r>
      <w:r>
        <w:t xml:space="preserve">, </w:t>
      </w:r>
      <w:r>
        <w:rPr>
          <w:i/>
        </w:rPr>
        <w:t>POT – Tender</w:t>
      </w:r>
      <w:r>
        <w:t xml:space="preserve">, and </w:t>
      </w:r>
      <w:r>
        <w:rPr>
          <w:i/>
        </w:rPr>
        <w:t>TRW – Tender</w:t>
      </w:r>
      <w:r>
        <w:t xml:space="preserve"> than expected (Table 1). Despite observing more days than predicted, expenditures for partial observer coverage were </w:t>
      </w:r>
      <w:r w:rsidRPr="000770A8">
        <w:t>under</w:t>
      </w:r>
      <w:r>
        <w:t xml:space="preserve"> budget (</w:t>
      </w:r>
      <w:r w:rsidR="000B1D84">
        <w:t>Fig.</w:t>
      </w:r>
      <w:r>
        <w:t xml:space="preserve"> 1, bottom panel). This resulted because the cost of a partial coverage observer day in 2019 was less than the expected cost that was estimated in the 2019 ADP.</w:t>
      </w:r>
    </w:p>
    <w:p w14:paraId="11E5705F" w14:textId="51B8C337" w:rsidR="00D55E82" w:rsidRDefault="00802368">
      <w:pPr>
        <w:pStyle w:val="Heading1"/>
      </w:pPr>
      <w:bookmarkStart w:id="35" w:name="performance-of-the-observer-declare-and-"/>
      <w:bookmarkStart w:id="36" w:name="_Toc44506766"/>
      <w:bookmarkEnd w:id="35"/>
      <w:r>
        <w:t xml:space="preserve">Performance of the Observer Declare and Deploy System </w:t>
      </w:r>
      <w:r w:rsidR="006611B6">
        <w:br/>
      </w:r>
      <w:r>
        <w:t>in Trip-Selection</w:t>
      </w:r>
      <w:bookmarkEnd w:id="36"/>
    </w:p>
    <w:p w14:paraId="2A14A516" w14:textId="2196A132" w:rsidR="00D55E82" w:rsidRDefault="00802368" w:rsidP="00B7426F">
      <w:pPr>
        <w:pStyle w:val="FirstParagraph"/>
        <w:ind w:firstLine="720"/>
      </w:pPr>
      <w:r>
        <w:t xml:space="preserve">The random selection of trips for monitoring is made by the ODDS for logged trips within the observer and EM trip selection pools. The ODDS generates a random number according to the pre-determined rates and assigns each logged trip to either “selected to be monitored” (selected) or “not selected to be monitored” (not selected) categories. </w:t>
      </w:r>
      <w:r w:rsidR="006C715F">
        <w:t>The</w:t>
      </w:r>
      <w:r>
        <w:t xml:space="preserve"> NMFS </w:t>
      </w:r>
      <w:r w:rsidR="00F47C3F">
        <w:t xml:space="preserve">monitoring </w:t>
      </w:r>
      <w:r>
        <w:t>provider</w:t>
      </w:r>
      <w:r w:rsidR="006C715F">
        <w:t>s</w:t>
      </w:r>
      <w:r>
        <w:t xml:space="preserve"> ha</w:t>
      </w:r>
      <w:r w:rsidR="006C715F">
        <w:t>ve</w:t>
      </w:r>
      <w:r>
        <w:t xml:space="preserve"> access to all selected trip information necessary to </w:t>
      </w:r>
      <w:r w:rsidR="006C715F">
        <w:t xml:space="preserve">facilitate </w:t>
      </w:r>
      <w:r>
        <w:t>logistics. Up to three trips may be logged in advance of fishing to provide industry users with flexibility to accommodate their fishing operations.</w:t>
      </w:r>
    </w:p>
    <w:p w14:paraId="750DF5C9" w14:textId="71CE1213" w:rsidR="00D55E82" w:rsidRDefault="00802368" w:rsidP="00B7426F">
      <w:pPr>
        <w:pStyle w:val="BodyText"/>
        <w:ind w:firstLine="720"/>
      </w:pPr>
      <w:r>
        <w:t xml:space="preserve">Logged trips have different dispositions. When initially logged, trips are considered pending and can be either closed or cancelled. </w:t>
      </w:r>
      <w:r w:rsidR="005B4292">
        <w:t>Whether c</w:t>
      </w:r>
      <w:r>
        <w:t xml:space="preserve">hanges can be made by the user (person logging the trip) or must be made by the monitoring provider (or the NMFS) depends on whether or not the trip is selected to be monitored, the stratum the trip belongs to, and the timing of the activity. Trips can be closed (marked as complete) by the ODDS user after the planned trip departure date by either entering the dates of the trip </w:t>
      </w:r>
      <w:r>
        <w:lastRenderedPageBreak/>
        <w:t xml:space="preserve">and the port processor of the landing, or by selecting from a list of pre-populated landing reports. For partial coverage strata monitored by observers, the observer provider is given 72 hours prior to the trip start to provide for an observer to board the vessel. While a trip may be entered into ODDS that is scheduled to start earlier than 72 hours from the time of entry, if selected for observer coverage, the observer provider can opt to delay the start of the trip up to, but not exceeding 72 hours from the time of trip entry. This helps protect the observer provider from the high cost of deploying an observer with short notice. The vessel operator is protected as well by guaranteeing the assigned observer to the vessel up to 48 hours past the planned start of the fishing trip. This rule helps ensure that an observer is available to the boat in case of unforeseen events such as weather. If, however, the trip start date and time has passed by more than 48 hours, then the observer provider can cancel the trip and release the observer from the vessel and trip, and the vessel would need to log a new trip with a new 72-hour notice in place prior to fishing. These ‘forced cancellations’ are not present in trips that are not selected for observation since the logging, closing, or cancellation of the trip is entirely under vessel control. The vessel operator may change the dates of a logged trip regardless of selection status prior to, or in lieu of cancellation. However, trips that have not been closed at the end of the calendar year are automatically cancelled by the ODDS to prevent </w:t>
      </w:r>
      <w:r w:rsidR="004125A8">
        <w:t>past</w:t>
      </w:r>
      <w:r>
        <w:t xml:space="preserve"> trips from affecting the deployment rates set for the </w:t>
      </w:r>
      <w:r w:rsidR="004125A8">
        <w:t xml:space="preserve">next year’s </w:t>
      </w:r>
      <w:r>
        <w:t>ADP.</w:t>
      </w:r>
    </w:p>
    <w:p w14:paraId="339B1416" w14:textId="2A2D5203" w:rsidR="00D55E82" w:rsidRDefault="00802368" w:rsidP="00B7426F">
      <w:pPr>
        <w:pStyle w:val="BodyText"/>
        <w:ind w:firstLine="720"/>
      </w:pPr>
      <w:r>
        <w:t>The number of trips logged in the ODDS in 2019 and their dispositions is summarized in Table 2, Table 3, and Table 4. The cancellation rate by users and by the ODDS is summarized for selected trips in each stratum (Table 2). Of the 5,513 total trips logged, 1</w:t>
      </w:r>
      <w:r w:rsidR="008F3610">
        <w:t>,</w:t>
      </w:r>
      <w:r>
        <w:t xml:space="preserve">264 were selected, and 226 were cancelled: 3 by ODDS (0.24%) and 223 by users (17.6%). The user cancellation rate for selected trips ranged from 1.9% for </w:t>
      </w:r>
      <w:r>
        <w:rPr>
          <w:i/>
        </w:rPr>
        <w:t>EM POT</w:t>
      </w:r>
      <w:r>
        <w:t xml:space="preserve"> to 26.7% for </w:t>
      </w:r>
      <w:r>
        <w:rPr>
          <w:i/>
        </w:rPr>
        <w:t>TRW - Tender</w:t>
      </w:r>
      <w:r>
        <w:t>.</w:t>
      </w:r>
    </w:p>
    <w:p w14:paraId="5F5E5167" w14:textId="77777777" w:rsidR="00D55E82" w:rsidRDefault="00802368" w:rsidP="00B7426F">
      <w:pPr>
        <w:pStyle w:val="BodyText"/>
        <w:ind w:firstLine="720"/>
      </w:pPr>
      <w:r>
        <w:t xml:space="preserve">The flexibility offered by the ODDS means that the outcome of random selection is known to the vessel operator for up to three logged trips in advance of fishing. In the case where ODDS users disproportionately cancel selected trips, one would expect monitoring coverage to be lower than the programmed selection rates. To reduce this potential bias, the ODDS is programmed to automatically select the vessel’s next logged trip if a previously selected trip was cancelled by the user. Although these </w:t>
      </w:r>
      <w:r>
        <w:lastRenderedPageBreak/>
        <w:t xml:space="preserve">“inherited” trips preserve the </w:t>
      </w:r>
      <w:r>
        <w:rPr>
          <w:i/>
        </w:rPr>
        <w:t>number</w:t>
      </w:r>
      <w:r>
        <w:t xml:space="preserve"> of selected trips in the year, they cannot prevent the </w:t>
      </w:r>
      <w:r>
        <w:rPr>
          <w:i/>
        </w:rPr>
        <w:t>delay</w:t>
      </w:r>
      <w:r>
        <w:t xml:space="preserve"> of selected trips during the year. Therefore, the potential for temporal bias is still present. The percentages of selected trips from either inherits or waivers are found in Table 3. The relative percentage of selected trips that inherited their final selected-status due to a previous cancellation ranged from 3.8% for </w:t>
      </w:r>
      <w:r>
        <w:rPr>
          <w:i/>
        </w:rPr>
        <w:t>EM POT</w:t>
      </w:r>
      <w:r>
        <w:t xml:space="preserve"> to 26.7% for </w:t>
      </w:r>
      <w:r>
        <w:rPr>
          <w:i/>
        </w:rPr>
        <w:t>POT - Tender</w:t>
      </w:r>
      <w:r>
        <w:t xml:space="preserve"> (Table 3). Within the same gear-type, cancellation rates and the proportion of inherited trips were much larger for strata that used observers for at-sea monitoring than those that used EM.</w:t>
      </w:r>
    </w:p>
    <w:p w14:paraId="4065CC36" w14:textId="77777777" w:rsidR="00D55E82" w:rsidRDefault="00802368" w:rsidP="00B7426F">
      <w:pPr>
        <w:pStyle w:val="BodyText"/>
        <w:ind w:firstLine="720"/>
      </w:pPr>
      <w:r>
        <w:t xml:space="preserve">The extent to which trip-selections are changed from the time they are entered can be determined by comparing the rate of trip observation expected from 1) random selection of all logged trips (initial random selection) and 2) random selection of remaining trips after cancellations, waivers, and inherited trips. In any case, the proportion of trips selected to be observed should fall within what would be expected given the binomial distribution (since each trip is either selected or not selected). The rates obtained (%, with associated </w:t>
      </w:r>
      <w:r w:rsidRPr="00574611">
        <w:rPr>
          <w:i/>
        </w:rPr>
        <w:t>p</w:t>
      </w:r>
      <w:r>
        <w:t>-value based on the binomial distribution) in the initial selection process were within expected ranges with the following exceptions – the initial selection rate was 33.91% (</w:t>
      </w:r>
      <w:r w:rsidRPr="00574611">
        <w:rPr>
          <w:i/>
        </w:rPr>
        <w:t>p</w:t>
      </w:r>
      <w:r>
        <w:t xml:space="preserve">-value = 0.011) for the </w:t>
      </w:r>
      <w:r>
        <w:rPr>
          <w:i/>
        </w:rPr>
        <w:t>EM HAL</w:t>
      </w:r>
      <w:r>
        <w:t xml:space="preserve"> stratum, and 39.47% (</w:t>
      </w:r>
      <w:r w:rsidRPr="00574611">
        <w:rPr>
          <w:i/>
        </w:rPr>
        <w:t>p</w:t>
      </w:r>
      <w:r>
        <w:t xml:space="preserve">-value = 0.020) for the </w:t>
      </w:r>
      <w:r>
        <w:rPr>
          <w:i/>
        </w:rPr>
        <w:t>TRW - Tender</w:t>
      </w:r>
      <w:r>
        <w:t xml:space="preserve"> stratum (Table 4). This means that the </w:t>
      </w:r>
      <w:r>
        <w:rPr>
          <w:i/>
        </w:rPr>
        <w:t>EM HAL</w:t>
      </w:r>
      <w:r>
        <w:t xml:space="preserve"> and </w:t>
      </w:r>
      <w:r>
        <w:rPr>
          <w:i/>
        </w:rPr>
        <w:t>TRW - Tender</w:t>
      </w:r>
      <w:r>
        <w:t xml:space="preserve"> strata were being over-selected in ODDS, and that we should interpret high final coverage rates in these strata with caution.</w:t>
      </w:r>
    </w:p>
    <w:p w14:paraId="1C580DC2" w14:textId="77777777" w:rsidR="00D55E82" w:rsidRDefault="00802368" w:rsidP="00B7426F">
      <w:pPr>
        <w:pStyle w:val="BodyText"/>
        <w:ind w:firstLine="720"/>
      </w:pPr>
      <w:r>
        <w:t xml:space="preserve">The final selection rate after trips were closed, cancelled, or waived were within expected bounds with the exception of the </w:t>
      </w:r>
      <w:r>
        <w:rPr>
          <w:i/>
        </w:rPr>
        <w:t>HAL</w:t>
      </w:r>
      <w:r>
        <w:t xml:space="preserve"> stratum 20.47% (</w:t>
      </w:r>
      <w:r w:rsidRPr="00E42D35">
        <w:rPr>
          <w:i/>
        </w:rPr>
        <w:t>p</w:t>
      </w:r>
      <w:r>
        <w:t xml:space="preserve">-value = 0.006), the </w:t>
      </w:r>
      <w:r>
        <w:rPr>
          <w:i/>
        </w:rPr>
        <w:t>EM HAL</w:t>
      </w:r>
      <w:r>
        <w:t xml:space="preserve"> stratum, 34.80% (</w:t>
      </w:r>
      <w:r w:rsidRPr="00E42D35">
        <w:rPr>
          <w:i/>
        </w:rPr>
        <w:t>p</w:t>
      </w:r>
      <w:r>
        <w:t xml:space="preserve">-value = 0.002) and the </w:t>
      </w:r>
      <w:r>
        <w:rPr>
          <w:i/>
        </w:rPr>
        <w:t>TRW - Tender</w:t>
      </w:r>
      <w:r>
        <w:t xml:space="preserve"> stratum 46.55% (</w:t>
      </w:r>
      <w:r w:rsidRPr="00E42D35">
        <w:rPr>
          <w:i/>
        </w:rPr>
        <w:t>p</w:t>
      </w:r>
      <w:r>
        <w:t xml:space="preserve">-value = 0.002; Table 4). Given the high initial selection rates, we can safely disregard these final selection rates with the exception of the </w:t>
      </w:r>
      <w:r>
        <w:rPr>
          <w:i/>
        </w:rPr>
        <w:t>HAL</w:t>
      </w:r>
      <w:r>
        <w:t xml:space="preserve"> stratum.</w:t>
      </w:r>
    </w:p>
    <w:p w14:paraId="791492A8" w14:textId="4852FA2D" w:rsidR="00D55E82" w:rsidRDefault="00802368" w:rsidP="00B7426F">
      <w:pPr>
        <w:pStyle w:val="BodyText"/>
        <w:ind w:firstLine="720"/>
      </w:pPr>
      <w:r>
        <w:t>Differences in the initial selection rates of ODDS and those that result after cancellation and trip changes can also be looked at over time (</w:t>
      </w:r>
      <w:r w:rsidR="000B1D84">
        <w:t>Fig.</w:t>
      </w:r>
      <w:r>
        <w:t xml:space="preserve"> 2). In this plot, we are mostly concerned when the lines representing the two selection rates in this plot diverge substantially. This pattern can occur when cancelled trips that were originally selected for coverage are preserved through the inherit process, while cancelled trips that were not originally selected for coverage are not.</w:t>
      </w:r>
    </w:p>
    <w:p w14:paraId="254B264D" w14:textId="1585D4FE" w:rsidR="00D55E82" w:rsidRDefault="00802368" w:rsidP="00B7426F">
      <w:pPr>
        <w:pStyle w:val="BodyText"/>
        <w:ind w:firstLine="720"/>
      </w:pPr>
      <w:r>
        <w:lastRenderedPageBreak/>
        <w:t>In addition to the inherit process, the lack of linkage between the ODDS and eLandings contributes to the differences between programmed selection rates in ODDS and trips that are ultimately observed. Currently, ODDS provides users with a list of Report IDs from eLandings from which to close their logged trips. However, these data are not validated or error checked, making them unreliable in their current state. This linkage between the logged (ODDS) trip (with its selection probability) and its associated landing information is necessary to evaluate potential improvements in deployment efficiency within the partial coverage fleet.</w:t>
      </w:r>
    </w:p>
    <w:p w14:paraId="4F0927C5" w14:textId="77777777" w:rsidR="00D55E82" w:rsidRDefault="00802368">
      <w:pPr>
        <w:pStyle w:val="Heading2"/>
      </w:pPr>
      <w:bookmarkStart w:id="37" w:name="evaluation-of-deployment-rates"/>
      <w:bookmarkStart w:id="38" w:name="_Toc44506767"/>
      <w:bookmarkEnd w:id="37"/>
      <w:r>
        <w:t>Evaluation of Deployment Rates</w:t>
      </w:r>
      <w:bookmarkEnd w:id="38"/>
    </w:p>
    <w:p w14:paraId="2D479B91" w14:textId="77777777" w:rsidR="00D55E82" w:rsidRDefault="00802368" w:rsidP="00B7426F">
      <w:pPr>
        <w:pStyle w:val="FirstParagraph"/>
        <w:ind w:firstLine="720"/>
      </w:pPr>
      <w:r>
        <w:t>This section compares the coverage rate achieved against the expected coverage rates. Data used in this evaluation are stored within the Catch Accounting System (CAS, managed by the AKRO), the Observer Program database (NORPAC, managed by the AFSC), and eLandings (under joint management by Alaska Department of Fish and Game - ADF&amp;G; the International Pacific Halibut Commission - IPHC; and the NMFS). Separate rate evaluations are conducted depending on whether the unit of observer deployment was at-sea fishing trips or dockside deliveries of pollock.</w:t>
      </w:r>
    </w:p>
    <w:p w14:paraId="2F27CBD7" w14:textId="77777777" w:rsidR="00D55E82" w:rsidRDefault="00802368">
      <w:pPr>
        <w:pStyle w:val="Heading3"/>
      </w:pPr>
      <w:bookmarkStart w:id="39" w:name="at-sea-deployments"/>
      <w:bookmarkStart w:id="40" w:name="_Toc44506768"/>
      <w:bookmarkEnd w:id="39"/>
      <w:r>
        <w:t>At-sea Deployments</w:t>
      </w:r>
      <w:bookmarkEnd w:id="40"/>
    </w:p>
    <w:p w14:paraId="24C3B97E" w14:textId="77777777" w:rsidR="00D55E82" w:rsidRDefault="00802368" w:rsidP="00B7426F">
      <w:pPr>
        <w:pStyle w:val="FirstParagraph"/>
        <w:ind w:firstLine="720"/>
      </w:pPr>
      <w:r>
        <w:t>The 2019 Observer Program had 10 different deployment strata to be evaluated (Table 5). There was one full coverage stratum comprised of trips taken both by vessels that were required to have full coverage (e.g., AFA vessels) and those fishing in the BSAI that opted into full coverage. There were seven partial coverage strata: five observed strata defined by gear and tender designation and two EM strata defined by gear designation. There were also two zero coverage strata: one zero coverage EM research stratum and one zero coverage stratum for jig vessels and vessels under 40 ft. length overall.</w:t>
      </w:r>
    </w:p>
    <w:p w14:paraId="03AFEE12" w14:textId="351AA2AE" w:rsidR="00D55E82" w:rsidRDefault="00802368" w:rsidP="00B7426F">
      <w:pPr>
        <w:pStyle w:val="BodyText"/>
        <w:ind w:firstLine="720"/>
      </w:pPr>
      <w:r>
        <w:t xml:space="preserve">Evaluations for the full coverage category and zero-selection pool are straightforward - either the coverage achieved was equal to 100% or 0%, respectively, or it was not. The program achieved 99.9% coverage in its full coverage category (Table 5). Five trips were not monitored in the full coverage </w:t>
      </w:r>
      <w:r>
        <w:lastRenderedPageBreak/>
        <w:t>category – four of these occurred on a single catcher vessel fishing CDQ halibut with hook</w:t>
      </w:r>
      <w:r w:rsidR="006611B6">
        <w:t>-</w:t>
      </w:r>
      <w:r>
        <w:t>and</w:t>
      </w:r>
      <w:r w:rsidR="006611B6">
        <w:t>-</w:t>
      </w:r>
      <w:r>
        <w:t xml:space="preserve">line gear that retained Pacific cod above the Maximum Retainable Amount and therefore met the criteria for full coverage fishing but failed to obtain a full coverage observer. The program achieved perfect compliance with the zero coverage stratum (Table 5). Under the assumption that the deployment was randomized, a 95% confidence interval computed from the realized coverage rates (under the assumption of a binomial distribution for observed trips) will contain the actual deployment rate 95% percent of the time. If expected coverage levels </w:t>
      </w:r>
      <w:r w:rsidR="00DB1172">
        <w:t xml:space="preserve">(ODDS programmed rates) </w:t>
      </w:r>
      <w:r>
        <w:t xml:space="preserve">were within the 95% confidence intervals, then we conclude that realized and expected coverage rates were equal. Coverage rates were consistent with expected values in six of the seven partial coverage strata, but were higher than expected within the </w:t>
      </w:r>
      <w:r>
        <w:rPr>
          <w:i/>
        </w:rPr>
        <w:t>POT - Tender</w:t>
      </w:r>
      <w:r>
        <w:t xml:space="preserve"> stratum (Table 5). There are two reasons why this result is of little concern. First, there is no clear evidence of trip manipulation in ODDS data from this stratum. Secondly, the </w:t>
      </w:r>
      <w:r w:rsidR="00E334A6">
        <w:t xml:space="preserve">expected </w:t>
      </w:r>
      <w:r>
        <w:t xml:space="preserve">rate was only slightly outside of the 95% </w:t>
      </w:r>
      <w:r w:rsidR="002D03AA">
        <w:t xml:space="preserve">confidence interval </w:t>
      </w:r>
      <w:r w:rsidR="007112CB">
        <w:t>that surrounds the</w:t>
      </w:r>
      <w:r w:rsidR="00E334A6">
        <w:t xml:space="preserve"> realized rate</w:t>
      </w:r>
      <w:r>
        <w:t xml:space="preserve"> (16.1% </w:t>
      </w:r>
      <w:r w:rsidR="002D03AA">
        <w:t xml:space="preserve">expected </w:t>
      </w:r>
      <w:r>
        <w:t xml:space="preserve">vs. a </w:t>
      </w:r>
      <w:r w:rsidR="002D03AA">
        <w:t xml:space="preserve">confidence interval </w:t>
      </w:r>
      <w:r>
        <w:t>of 16.8%</w:t>
      </w:r>
      <w:r w:rsidR="002D03AA">
        <w:t xml:space="preserve"> to 45.2%</w:t>
      </w:r>
      <w:r>
        <w:t>). Given the low number of total trips in this stratum (44), a change in a single observed trip, from 13 observed to 12 would have resulted in an expected result for this stratum since new confidence bounds would have included the expected rate.</w:t>
      </w:r>
    </w:p>
    <w:p w14:paraId="0F4CCD1B" w14:textId="201D6226" w:rsidR="00D55E82" w:rsidRDefault="00802368" w:rsidP="00B7426F">
      <w:pPr>
        <w:pStyle w:val="BodyText"/>
        <w:ind w:firstLine="720"/>
      </w:pPr>
      <w:r>
        <w:t xml:space="preserve">Unlike observed trips, the coverage rate for EM is based on information provided from the Pacific States Marine Fisheries Commission (PSMFC) that is available to analysts in the NORPAC database. By the end of 2019, the PSMFC had reviewed nearly all of the EM hard drives received (Table 6). In 2019, the mean time between receipt and completion of review was 58 days for </w:t>
      </w:r>
      <w:r>
        <w:rPr>
          <w:i/>
        </w:rPr>
        <w:t>EM HAL</w:t>
      </w:r>
      <w:r>
        <w:t xml:space="preserve"> and 79 days for </w:t>
      </w:r>
      <w:r>
        <w:rPr>
          <w:i/>
        </w:rPr>
        <w:t>EM POT</w:t>
      </w:r>
      <w:r>
        <w:t xml:space="preserve"> (Table 7). This is compared to an average of 8.8 days during pre-implementation in 2016 (NMFS 2017, p. 87).</w:t>
      </w:r>
    </w:p>
    <w:p w14:paraId="106550DD" w14:textId="77777777" w:rsidR="00D55E82" w:rsidRDefault="00802368" w:rsidP="00B7426F">
      <w:pPr>
        <w:pStyle w:val="BodyText"/>
        <w:ind w:firstLine="720"/>
      </w:pPr>
      <w:r>
        <w:t>In combination across all strata, coverage levels, and fishery monitoring tools, 4,497 trips (43.3%) and 510 vessels (47.0%) were successfully monitored at-sea among all fishing in Federal fisheries of Alaska in 2019 (Table 5).</w:t>
      </w:r>
    </w:p>
    <w:p w14:paraId="19DBEFC6" w14:textId="77777777" w:rsidR="00D55E82" w:rsidRDefault="00802368">
      <w:pPr>
        <w:pStyle w:val="Heading3"/>
      </w:pPr>
      <w:bookmarkStart w:id="41" w:name="coverage-rates-for-dockside-monitoring"/>
      <w:bookmarkStart w:id="42" w:name="_Toc44506769"/>
      <w:bookmarkEnd w:id="41"/>
      <w:r>
        <w:lastRenderedPageBreak/>
        <w:t>Coverage Rates for Dockside Monitoring</w:t>
      </w:r>
      <w:bookmarkEnd w:id="42"/>
    </w:p>
    <w:p w14:paraId="258A4F54" w14:textId="6ADE1C95" w:rsidR="00D55E82" w:rsidRDefault="00802368" w:rsidP="00B7426F">
      <w:pPr>
        <w:pStyle w:val="FirstParagraph"/>
        <w:ind w:firstLine="720"/>
      </w:pPr>
      <w:r>
        <w:t>Observers were assigned to monitor shoreside deliveries of pollock. The objective of this monitoring was to obtain a count of the number of salmon caught as bycatch and to obtain tissue samples for genetic analysis from these fish in each observed pollock delivery. The sampling design used for this objective in 2019 remained unchanged from that used since 2011 (Faunce 2015); all deliveries of pollock that were observed at sea were also observed dockside. While all Bering Sea pollock trips and deliveries are observed, this is not the case in the GOA</w:t>
      </w:r>
      <w:r w:rsidR="00605C51">
        <w:t>,</w:t>
      </w:r>
      <w:r>
        <w:t xml:space="preserve"> where pollock trips randomly selected for at-sea monitoring are also expected to be sampled shoreside for salmon</w:t>
      </w:r>
      <w:r w:rsidR="00605C51">
        <w:t xml:space="preserve"> (</w:t>
      </w:r>
      <w:r w:rsidR="00C1681A">
        <w:t>NMFS 2013</w:t>
      </w:r>
      <w:r w:rsidR="00605C51">
        <w:t>)</w:t>
      </w:r>
      <w:r>
        <w:t>. For this analysis, pollock deliveries are defined as any delivery where the predominant species is pollock in eLandings.</w:t>
      </w:r>
    </w:p>
    <w:p w14:paraId="46121F89" w14:textId="77777777" w:rsidR="00D55E82" w:rsidRDefault="00802368" w:rsidP="00B7426F">
      <w:pPr>
        <w:pStyle w:val="BodyText"/>
        <w:ind w:firstLine="720"/>
      </w:pPr>
      <w:r>
        <w:t>Given the design, the level of dockside observation of walleye pollock deliveries should be 100% in the full coverage category. In 2019, 100% of full coverage walleye pollock deliveries were observed (</w:t>
      </w:r>
      <w:r w:rsidR="006F47B9">
        <w:t>Table 8</w:t>
      </w:r>
      <w:r>
        <w:t>).</w:t>
      </w:r>
    </w:p>
    <w:p w14:paraId="40509254" w14:textId="7BC709EF" w:rsidR="00D55E82" w:rsidRDefault="00802368" w:rsidP="00B7426F">
      <w:pPr>
        <w:pStyle w:val="BodyText"/>
        <w:ind w:firstLine="720"/>
      </w:pPr>
      <w:r>
        <w:t xml:space="preserve">While </w:t>
      </w:r>
      <w:r w:rsidR="00C1681A">
        <w:t xml:space="preserve">dockside monitoring </w:t>
      </w:r>
      <w:r>
        <w:t xml:space="preserve">expectations of the full coverage category are straightforward, evaluations of the partial coverage category are more complex. </w:t>
      </w:r>
      <w:r w:rsidR="00854706">
        <w:t xml:space="preserve">For example, </w:t>
      </w:r>
      <w:r w:rsidR="00252D0B">
        <w:t>in the partial coverage trawl pollock fishery, non-tendered trips selected for at-sea monitoring are expected to be monitored dockside for salmon, while tendered trips are excluded from dockside monitoring as a matter of policy</w:t>
      </w:r>
      <w:r>
        <w:t xml:space="preserve">. While it may seem intuitive that the expected coverage rate for </w:t>
      </w:r>
      <w:r w:rsidR="00252D0B">
        <w:t xml:space="preserve">GOA </w:t>
      </w:r>
      <w:r w:rsidR="00854706">
        <w:t xml:space="preserve">pollock </w:t>
      </w:r>
      <w:r>
        <w:t xml:space="preserve">deliveries within the </w:t>
      </w:r>
      <w:r>
        <w:rPr>
          <w:i/>
        </w:rPr>
        <w:t>TRW - No Tender</w:t>
      </w:r>
      <w:r>
        <w:t xml:space="preserve"> stratum should be equal to the programmed trip selection rate of 23.70%, this assumption is likely untrue because observers are not deployed into the pollock fishery but into the entire trawl fishery, and the relationship between the number of deliveries and trips is not expected to be constant, especially when measured across ports. Therefore, we present the dockside observation rates for </w:t>
      </w:r>
      <w:r>
        <w:rPr>
          <w:i/>
        </w:rPr>
        <w:t>TRW - No Tender</w:t>
      </w:r>
      <w:r>
        <w:t xml:space="preserve"> pollock landings but make no comparison to deployment rates (Table 8).</w:t>
      </w:r>
    </w:p>
    <w:p w14:paraId="6E0A65E6" w14:textId="2228759E" w:rsidR="00D55E82" w:rsidRDefault="00802368" w:rsidP="006F47B9">
      <w:pPr>
        <w:pStyle w:val="BodyText"/>
        <w:ind w:firstLine="720"/>
      </w:pPr>
      <w:r>
        <w:t xml:space="preserve">Bycatch estimates of Chinook salmon in the GOA are estimated using methods described in Cahalan et al. (2014). In the event that a delivery cannot be monitored (e.g., the case in a tendered delivery or non-pollock delivery), then estimation of bycatch comes by applying salmon bycatch rates to </w:t>
      </w:r>
      <w:r>
        <w:lastRenderedPageBreak/>
        <w:t>landed catch. Estimates of stock of origin from salmon bycatch are produced by the AFSC’s Auke Bay Laborato</w:t>
      </w:r>
      <w:r w:rsidR="006611B6">
        <w:t>ries</w:t>
      </w:r>
      <w:r>
        <w:t xml:space="preserve"> (e.g., Guthrie et al. 2019</w:t>
      </w:r>
      <w:r w:rsidR="00472B2B">
        <w:t>, Guthrie et al. 2020</w:t>
      </w:r>
      <w:r>
        <w:t>).</w:t>
      </w:r>
    </w:p>
    <w:p w14:paraId="1FF40A0A" w14:textId="77777777" w:rsidR="00D55E82" w:rsidRDefault="00802368">
      <w:pPr>
        <w:pStyle w:val="Heading1"/>
      </w:pPr>
      <w:bookmarkStart w:id="43" w:name="sample-quality"/>
      <w:bookmarkStart w:id="44" w:name="_Toc44506770"/>
      <w:bookmarkEnd w:id="43"/>
      <w:r>
        <w:t>Sample Quality</w:t>
      </w:r>
      <w:bookmarkEnd w:id="44"/>
    </w:p>
    <w:p w14:paraId="7031E13F" w14:textId="77777777" w:rsidR="00D55E82" w:rsidRDefault="00802368">
      <w:pPr>
        <w:pStyle w:val="Heading2"/>
      </w:pPr>
      <w:bookmarkStart w:id="45" w:name="temporal-patterns-in-trip-selection"/>
      <w:bookmarkStart w:id="46" w:name="_Toc44506771"/>
      <w:bookmarkEnd w:id="45"/>
      <w:r>
        <w:t>Temporal Patterns in Trip-Selection</w:t>
      </w:r>
      <w:bookmarkEnd w:id="46"/>
    </w:p>
    <w:p w14:paraId="449B0FE5" w14:textId="03336502" w:rsidR="00D55E82" w:rsidRDefault="00802368" w:rsidP="006F47B9">
      <w:pPr>
        <w:pStyle w:val="FirstParagraph"/>
        <w:ind w:firstLine="720"/>
      </w:pPr>
      <w:r>
        <w:t xml:space="preserve">The cumulative number of fishing trips in each stratum was multiplied by the stratum-specific selection rate to obtain the expected number of observed trips. Under the assumption that there is no temporal bias in observer coverage, 2.5% of values should be larger than the upper 95% confidence limit and 2.5% should be smaller than the lower limit. At the end of 2019 the number of observed trips was outside of this expected range in only one of the seven partial coverage strata: </w:t>
      </w:r>
      <w:r>
        <w:rPr>
          <w:i/>
        </w:rPr>
        <w:t>POT - Tender</w:t>
      </w:r>
      <w:r>
        <w:t xml:space="preserve"> (expected rate = 0.161, realized rate = 0.295, </w:t>
      </w:r>
      <w:r w:rsidRPr="00E42D35">
        <w:rPr>
          <w:i/>
        </w:rPr>
        <w:t>p</w:t>
      </w:r>
      <w:r>
        <w:t xml:space="preserve">-value = 0.023; Table 5 and </w:t>
      </w:r>
      <w:r w:rsidR="000B1D84">
        <w:t>Fig.</w:t>
      </w:r>
      <w:r>
        <w:t xml:space="preserve"> 3). Coverage rates were outside of the expected range for 15.9%, 9.3%, 31.2%, 28.2%, and 7.9% of the year for the </w:t>
      </w:r>
      <w:r>
        <w:rPr>
          <w:i/>
        </w:rPr>
        <w:t>EM HAL</w:t>
      </w:r>
      <w:r>
        <w:t xml:space="preserve">, </w:t>
      </w:r>
      <w:r>
        <w:rPr>
          <w:i/>
        </w:rPr>
        <w:t>EM POT</w:t>
      </w:r>
      <w:r>
        <w:t xml:space="preserve">, </w:t>
      </w:r>
      <w:r>
        <w:rPr>
          <w:i/>
        </w:rPr>
        <w:t>POT – No Tender</w:t>
      </w:r>
      <w:r>
        <w:t xml:space="preserve">, </w:t>
      </w:r>
      <w:r>
        <w:rPr>
          <w:i/>
        </w:rPr>
        <w:t>POT - Tender</w:t>
      </w:r>
      <w:r>
        <w:t xml:space="preserve"> and </w:t>
      </w:r>
      <w:r>
        <w:rPr>
          <w:i/>
        </w:rPr>
        <w:t>TRW – No Tender</w:t>
      </w:r>
      <w:r>
        <w:t xml:space="preserve"> strata, respectively. The </w:t>
      </w:r>
      <w:r>
        <w:rPr>
          <w:i/>
        </w:rPr>
        <w:t>EM HAL</w:t>
      </w:r>
      <w:r>
        <w:t xml:space="preserve">, </w:t>
      </w:r>
      <w:r>
        <w:rPr>
          <w:i/>
        </w:rPr>
        <w:t>POT – No Tender</w:t>
      </w:r>
      <w:r>
        <w:t xml:space="preserve">, and </w:t>
      </w:r>
      <w:r>
        <w:rPr>
          <w:i/>
        </w:rPr>
        <w:t>TRW – No Tender</w:t>
      </w:r>
      <w:r>
        <w:t xml:space="preserve"> strata were outside of the expected range earlier in the year but fell within the expected range by the end of April</w:t>
      </w:r>
      <w:r w:rsidR="007329B2">
        <w:t xml:space="preserve"> (Fig. 3)</w:t>
      </w:r>
      <w:r>
        <w:t xml:space="preserve">. Coverage rates were within their expected ranges for 100% of the year for the </w:t>
      </w:r>
      <w:r>
        <w:rPr>
          <w:i/>
        </w:rPr>
        <w:t>HAL</w:t>
      </w:r>
      <w:r>
        <w:t xml:space="preserve"> (expected rate = 0.177, realized rate = 0.176, </w:t>
      </w:r>
      <w:r w:rsidRPr="00E42D35">
        <w:rPr>
          <w:i/>
        </w:rPr>
        <w:t>p</w:t>
      </w:r>
      <w:r>
        <w:t xml:space="preserve">-value = 0.925) and </w:t>
      </w:r>
      <w:r>
        <w:rPr>
          <w:i/>
        </w:rPr>
        <w:t>TRW - Tender</w:t>
      </w:r>
      <w:r>
        <w:t xml:space="preserve"> (expected rate = 0.271, realized rate = 0.357, </w:t>
      </w:r>
      <w:r w:rsidRPr="00E42D35">
        <w:rPr>
          <w:i/>
        </w:rPr>
        <w:t>p</w:t>
      </w:r>
      <w:r>
        <w:t>-value = 0.175) strata. Overall, there appeared to be less temporal bias in 2019 than in 2018, when three of six partial coverage strata had coverage rates outside of the expected range at the end of the year (AFSC and AKRO 2019).</w:t>
      </w:r>
    </w:p>
    <w:p w14:paraId="0BBD8E26" w14:textId="77777777" w:rsidR="00D55E82" w:rsidRDefault="00802368">
      <w:pPr>
        <w:pStyle w:val="Heading2"/>
      </w:pPr>
      <w:bookmarkStart w:id="47" w:name="spatial-patterns-in-trip-selection"/>
      <w:bookmarkStart w:id="48" w:name="_Toc44506772"/>
      <w:bookmarkEnd w:id="47"/>
      <w:r>
        <w:t>Spatial Patterns in Trip-Selection</w:t>
      </w:r>
      <w:bookmarkEnd w:id="48"/>
    </w:p>
    <w:p w14:paraId="02030600" w14:textId="7FAFBE69" w:rsidR="00D55E82" w:rsidRDefault="00802368" w:rsidP="006F47B9">
      <w:pPr>
        <w:pStyle w:val="FirstParagraph"/>
        <w:ind w:firstLine="720"/>
      </w:pPr>
      <w:r>
        <w:t xml:space="preserve">Under a strictly random selection of trips and with a large enough sample size, the spatial distribution of monitored trips should reflect the spatial distribution of all trips. The hypergeometric distribution was used to describe the results of sampling from a population of items (fishing trips) with different characteristics (NMFS Area fished). Based on this distribution, the expected number of </w:t>
      </w:r>
      <w:r>
        <w:lastRenderedPageBreak/>
        <w:t>monitored trips in a stratum and area is the realized monitoring rate (not selection rate) for the stratum multiplied by the total number of trips from that stratum that occurred in the area of interest. Using this method, we compared the expected number of monitored trips to the realized number of monitored trips in each NMFS Area and stratum combination and found that in most cases, the realized number of monitored trips was close to the expected result (</w:t>
      </w:r>
      <w:r w:rsidR="000B1D84">
        <w:t>Fig.</w:t>
      </w:r>
      <w:r>
        <w:t xml:space="preserve"> 4). As part of this evaluation, we calculated the probability of monitoring the realized number of monitored trips within each stratum and NMFS Area. For the purposes of the following discussion, NMFS Areas with an unexpected number of trips (probability of our result is less than 0.05) are referred to as “low-p” areas.</w:t>
      </w:r>
    </w:p>
    <w:p w14:paraId="4909D856" w14:textId="77777777" w:rsidR="00D55E82" w:rsidRDefault="00802368">
      <w:pPr>
        <w:pStyle w:val="Heading3"/>
      </w:pPr>
      <w:bookmarkStart w:id="49" w:name="the-em-hal-stratum"/>
      <w:bookmarkStart w:id="50" w:name="_Toc44506773"/>
      <w:bookmarkEnd w:id="49"/>
      <w:r>
        <w:t>The EM HAL stratum</w:t>
      </w:r>
      <w:bookmarkEnd w:id="50"/>
    </w:p>
    <w:p w14:paraId="19BD26C6" w14:textId="4F4AC0A0" w:rsidR="00D55E82" w:rsidRDefault="00505948" w:rsidP="006F47B9">
      <w:pPr>
        <w:pStyle w:val="FirstParagraph"/>
        <w:ind w:firstLine="720"/>
      </w:pPr>
      <w:r w:rsidRPr="00C3780F">
        <w:t xml:space="preserve">Given that there were 16 NMFS Areas fished in </w:t>
      </w:r>
      <w:r w:rsidRPr="00C3780F">
        <w:rPr>
          <w:i/>
        </w:rPr>
        <w:t>EM HAL</w:t>
      </w:r>
      <w:r w:rsidRPr="00C3780F">
        <w:t xml:space="preserve">, we would expect there to be 0.05 × 16 = 1 low-p area for this stratum. There was one. The percent of trips </w:t>
      </w:r>
      <w:r>
        <w:t>monitored</w:t>
      </w:r>
      <w:r w:rsidRPr="00C3780F">
        <w:t xml:space="preserve"> among NMFS Areas in this stratum ranged from 0% to 66.7% (median = 29.9%). The probability of these </w:t>
      </w:r>
      <w:r>
        <w:t xml:space="preserve">monitoring </w:t>
      </w:r>
      <w:r w:rsidRPr="00C3780F">
        <w:t xml:space="preserve">rates or rates that deviated further from expected values is </w:t>
      </w:r>
      <w:r w:rsidRPr="00FC570C">
        <w:t>depicted in</w:t>
      </w:r>
      <w:r>
        <w:t xml:space="preserve"> Figure 5</w:t>
      </w:r>
      <w:r w:rsidRPr="00FC570C">
        <w:t>. These</w:t>
      </w:r>
      <w:r w:rsidRPr="00C3780F">
        <w:t xml:space="preserve"> results mean that there was no clustering of </w:t>
      </w:r>
      <w:r>
        <w:t>monitored</w:t>
      </w:r>
      <w:r w:rsidRPr="00C3780F">
        <w:t xml:space="preserve"> trips among NMFS Areas that was different from expected. No spatial bias appears to have occurred in the </w:t>
      </w:r>
      <w:r w:rsidRPr="00C3780F">
        <w:rPr>
          <w:i/>
        </w:rPr>
        <w:t>EM HAL</w:t>
      </w:r>
      <w:r w:rsidRPr="00C3780F">
        <w:t xml:space="preserve"> stratum.</w:t>
      </w:r>
    </w:p>
    <w:p w14:paraId="08854802" w14:textId="77777777" w:rsidR="00D55E82" w:rsidRDefault="00802368">
      <w:pPr>
        <w:pStyle w:val="Heading3"/>
      </w:pPr>
      <w:bookmarkStart w:id="51" w:name="the-em-pot-stratum"/>
      <w:bookmarkStart w:id="52" w:name="_Toc44506774"/>
      <w:bookmarkEnd w:id="51"/>
      <w:r>
        <w:t>The EM POT stratum</w:t>
      </w:r>
      <w:bookmarkEnd w:id="52"/>
    </w:p>
    <w:p w14:paraId="7C28328A" w14:textId="77777777" w:rsidR="00D55E82" w:rsidRDefault="00505948" w:rsidP="006F47B9">
      <w:pPr>
        <w:pStyle w:val="FirstParagraph"/>
        <w:ind w:firstLine="720"/>
      </w:pPr>
      <w:r w:rsidRPr="00C3780F">
        <w:t xml:space="preserve">Given that there were 11 NMFS Areas fished in </w:t>
      </w:r>
      <w:r w:rsidRPr="00C3780F">
        <w:rPr>
          <w:i/>
        </w:rPr>
        <w:t>EM POT</w:t>
      </w:r>
      <w:r w:rsidRPr="00C3780F">
        <w:t xml:space="preserve">, we would expect there to be 0.05 × 11 = 1 low-p area for this stratum. There was one. The percent of trips </w:t>
      </w:r>
      <w:r>
        <w:t>monitored</w:t>
      </w:r>
      <w:r w:rsidRPr="00C3780F">
        <w:t xml:space="preserve"> among NMFS Areas in this stratum ranged from 0% to 80% (median = 36.8%). The probability of these </w:t>
      </w:r>
      <w:r>
        <w:t>monitoring</w:t>
      </w:r>
      <w:r w:rsidRPr="00C3780F">
        <w:t xml:space="preserve"> rates or rates that deviated further from expected values is depicted in</w:t>
      </w:r>
      <w:r>
        <w:t xml:space="preserve"> Figure 6</w:t>
      </w:r>
      <w:r w:rsidRPr="00C3780F">
        <w:t xml:space="preserve">. These results mean that there was no clustering of </w:t>
      </w:r>
      <w:r>
        <w:t>monitored</w:t>
      </w:r>
      <w:r w:rsidRPr="00C3780F">
        <w:t xml:space="preserve"> trips among NMFS Areas that was different from expected. No spatial bias appears to have occurred in the </w:t>
      </w:r>
      <w:r w:rsidRPr="00C3780F">
        <w:rPr>
          <w:i/>
        </w:rPr>
        <w:t>EM POT</w:t>
      </w:r>
      <w:r w:rsidRPr="00C3780F">
        <w:t xml:space="preserve"> stratum.</w:t>
      </w:r>
    </w:p>
    <w:p w14:paraId="2D27D2B8" w14:textId="77777777" w:rsidR="00D55E82" w:rsidRDefault="00802368">
      <w:pPr>
        <w:pStyle w:val="Heading3"/>
      </w:pPr>
      <w:bookmarkStart w:id="53" w:name="the-hal-stratum"/>
      <w:bookmarkStart w:id="54" w:name="_Toc44506775"/>
      <w:bookmarkEnd w:id="53"/>
      <w:r>
        <w:lastRenderedPageBreak/>
        <w:t>The HAL stratum</w:t>
      </w:r>
      <w:bookmarkEnd w:id="54"/>
    </w:p>
    <w:p w14:paraId="6BCB969C" w14:textId="77777777" w:rsidR="00D55E82" w:rsidRDefault="00505948" w:rsidP="006F47B9">
      <w:pPr>
        <w:pStyle w:val="FirstParagraph"/>
        <w:ind w:firstLine="720"/>
      </w:pPr>
      <w:r w:rsidRPr="00C3780F">
        <w:t xml:space="preserve">Given that there were 18 NMFS Areas fished in </w:t>
      </w:r>
      <w:r w:rsidRPr="00C3780F">
        <w:rPr>
          <w:i/>
        </w:rPr>
        <w:t>HAL</w:t>
      </w:r>
      <w:r w:rsidRPr="00C3780F">
        <w:t>, we would expect there to be 0.05 × 18 = 1 low-p area for this stratum. There were two. The percent of trips observed among NMFS Areas in this stratum ranged from 0% to 28.6% (median = 17.4%). The probability of these coverage rates or rates that deviated further from expected values is depicted in</w:t>
      </w:r>
      <w:r>
        <w:t xml:space="preserve"> Figure 7</w:t>
      </w:r>
      <w:r w:rsidRPr="00C3780F">
        <w:t xml:space="preserve">. These results mean that there was some clustering of observed trips among NMFS Areas that was different from expected. Some spatial bias appears to have occurred in the </w:t>
      </w:r>
      <w:r w:rsidRPr="00C3780F">
        <w:rPr>
          <w:i/>
        </w:rPr>
        <w:t>HAL</w:t>
      </w:r>
      <w:r w:rsidRPr="00C3780F">
        <w:t xml:space="preserve"> stratum.</w:t>
      </w:r>
    </w:p>
    <w:p w14:paraId="7C5DE098" w14:textId="77777777" w:rsidR="00D55E82" w:rsidRDefault="00802368">
      <w:pPr>
        <w:pStyle w:val="Heading3"/>
      </w:pPr>
      <w:bookmarkStart w:id="55" w:name="the-pot---no-tender-stratum"/>
      <w:bookmarkStart w:id="56" w:name="_Toc44506776"/>
      <w:bookmarkEnd w:id="55"/>
      <w:r>
        <w:t>The POT - No Tender stratum</w:t>
      </w:r>
      <w:bookmarkEnd w:id="56"/>
    </w:p>
    <w:p w14:paraId="387E2639" w14:textId="77777777" w:rsidR="00D55E82" w:rsidRDefault="00505948" w:rsidP="006F47B9">
      <w:pPr>
        <w:pStyle w:val="FirstParagraph"/>
        <w:ind w:firstLine="720"/>
      </w:pPr>
      <w:r w:rsidRPr="00C3780F">
        <w:t xml:space="preserve">Given that there were 14 NMFS Areas fished in </w:t>
      </w:r>
      <w:r w:rsidRPr="00C3780F">
        <w:rPr>
          <w:i/>
        </w:rPr>
        <w:t>POT - No Tender</w:t>
      </w:r>
      <w:r w:rsidRPr="00C3780F">
        <w:t>, we would expect there to be 0.05 × 14 = 1 low-p area for this stratum. There was one. The percent of trips observed among NMFS Areas in this stratum ranged from 0% to 37.5% (median = 12.2%). The probability of these coverage rates or rates that deviated further from expected values is depicted in</w:t>
      </w:r>
      <w:r>
        <w:t xml:space="preserve"> Figure 8</w:t>
      </w:r>
      <w:r w:rsidRPr="00C3780F">
        <w:t xml:space="preserve">. These results mean that there was no clustering of observed trips among NMFS Areas that was different from expected. No spatial bias appears to have occurred in the </w:t>
      </w:r>
      <w:r w:rsidRPr="00C3780F">
        <w:rPr>
          <w:i/>
        </w:rPr>
        <w:t>POT - No Tender</w:t>
      </w:r>
      <w:r w:rsidRPr="00C3780F">
        <w:t xml:space="preserve"> stratum.</w:t>
      </w:r>
    </w:p>
    <w:p w14:paraId="5A8D2E0D" w14:textId="77777777" w:rsidR="00D55E82" w:rsidRDefault="00802368">
      <w:pPr>
        <w:pStyle w:val="Heading3"/>
      </w:pPr>
      <w:bookmarkStart w:id="57" w:name="the-trw---no-tender-stratum"/>
      <w:bookmarkStart w:id="58" w:name="_Toc44506777"/>
      <w:bookmarkEnd w:id="57"/>
      <w:r>
        <w:t>The TRW - No Tender stratum</w:t>
      </w:r>
      <w:bookmarkEnd w:id="58"/>
    </w:p>
    <w:p w14:paraId="752C7E4A" w14:textId="77777777" w:rsidR="00D55E82" w:rsidRDefault="00505948" w:rsidP="006F47B9">
      <w:pPr>
        <w:pStyle w:val="FirstParagraph"/>
        <w:ind w:firstLine="720"/>
      </w:pPr>
      <w:r w:rsidRPr="00D83739">
        <w:t xml:space="preserve">Given that there were 9 NMFS Areas fished in </w:t>
      </w:r>
      <w:r w:rsidRPr="00EB4966">
        <w:rPr>
          <w:i/>
        </w:rPr>
        <w:t>TRW - No Tender</w:t>
      </w:r>
      <w:r w:rsidRPr="00D83739">
        <w:t>, we would expect there to be 0.05 × 9 = 0 low-p areas for this stratum. There was one. The percent of trips observed among NMFS Areas in this stratum ranged from 14.3% to 50% (median = 22.3%). The probability of these coverage rates or rates that deviated further from expected values is depicted in</w:t>
      </w:r>
      <w:r>
        <w:t xml:space="preserve"> Figure 9</w:t>
      </w:r>
      <w:r w:rsidRPr="00D83739">
        <w:t xml:space="preserve">. These results mean that there was some clustering of observed trips among NMFS Areas that was different from expected. Some spatial bias appears to have occurred in the </w:t>
      </w:r>
      <w:r w:rsidRPr="00EB4966">
        <w:rPr>
          <w:i/>
        </w:rPr>
        <w:t>TRW - No Tender</w:t>
      </w:r>
      <w:r w:rsidRPr="00D83739">
        <w:t xml:space="preserve"> stratum.</w:t>
      </w:r>
    </w:p>
    <w:p w14:paraId="46F5C75B" w14:textId="77777777" w:rsidR="00D55E82" w:rsidRDefault="00802368">
      <w:pPr>
        <w:pStyle w:val="Heading3"/>
      </w:pPr>
      <w:bookmarkStart w:id="59" w:name="the-pot---tender-stratum"/>
      <w:bookmarkStart w:id="60" w:name="_Toc44506778"/>
      <w:bookmarkEnd w:id="59"/>
      <w:r>
        <w:lastRenderedPageBreak/>
        <w:t>The POT - Tender stratum</w:t>
      </w:r>
      <w:bookmarkEnd w:id="60"/>
    </w:p>
    <w:p w14:paraId="5DEDCC3E" w14:textId="77777777" w:rsidR="00D55E82" w:rsidRDefault="00505948" w:rsidP="006F47B9">
      <w:pPr>
        <w:pStyle w:val="FirstParagraph"/>
        <w:ind w:firstLine="720"/>
      </w:pPr>
      <w:r w:rsidRPr="00C3780F">
        <w:t xml:space="preserve">Given that there were 7 NMFS Areas fished in </w:t>
      </w:r>
      <w:r w:rsidRPr="00C3780F">
        <w:rPr>
          <w:i/>
        </w:rPr>
        <w:t>POT - Tender</w:t>
      </w:r>
      <w:r w:rsidRPr="00C3780F">
        <w:t>, we would expect there to be 0.05 × 7 = 0 low-p areas for this stratum. There were two. The percent of trips observed among NMFS Areas in this stratum ranged from 0% to 100% (median = 16.7%). The probability of these coverage rates or rates that deviated further from expected values is depicted in</w:t>
      </w:r>
      <w:r>
        <w:t xml:space="preserve"> Figure 10</w:t>
      </w:r>
      <w:r w:rsidRPr="00C3780F">
        <w:t xml:space="preserve">. These results mean that there was some clustering of observed trips among NMFS Areas that was different from expected. Some spatial bias appears to have occurred in the </w:t>
      </w:r>
      <w:r w:rsidRPr="00C3780F">
        <w:rPr>
          <w:i/>
        </w:rPr>
        <w:t>POT - Tender</w:t>
      </w:r>
      <w:r w:rsidRPr="00C3780F">
        <w:t xml:space="preserve"> stratum.</w:t>
      </w:r>
    </w:p>
    <w:p w14:paraId="06C14CBB" w14:textId="77777777" w:rsidR="00D55E82" w:rsidRDefault="00802368">
      <w:pPr>
        <w:pStyle w:val="Heading3"/>
      </w:pPr>
      <w:bookmarkStart w:id="61" w:name="the-trw---tender-stratum"/>
      <w:bookmarkStart w:id="62" w:name="_Toc44506779"/>
      <w:bookmarkEnd w:id="61"/>
      <w:r>
        <w:t>The TRW - Tender stratum</w:t>
      </w:r>
      <w:bookmarkEnd w:id="62"/>
    </w:p>
    <w:p w14:paraId="40A94C1E" w14:textId="77777777" w:rsidR="00D55E82" w:rsidRDefault="00505948" w:rsidP="006F47B9">
      <w:pPr>
        <w:pStyle w:val="FirstParagraph"/>
        <w:ind w:firstLine="720"/>
      </w:pPr>
      <w:r w:rsidRPr="00C3780F">
        <w:t xml:space="preserve">Given that there were 5 NMFS Areas fished in </w:t>
      </w:r>
      <w:r w:rsidRPr="00C3780F">
        <w:rPr>
          <w:i/>
        </w:rPr>
        <w:t>TRW - Tender</w:t>
      </w:r>
      <w:r w:rsidRPr="00C3780F">
        <w:t>, we would expect there to be 0.05 × 5 = 0 low-p areas for this stratum. There were two. The percent of trips observed among NMFS Areas in this stratum ranged from 20% to 75% (median = 36.4%). The probability of these coverage rates or rates that deviated further from expected values is depicted in</w:t>
      </w:r>
      <w:r>
        <w:t xml:space="preserve"> Figure 11</w:t>
      </w:r>
      <w:r w:rsidRPr="00C3780F">
        <w:t xml:space="preserve">. These results mean that there was some clustering of observed trips among NMFS Areas that was different from expected. Some spatial bias appears to have occurred in the </w:t>
      </w:r>
      <w:r w:rsidRPr="00C3780F">
        <w:rPr>
          <w:i/>
        </w:rPr>
        <w:t>TRW - Tender</w:t>
      </w:r>
      <w:r w:rsidRPr="00C3780F">
        <w:t xml:space="preserve"> stratum.</w:t>
      </w:r>
    </w:p>
    <w:p w14:paraId="39D9FEDA" w14:textId="77777777" w:rsidR="00D55E82" w:rsidRDefault="00802368">
      <w:pPr>
        <w:pStyle w:val="Heading2"/>
      </w:pPr>
      <w:bookmarkStart w:id="63" w:name="trip-metrics"/>
      <w:bookmarkStart w:id="64" w:name="_Toc44506780"/>
      <w:bookmarkEnd w:id="63"/>
      <w:r>
        <w:t>Trip Metrics</w:t>
      </w:r>
      <w:bookmarkEnd w:id="64"/>
    </w:p>
    <w:p w14:paraId="7B12D6DF" w14:textId="68226D33" w:rsidR="00D55E82" w:rsidRDefault="00802368" w:rsidP="006F47B9">
      <w:pPr>
        <w:pStyle w:val="FirstParagraph"/>
        <w:ind w:firstLine="720"/>
      </w:pPr>
      <w:r>
        <w:t xml:space="preserve">This section analyses whether monitored trips are similar to unmonitored trips using a permutation test (a.k.a., randomization test). This test evaluates the question “How likely is the difference we found if these two groups have the same distribution (in the metric we are comparing)?” Permutation tests compare the actual difference found between two groups to the distribution of many differences derived by randomizing the labels defining the two groups (e.g., monitored and unmonitored). Difference values in the permutation test were calculated by subtracting the mean metric value for the “No” condition from the mean metric value for the “Yes” condition. For example, the difference between vessel lengths in a permutation test for a monitoring effect would be the mean value for unmonitored trips subtracted from the mean value for monitored trips. By randomizing group assignments, the combined </w:t>
      </w:r>
      <w:r>
        <w:lastRenderedPageBreak/>
        <w:t xml:space="preserve">distribution of randomized differences represents the sampling distribution under the null hypothesis that the two groups are equal. In this report, 1,000 randomized trials were run for the permutation test. The </w:t>
      </w:r>
      <w:r w:rsidRPr="00210309">
        <w:rPr>
          <w:i/>
        </w:rPr>
        <w:t>p</w:t>
      </w:r>
      <w:r>
        <w:t xml:space="preserve">-value from the test is calculated as the number of randomized trials with greater absolute differences than the actual difference divided by the number of randomized trials. Similar to the other statistical tests used in this report, low </w:t>
      </w:r>
      <w:r w:rsidRPr="00210309">
        <w:rPr>
          <w:i/>
        </w:rPr>
        <w:t>p</w:t>
      </w:r>
      <w:r>
        <w:t xml:space="preserve">-values (&lt; 0.05) indicate unlikely events under the hypothesis of equality and are therefore considered evidence against that hypothesis. As stated previously, a Bonferroni adjustment has been applied to these </w:t>
      </w:r>
      <w:r w:rsidRPr="00210309">
        <w:rPr>
          <w:i/>
        </w:rPr>
        <w:t>p</w:t>
      </w:r>
      <w:r>
        <w:t xml:space="preserve">-values by multiplying original </w:t>
      </w:r>
      <w:r w:rsidRPr="00210309">
        <w:rPr>
          <w:i/>
        </w:rPr>
        <w:t>p</w:t>
      </w:r>
      <w:r>
        <w:t xml:space="preserve">-values by the number of metrics being tested (six in this case). These adjusted </w:t>
      </w:r>
      <w:r w:rsidRPr="00210309">
        <w:rPr>
          <w:i/>
        </w:rPr>
        <w:t>p</w:t>
      </w:r>
      <w:r>
        <w:t xml:space="preserve">-values are then compared to the 0.05 significance level. In an attempt to improve clarity, although five values are calculated in the test; 1) the difference between groups, 2) the mean difference between groups from randomized trials, 3) #1 expressed as a percentage of the mean value of the metric being tested, 4) #2 expressed as a percentage of the mean value of the metric being tested, and 5) the </w:t>
      </w:r>
      <w:r w:rsidRPr="00210309">
        <w:rPr>
          <w:i/>
        </w:rPr>
        <w:t>p</w:t>
      </w:r>
      <w:r>
        <w:t>-value of the test, only values (1), (3) and (5) are presented.</w:t>
      </w:r>
    </w:p>
    <w:p w14:paraId="1CCA1583" w14:textId="190F3836" w:rsidR="00D55E82" w:rsidRDefault="00802368" w:rsidP="006F47B9">
      <w:pPr>
        <w:pStyle w:val="BodyText"/>
        <w:ind w:firstLine="720"/>
      </w:pPr>
      <w:r>
        <w:t xml:space="preserve">Six trip metrics were examined in the permutation test. These metrics were as follows: the number of NMFS Areas visited in a trip, trip duration (days), the weight of the landed catch (t), the vessel length (ft), the number of species in the landed catch, and the proportion (0 to 1) of the total catch that is made up of the most predominant species (pMax). The metric ‘vessel length’ is used to help interpret the results from ‘weight of landed catch’ since fishing power is positively correlated to vessel length. Specifically, differences in weight </w:t>
      </w:r>
      <w:r>
        <w:rPr>
          <w:i/>
        </w:rPr>
        <w:t>and</w:t>
      </w:r>
      <w:r>
        <w:t xml:space="preserve"> length are interpreted as a failure to achieve a random sample of vessels of different sizes, whereas differences in weight only lend more evidence that there was a monitoring effect. The number of species within the landed portion of the catch is a measure of species richness. Our pMax metric follows the concepts behind Hill’s diversity number N1 that depicts the number of abundant species (Hill 1973) and is a measure of how “pure” catch is since a value of one would indicate that only the predominant (and presumed desirable) species was landed.</w:t>
      </w:r>
    </w:p>
    <w:p w14:paraId="0FA7F6AB" w14:textId="77777777" w:rsidR="00D55E82" w:rsidRDefault="00802368">
      <w:pPr>
        <w:pStyle w:val="Heading3"/>
      </w:pPr>
      <w:bookmarkStart w:id="65" w:name="were-monitored-trips-similar-to-unmonito"/>
      <w:bookmarkStart w:id="66" w:name="_Toc44506781"/>
      <w:bookmarkEnd w:id="65"/>
      <w:r w:rsidRPr="00592421">
        <w:lastRenderedPageBreak/>
        <w:t>Were monitored trips similar to unmonitored trips?</w:t>
      </w:r>
      <w:bookmarkEnd w:id="66"/>
    </w:p>
    <w:p w14:paraId="39AEBAD0" w14:textId="77777777" w:rsidR="00D55E82" w:rsidRDefault="00802368" w:rsidP="006F47B9">
      <w:pPr>
        <w:pStyle w:val="FirstParagraph"/>
        <w:ind w:firstLine="720"/>
      </w:pPr>
      <w:r>
        <w:t xml:space="preserve">The sample sizes available to the permutation test are presented in Table 9. Results of permutation tests are presented in Table 10. A visual depiction of individual results of this permutation test for the </w:t>
      </w:r>
      <w:r>
        <w:rPr>
          <w:i/>
        </w:rPr>
        <w:t>HAL</w:t>
      </w:r>
      <w:r>
        <w:t xml:space="preserve">, </w:t>
      </w:r>
      <w:r>
        <w:rPr>
          <w:i/>
        </w:rPr>
        <w:t>POT - No Tender</w:t>
      </w:r>
      <w:r>
        <w:t xml:space="preserve">, and </w:t>
      </w:r>
      <w:r>
        <w:rPr>
          <w:i/>
        </w:rPr>
        <w:t>TRW - No Tender</w:t>
      </w:r>
      <w:r>
        <w:t xml:space="preserve"> </w:t>
      </w:r>
      <w:r w:rsidRPr="00592421">
        <w:t>strata is given in Figure 12 for illustration</w:t>
      </w:r>
      <w:r>
        <w:t xml:space="preserve"> purposes.</w:t>
      </w:r>
    </w:p>
    <w:p w14:paraId="7F419C58" w14:textId="74FEFD7A" w:rsidR="00D55E82" w:rsidRDefault="00802368" w:rsidP="00417ED2">
      <w:pPr>
        <w:pStyle w:val="BodyText"/>
        <w:numPr>
          <w:ilvl w:val="0"/>
          <w:numId w:val="19"/>
        </w:numPr>
      </w:pPr>
      <w:r>
        <w:t xml:space="preserve">Of the six metrics compared in the </w:t>
      </w:r>
      <w:r>
        <w:rPr>
          <w:i/>
        </w:rPr>
        <w:t>EM HAL</w:t>
      </w:r>
      <w:r>
        <w:t xml:space="preserve"> stratum, one had </w:t>
      </w:r>
      <w:r w:rsidR="006F47B9">
        <w:t xml:space="preserve">a low </w:t>
      </w:r>
      <w:r w:rsidR="006F47B9" w:rsidRPr="00210309">
        <w:rPr>
          <w:i/>
        </w:rPr>
        <w:t>p</w:t>
      </w:r>
      <w:r w:rsidR="006F47B9">
        <w:t>-value</w:t>
      </w:r>
      <w:r>
        <w:t xml:space="preserve">. </w:t>
      </w:r>
      <w:r w:rsidR="003A2473">
        <w:t xml:space="preserve">On average, monitored </w:t>
      </w:r>
      <w:r>
        <w:t>trips in this stratum landed 13.4% (0.52) more species th</w:t>
      </w:r>
      <w:r w:rsidR="006F47B9">
        <w:t xml:space="preserve">an </w:t>
      </w:r>
      <w:r w:rsidR="003A2473">
        <w:t xml:space="preserve">unmonitored </w:t>
      </w:r>
      <w:r w:rsidR="006F47B9">
        <w:t>trips</w:t>
      </w:r>
      <w:r>
        <w:t>.</w:t>
      </w:r>
      <w:r w:rsidR="006F47B9">
        <w:t xml:space="preserve"> L</w:t>
      </w:r>
      <w:r w:rsidR="006F47B9" w:rsidRPr="00C3780F">
        <w:t xml:space="preserve">anded catch </w:t>
      </w:r>
      <w:r w:rsidR="003A2473">
        <w:t xml:space="preserve">on monitored trips </w:t>
      </w:r>
      <w:r w:rsidR="006F47B9" w:rsidRPr="00C3780F">
        <w:t>was 3.5% more diverse than un</w:t>
      </w:r>
      <w:r w:rsidR="006F47B9">
        <w:t>monitored</w:t>
      </w:r>
      <w:r w:rsidR="006F47B9" w:rsidRPr="00C3780F">
        <w:t xml:space="preserve"> trips</w:t>
      </w:r>
      <w:r w:rsidR="006F47B9">
        <w:t xml:space="preserve">, </w:t>
      </w:r>
      <w:r w:rsidR="006F47B9" w:rsidRPr="00C3780F">
        <w:t xml:space="preserve">although this difference was borderline </w:t>
      </w:r>
      <w:r w:rsidR="006F47B9">
        <w:t xml:space="preserve">to </w:t>
      </w:r>
      <w:r w:rsidR="006F47B9" w:rsidRPr="00C3780F">
        <w:t xml:space="preserve">the traditional 0.05 </w:t>
      </w:r>
      <w:r w:rsidR="006F47B9">
        <w:t>significance cutoff.</w:t>
      </w:r>
    </w:p>
    <w:p w14:paraId="1317D38F" w14:textId="76601F23" w:rsidR="00D55E82" w:rsidRDefault="00802368" w:rsidP="00417ED2">
      <w:pPr>
        <w:pStyle w:val="BodyText"/>
        <w:numPr>
          <w:ilvl w:val="0"/>
          <w:numId w:val="19"/>
        </w:numPr>
      </w:pPr>
      <w:r>
        <w:t xml:space="preserve">Of the six metrics compared in the </w:t>
      </w:r>
      <w:r>
        <w:rPr>
          <w:i/>
        </w:rPr>
        <w:t>EM POT</w:t>
      </w:r>
      <w:r>
        <w:t xml:space="preserve"> stratum, one had </w:t>
      </w:r>
      <w:r w:rsidR="006F47B9">
        <w:t xml:space="preserve">a low </w:t>
      </w:r>
      <w:r w:rsidR="006F47B9" w:rsidRPr="00210309">
        <w:rPr>
          <w:i/>
        </w:rPr>
        <w:t>p</w:t>
      </w:r>
      <w:r w:rsidR="006F47B9">
        <w:t>-value</w:t>
      </w:r>
      <w:r>
        <w:t xml:space="preserve">. </w:t>
      </w:r>
      <w:r w:rsidR="003A2473">
        <w:t xml:space="preserve">On average, monitored </w:t>
      </w:r>
      <w:r>
        <w:t xml:space="preserve">trips in this stratum landed 21.2% (0.49) more species </w:t>
      </w:r>
      <w:r w:rsidR="006F47B9">
        <w:t xml:space="preserve">than </w:t>
      </w:r>
      <w:r w:rsidR="003A2473">
        <w:t xml:space="preserve">unmonitored </w:t>
      </w:r>
      <w:r w:rsidR="006F47B9">
        <w:t>trips</w:t>
      </w:r>
      <w:r>
        <w:t>.</w:t>
      </w:r>
    </w:p>
    <w:p w14:paraId="141BC488" w14:textId="60976DFC" w:rsidR="00D55E82" w:rsidRDefault="00802368" w:rsidP="00417ED2">
      <w:pPr>
        <w:pStyle w:val="BodyText"/>
        <w:numPr>
          <w:ilvl w:val="0"/>
          <w:numId w:val="19"/>
        </w:numPr>
      </w:pPr>
      <w:r>
        <w:t xml:space="preserve">Of the six metrics compared in the </w:t>
      </w:r>
      <w:r>
        <w:rPr>
          <w:i/>
        </w:rPr>
        <w:t>HAL</w:t>
      </w:r>
      <w:r>
        <w:t xml:space="preserve"> stratum, two had low </w:t>
      </w:r>
      <w:r w:rsidRPr="005121E8">
        <w:rPr>
          <w:i/>
        </w:rPr>
        <w:t>p</w:t>
      </w:r>
      <w:r>
        <w:t xml:space="preserve">-values. </w:t>
      </w:r>
      <w:r w:rsidR="003A2473">
        <w:t xml:space="preserve">On average, observed </w:t>
      </w:r>
      <w:r>
        <w:t xml:space="preserve">trips in this stratum were 12.3% (0.66 days) shorter in duration and landed catch that weighed 13.6% (0.90 metric tons) less </w:t>
      </w:r>
      <w:r w:rsidR="006F47B9">
        <w:t>than unobserved trips</w:t>
      </w:r>
      <w:r>
        <w:t>.</w:t>
      </w:r>
    </w:p>
    <w:p w14:paraId="084F5600" w14:textId="42E4B22E" w:rsidR="00D55E82" w:rsidRDefault="00802368" w:rsidP="00417ED2">
      <w:pPr>
        <w:pStyle w:val="BodyText"/>
        <w:numPr>
          <w:ilvl w:val="0"/>
          <w:numId w:val="19"/>
        </w:numPr>
      </w:pPr>
      <w:r>
        <w:t xml:space="preserve">Of the six metrics compared in the </w:t>
      </w:r>
      <w:r>
        <w:rPr>
          <w:i/>
        </w:rPr>
        <w:t>POT - No Tender</w:t>
      </w:r>
      <w:r>
        <w:t xml:space="preserve"> stratum, </w:t>
      </w:r>
      <w:r w:rsidR="006F47B9">
        <w:t>none had</w:t>
      </w:r>
      <w:r w:rsidR="00B80791">
        <w:t xml:space="preserve"> low </w:t>
      </w:r>
      <w:r w:rsidR="00B80791" w:rsidRPr="005121E8">
        <w:rPr>
          <w:i/>
        </w:rPr>
        <w:t>p</w:t>
      </w:r>
      <w:r w:rsidR="00B80791">
        <w:t>-values</w:t>
      </w:r>
      <w:r>
        <w:t>.</w:t>
      </w:r>
    </w:p>
    <w:p w14:paraId="66A2E124" w14:textId="2C634885" w:rsidR="00D55E82" w:rsidRDefault="00802368" w:rsidP="00417ED2">
      <w:pPr>
        <w:pStyle w:val="BodyText"/>
        <w:numPr>
          <w:ilvl w:val="0"/>
          <w:numId w:val="19"/>
        </w:numPr>
      </w:pPr>
      <w:r>
        <w:t xml:space="preserve">Of the six metrics compared in the </w:t>
      </w:r>
      <w:r>
        <w:rPr>
          <w:i/>
        </w:rPr>
        <w:t>POT - Tender</w:t>
      </w:r>
      <w:r>
        <w:t xml:space="preserve"> stratum, one had </w:t>
      </w:r>
      <w:r w:rsidR="006F47B9">
        <w:t xml:space="preserve">a low </w:t>
      </w:r>
      <w:r w:rsidR="006F47B9" w:rsidRPr="005121E8">
        <w:rPr>
          <w:i/>
        </w:rPr>
        <w:t>p</w:t>
      </w:r>
      <w:r w:rsidR="006F47B9">
        <w:t>-value</w:t>
      </w:r>
      <w:r>
        <w:t xml:space="preserve">. </w:t>
      </w:r>
      <w:r w:rsidR="003A2473">
        <w:t xml:space="preserve">On average, observed </w:t>
      </w:r>
      <w:r>
        <w:t xml:space="preserve">trips in this stratum landed catch that weighed 100.1% (175.76 metric tons) more </w:t>
      </w:r>
      <w:r w:rsidR="006F47B9">
        <w:t>than unobserved trips</w:t>
      </w:r>
      <w:r>
        <w:t>.</w:t>
      </w:r>
    </w:p>
    <w:p w14:paraId="11A40330" w14:textId="77E1E656" w:rsidR="00D55E82" w:rsidRDefault="00802368" w:rsidP="00417ED2">
      <w:pPr>
        <w:pStyle w:val="BodyText"/>
        <w:numPr>
          <w:ilvl w:val="0"/>
          <w:numId w:val="19"/>
        </w:numPr>
      </w:pPr>
      <w:r>
        <w:t xml:space="preserve">Of the six metrics compared in the </w:t>
      </w:r>
      <w:r>
        <w:rPr>
          <w:i/>
        </w:rPr>
        <w:t>TRW - No Tender</w:t>
      </w:r>
      <w:r>
        <w:t xml:space="preserve"> stratum, two had low </w:t>
      </w:r>
      <w:r w:rsidRPr="005121E8">
        <w:rPr>
          <w:i/>
        </w:rPr>
        <w:t>p</w:t>
      </w:r>
      <w:r>
        <w:t xml:space="preserve">-values. </w:t>
      </w:r>
      <w:r w:rsidR="003A2473">
        <w:t xml:space="preserve">On average, observed </w:t>
      </w:r>
      <w:r>
        <w:t xml:space="preserve">trips in this stratum occurred in 4.4% (0.05) fewer areas and landed 11.9% (0.73) fewer species </w:t>
      </w:r>
      <w:r w:rsidR="006F47B9">
        <w:t>than unobserved trips</w:t>
      </w:r>
      <w:r>
        <w:t>.</w:t>
      </w:r>
    </w:p>
    <w:p w14:paraId="5C1B0B7F" w14:textId="77777777" w:rsidR="00D55E82" w:rsidRDefault="00802368" w:rsidP="00417ED2">
      <w:pPr>
        <w:pStyle w:val="BodyText"/>
        <w:numPr>
          <w:ilvl w:val="0"/>
          <w:numId w:val="19"/>
        </w:numPr>
      </w:pPr>
      <w:r>
        <w:t xml:space="preserve">Of the six metrics compared in the </w:t>
      </w:r>
      <w:r>
        <w:rPr>
          <w:i/>
        </w:rPr>
        <w:t>TRW - Tender</w:t>
      </w:r>
      <w:r>
        <w:t xml:space="preserve"> stratum, there were no metr</w:t>
      </w:r>
      <w:r w:rsidR="006F47B9">
        <w:t xml:space="preserve">ics with low </w:t>
      </w:r>
      <w:r w:rsidR="006F47B9" w:rsidRPr="005121E8">
        <w:rPr>
          <w:i/>
        </w:rPr>
        <w:t>p</w:t>
      </w:r>
      <w:r w:rsidR="006F47B9">
        <w:t>-values</w:t>
      </w:r>
      <w:r>
        <w:t>.</w:t>
      </w:r>
    </w:p>
    <w:p w14:paraId="1494F6C8" w14:textId="5EA54755" w:rsidR="00D55E82" w:rsidRDefault="00802368" w:rsidP="006F47B9">
      <w:pPr>
        <w:pStyle w:val="BodyText"/>
        <w:ind w:firstLine="480"/>
      </w:pPr>
      <w:r>
        <w:t xml:space="preserve">Based on these </w:t>
      </w:r>
      <w:r w:rsidR="00586C53">
        <w:t xml:space="preserve">combined </w:t>
      </w:r>
      <w:r>
        <w:t xml:space="preserve">results, differences between monitored and unmonitored trips were found for species richness, trip duration, areas fished, and landed catch (Table 10). Monitored EM trips of both hook and line and pot gear types resulted in greater species numbers reported in the landings data than </w:t>
      </w:r>
      <w:r>
        <w:lastRenderedPageBreak/>
        <w:t xml:space="preserve">unmonitored trips. If monitored and unmonitored trips occur in the same fisheries, it is possible that species are lacking on unmonitored trips or are being incorrectly accounted for on monitored trips, or that there is more at-sea discard of species on unmonitored trips. The </w:t>
      </w:r>
      <w:r>
        <w:rPr>
          <w:i/>
        </w:rPr>
        <w:t>HAL</w:t>
      </w:r>
      <w:r>
        <w:t xml:space="preserve">, </w:t>
      </w:r>
      <w:r>
        <w:rPr>
          <w:i/>
        </w:rPr>
        <w:t>POT - Tender</w:t>
      </w:r>
      <w:r>
        <w:t xml:space="preserve">, and </w:t>
      </w:r>
      <w:r>
        <w:rPr>
          <w:i/>
        </w:rPr>
        <w:t>TRW – No Tender</w:t>
      </w:r>
      <w:r>
        <w:t xml:space="preserve"> strata also exhibited observer effects, although the magnitude of differences for </w:t>
      </w:r>
      <w:r>
        <w:rPr>
          <w:i/>
        </w:rPr>
        <w:t>TRW – No Tender</w:t>
      </w:r>
      <w:r>
        <w:t xml:space="preserve"> was small. Of these, the </w:t>
      </w:r>
      <w:r>
        <w:rPr>
          <w:i/>
        </w:rPr>
        <w:t>POT – Tender</w:t>
      </w:r>
      <w:r>
        <w:t xml:space="preserve"> result is the most striking due to the large magnitude of difference, but also the easiest to explain. Landings of tendered trips can be quite large on rare occasions, and when rare large landings occur, whether they are observed or unobserved, these single trips can ‘tip the scales’ for permutation tests across the entire strata. In 2019, one of these very large-landing trips was observed. However, we cannot dismiss the possibility that we incorrectly accounted for the linkages between landings and trips, and some tendered trips were actually larger, or smaller, than we calculated. More on this topic is discussed in our recommendations section.</w:t>
      </w:r>
    </w:p>
    <w:p w14:paraId="31CC22DC" w14:textId="77777777" w:rsidR="00D55E82" w:rsidRDefault="00802368">
      <w:pPr>
        <w:pStyle w:val="Heading3"/>
      </w:pPr>
      <w:bookmarkStart w:id="67" w:name="gear-tender-and-observed-status-combinat"/>
      <w:bookmarkStart w:id="68" w:name="_Toc44506782"/>
      <w:bookmarkEnd w:id="67"/>
      <w:r>
        <w:t>Gear, tender, and observed status combinations</w:t>
      </w:r>
      <w:bookmarkEnd w:id="68"/>
    </w:p>
    <w:p w14:paraId="7F622158" w14:textId="77777777" w:rsidR="00D55E82" w:rsidRDefault="00802368" w:rsidP="006069C6">
      <w:pPr>
        <w:pStyle w:val="FirstParagraph"/>
        <w:ind w:firstLine="720"/>
      </w:pPr>
      <w:r>
        <w:t xml:space="preserve">One of the analyses done by the permutation test is to compare trip lengths (in days) between monitored and unmonitored trips and determine whether there were significant differences. However, these permutation tests do not visually map the data for monitored and tendered states together. To accomplish this, a plot of the trip durations for these states is included as Figure 13. These plots illustrate </w:t>
      </w:r>
      <w:r>
        <w:rPr>
          <w:i/>
        </w:rPr>
        <w:t>HAL</w:t>
      </w:r>
      <w:r>
        <w:t xml:space="preserve"> non-tendered trips were shorter in duration when observed, which was also seen in permutation tests. In addition, tendered </w:t>
      </w:r>
      <w:r>
        <w:rPr>
          <w:i/>
        </w:rPr>
        <w:t>POT</w:t>
      </w:r>
      <w:r>
        <w:t xml:space="preserve"> and </w:t>
      </w:r>
      <w:r>
        <w:rPr>
          <w:i/>
        </w:rPr>
        <w:t>TRW</w:t>
      </w:r>
      <w:r>
        <w:t xml:space="preserve"> trips of more than ten days appear to have been observed at a greater frequency than unobserved trips. If these longer trips also were associated with greater landed weight, then this would explain the permutation results for these strata that showed greater landed weights on observed trips compared to unobserved trips.</w:t>
      </w:r>
    </w:p>
    <w:p w14:paraId="72A61B7C" w14:textId="77777777" w:rsidR="00D55E82" w:rsidRDefault="00802368">
      <w:pPr>
        <w:pStyle w:val="Heading1"/>
      </w:pPr>
      <w:bookmarkStart w:id="69" w:name="adequacy-of-the-sample-size"/>
      <w:bookmarkStart w:id="70" w:name="_Toc44506783"/>
      <w:bookmarkEnd w:id="69"/>
      <w:r>
        <w:lastRenderedPageBreak/>
        <w:t>Adequacy of the Sample Size</w:t>
      </w:r>
      <w:bookmarkEnd w:id="70"/>
    </w:p>
    <w:p w14:paraId="69796140" w14:textId="77777777" w:rsidR="00D55E82" w:rsidRDefault="00802368" w:rsidP="006069C6">
      <w:pPr>
        <w:pStyle w:val="FirstParagraph"/>
        <w:ind w:firstLine="720"/>
      </w:pPr>
      <w:r>
        <w:t>In a well-designed sampling program, the monitoring rate should be large enough to reasonably ensure that the range of fishing activities and characteristics are represented in the sample data. The Catch Accounting System post-stratifies data into groups of fishing activities with similar trip characteristics such as gear, trip targets, and NMFS Area (Cahalan et al. 2014). At low numbers of trips and low sampling rates, the probability of no monitoring data within a particular post-stratum is increased and may result in expansions of bycatch rates from one type of fishing activity against landings for a different type of fishing activity. This will result in biased estimates of bycatch. For this reason, it is important to have a large enough sample (monitored trips and vessels) to have reasonable expectation of monitoring all types of fishing.</w:t>
      </w:r>
    </w:p>
    <w:p w14:paraId="7094C22B" w14:textId="34B9120B" w:rsidR="00D55E82" w:rsidRDefault="00802368" w:rsidP="006069C6">
      <w:pPr>
        <w:pStyle w:val="BodyText"/>
        <w:ind w:firstLine="720"/>
      </w:pPr>
      <w:r>
        <w:t xml:space="preserve">Over the course of an entire year, some NMFS Areas have low fishing effort and as a result have a relatively high probability of being missed by the simple random sampling represented by observer deployments and EM. The fishing effort data for each stratum and the number of monitored trips over the course of 2019 were used to illustrate their combined effect on the probability of a NMFS Area containing monitoring data using the hypergeometric distribution </w:t>
      </w:r>
      <w:r w:rsidR="000B1D84">
        <w:t>(Fig.</w:t>
      </w:r>
      <w:r>
        <w:t xml:space="preserve"> 14). From this figure it can be seen how 1) the likelihood of at least one monitored trip is increased with fishing effort and 2) is also increased with an increase in the selection rate. Given our sampling rates in the 7 partial coverage trip-selection strata, the probability of having no monitored trips in a NMFS Reporting Areas increases quickly above 0.05 when there are fewer than 8 trips in the </w:t>
      </w:r>
      <w:r>
        <w:rPr>
          <w:i/>
        </w:rPr>
        <w:t>EM HAL</w:t>
      </w:r>
      <w:r>
        <w:t xml:space="preserve"> stratum, 6 trips in the </w:t>
      </w:r>
      <w:r>
        <w:rPr>
          <w:i/>
        </w:rPr>
        <w:t>EM POT</w:t>
      </w:r>
      <w:r>
        <w:t xml:space="preserve"> stratum, 15 trips in the </w:t>
      </w:r>
      <w:r>
        <w:rPr>
          <w:i/>
        </w:rPr>
        <w:t>HAL</w:t>
      </w:r>
      <w:r>
        <w:t xml:space="preserve"> stratum, 19 trips in the </w:t>
      </w:r>
      <w:r>
        <w:rPr>
          <w:i/>
        </w:rPr>
        <w:t>POT - No Tender</w:t>
      </w:r>
      <w:r>
        <w:t xml:space="preserve"> stratum, 7 trips in the </w:t>
      </w:r>
      <w:r>
        <w:rPr>
          <w:i/>
        </w:rPr>
        <w:t>POT - Tender</w:t>
      </w:r>
      <w:r>
        <w:t xml:space="preserve"> stratum, 10 trips in the </w:t>
      </w:r>
      <w:r>
        <w:rPr>
          <w:i/>
        </w:rPr>
        <w:t>TRW - No Tender</w:t>
      </w:r>
      <w:r>
        <w:t xml:space="preserve"> stratum, and 6 trips in the </w:t>
      </w:r>
      <w:r>
        <w:rPr>
          <w:i/>
        </w:rPr>
        <w:t>TRW - Tender</w:t>
      </w:r>
      <w:r>
        <w:t xml:space="preserve"> stratum in a given area. Including additional factors such as week, gear, and target will decrease the number of trips with the same characteristics and hence increase the probabilities of obtaining no monitoring data of that character (post-strata of the CAS).</w:t>
      </w:r>
    </w:p>
    <w:p w14:paraId="15E9D75F" w14:textId="59F080FF" w:rsidR="00D55E82" w:rsidRDefault="00802368" w:rsidP="006069C6">
      <w:pPr>
        <w:pStyle w:val="BodyText"/>
        <w:ind w:firstLine="720"/>
      </w:pPr>
      <w:r>
        <w:lastRenderedPageBreak/>
        <w:t xml:space="preserve">A new analysis presented in Appendix B – Gap Analysis examines the deployment of observers and EM systems at finer spatiotemporal scales than presented </w:t>
      </w:r>
      <w:r w:rsidR="00B7782F">
        <w:t>here</w:t>
      </w:r>
      <w:r>
        <w:t xml:space="preserve">. This </w:t>
      </w:r>
      <w:r w:rsidR="00B7782F">
        <w:t xml:space="preserve">new </w:t>
      </w:r>
      <w:r>
        <w:t xml:space="preserve">analysis evaluates the availability of monitoring coverage within and between the partial coverage selection pools and highlights instances where sampling effort was disproportionately distributed in space and time between post-strata defined by gear, NMFS Area, and dominant species landed (trip target). For example, the spatial patterns in the </w:t>
      </w:r>
      <w:r>
        <w:rPr>
          <w:i/>
        </w:rPr>
        <w:t>HAL</w:t>
      </w:r>
      <w:r>
        <w:t xml:space="preserve"> stratum appear to be due to disproportionately high monitoring rates in the GOA for trips targeting halibut and lower monitoring rates for halibut-target trips in the BSAI, especially in the Aleutian Island areas. Additionally, the low number of observed trips in area 620 in the </w:t>
      </w:r>
      <w:r>
        <w:rPr>
          <w:i/>
        </w:rPr>
        <w:t>TRW – No Tender</w:t>
      </w:r>
      <w:r>
        <w:t xml:space="preserve"> stratum was due to disproportionately low monitoring rates among arrowtooth-target trips where only 2 of 42 trips were observed (Appendix B – Gap Analysis).</w:t>
      </w:r>
    </w:p>
    <w:p w14:paraId="46F812C8" w14:textId="77777777" w:rsidR="00D55E82" w:rsidRDefault="00802368">
      <w:pPr>
        <w:pStyle w:val="Heading1"/>
      </w:pPr>
      <w:bookmarkStart w:id="71" w:name="response-to-council-and-ssc-comments"/>
      <w:bookmarkStart w:id="72" w:name="_Toc44506784"/>
      <w:bookmarkEnd w:id="71"/>
      <w:r>
        <w:t>Response to Council and SSC Comments</w:t>
      </w:r>
      <w:bookmarkEnd w:id="72"/>
    </w:p>
    <w:p w14:paraId="35F55022" w14:textId="77777777" w:rsidR="00D55E82" w:rsidRDefault="00802368" w:rsidP="006069C6">
      <w:pPr>
        <w:pStyle w:val="FirstParagraph"/>
        <w:ind w:firstLine="720"/>
      </w:pPr>
      <w:r>
        <w:t>The SSC has requested that a specific section with responses to SSC comments be provided in the written report, as is done for SAFE documents. This section addresses FMSC responses (in italics) to comments relative to this chapter made by the Council and the SSC after the presentation of the 2018 Annual Report during the June 2019 Council meeting.</w:t>
      </w:r>
    </w:p>
    <w:p w14:paraId="1F0FFB26" w14:textId="77777777" w:rsidR="00D55E82" w:rsidRDefault="00802368">
      <w:pPr>
        <w:pStyle w:val="Heading2"/>
      </w:pPr>
      <w:bookmarkStart w:id="73" w:name="council-comments"/>
      <w:bookmarkStart w:id="74" w:name="_Toc44506785"/>
      <w:bookmarkEnd w:id="73"/>
      <w:r>
        <w:t>Council comments:</w:t>
      </w:r>
      <w:bookmarkEnd w:id="74"/>
    </w:p>
    <w:p w14:paraId="4322AFA1" w14:textId="77777777" w:rsidR="00D55E82" w:rsidRDefault="00802368" w:rsidP="006069C6">
      <w:pPr>
        <w:pStyle w:val="FirstParagraph"/>
        <w:ind w:firstLine="480"/>
      </w:pPr>
      <w:r>
        <w:t>In the 2019 Annual Report (to be presented in June, 2020), the Council recommends that NMFS:</w:t>
      </w:r>
    </w:p>
    <w:p w14:paraId="24B890A0" w14:textId="77777777" w:rsidR="00D55E82" w:rsidRDefault="00802368" w:rsidP="00417ED2">
      <w:pPr>
        <w:pStyle w:val="Compact"/>
        <w:numPr>
          <w:ilvl w:val="0"/>
          <w:numId w:val="21"/>
        </w:numPr>
        <w:spacing w:line="480" w:lineRule="auto"/>
        <w:ind w:left="900" w:hanging="360"/>
      </w:pPr>
      <w:r>
        <w:t>Continue to include an evaluation of observer effects in pelagic and non-pelagic trawl within the trawl stratum.</w:t>
      </w:r>
      <w:r>
        <w:br/>
      </w:r>
      <w:r>
        <w:rPr>
          <w:i/>
        </w:rPr>
        <w:t>This evaluation is included as Appendix A.</w:t>
      </w:r>
    </w:p>
    <w:p w14:paraId="57911B7F" w14:textId="77777777" w:rsidR="00D55E82" w:rsidRDefault="00802368">
      <w:pPr>
        <w:pStyle w:val="Heading2"/>
      </w:pPr>
      <w:bookmarkStart w:id="75" w:name="ssc-recommendations"/>
      <w:bookmarkStart w:id="76" w:name="_Toc44506786"/>
      <w:bookmarkEnd w:id="75"/>
      <w:r>
        <w:t>SSC recommendations:</w:t>
      </w:r>
      <w:bookmarkEnd w:id="76"/>
    </w:p>
    <w:p w14:paraId="74D8BB03" w14:textId="77777777" w:rsidR="006069C6" w:rsidRPr="006069C6" w:rsidRDefault="006069C6" w:rsidP="006069C6">
      <w:pPr>
        <w:pStyle w:val="BodyText"/>
        <w:ind w:firstLine="540"/>
      </w:pPr>
      <w:r w:rsidRPr="00C3780F">
        <w:t xml:space="preserve">The SSC </w:t>
      </w:r>
      <w:r>
        <w:t xml:space="preserve">offered the following </w:t>
      </w:r>
      <w:r w:rsidRPr="00C3780F">
        <w:t>recommend</w:t>
      </w:r>
      <w:r>
        <w:t>ations to the Observer Program</w:t>
      </w:r>
      <w:r w:rsidRPr="00C3780F">
        <w:t>:</w:t>
      </w:r>
    </w:p>
    <w:p w14:paraId="398B672A" w14:textId="77777777" w:rsidR="00D55E82" w:rsidRDefault="00802368" w:rsidP="00417ED2">
      <w:pPr>
        <w:numPr>
          <w:ilvl w:val="0"/>
          <w:numId w:val="22"/>
        </w:numPr>
        <w:ind w:left="900" w:hanging="360"/>
      </w:pPr>
      <w:r>
        <w:lastRenderedPageBreak/>
        <w:t>The analysts to initiate a comparison of the likely magnitude of bias that has been detected between monitored and unmonitored trips with the overall magnitude and precision of discard or PSC that is being monitored for compliance by management.</w:t>
      </w:r>
      <w:r>
        <w:br/>
      </w:r>
      <w:r>
        <w:rPr>
          <w:i/>
        </w:rPr>
        <w:t>While some differences were detected between monitored and unmonitored trips, the impact that these types of differences have on estimates of discard is not known at this time. We note that in 2019, the detected differences occurred primarily within the hook and line stratum where fishing activity is not limited by PSC or bycatch quotas.</w:t>
      </w:r>
    </w:p>
    <w:p w14:paraId="34018083" w14:textId="77777777" w:rsidR="00D55E82" w:rsidRDefault="00802368" w:rsidP="00417ED2">
      <w:pPr>
        <w:numPr>
          <w:ilvl w:val="0"/>
          <w:numId w:val="22"/>
        </w:numPr>
        <w:ind w:left="900" w:hanging="360"/>
      </w:pPr>
      <w:r>
        <w:t>Consider [EM] coverage for the under-40’-no coverage fleet for 2019.</w:t>
      </w:r>
      <w:r>
        <w:br/>
      </w:r>
      <w:r>
        <w:rPr>
          <w:i/>
        </w:rPr>
        <w:t>This was not considered in the 2020 ADP.</w:t>
      </w:r>
    </w:p>
    <w:p w14:paraId="38ABFBA8" w14:textId="77777777" w:rsidR="00D55E82" w:rsidRDefault="00802368" w:rsidP="00417ED2">
      <w:pPr>
        <w:numPr>
          <w:ilvl w:val="0"/>
          <w:numId w:val="22"/>
        </w:numPr>
        <w:ind w:left="900" w:hanging="360"/>
      </w:pPr>
      <w:r>
        <w:t>In cases where there are multiple gear types in a stratum (e.g., pelagic and non-pelagic trawls) the SSC recommends analysis of the results by gear type separately in addition to analysis aggregated to the stratum level. Such disaggregation will avoid masking of gear-specific differences in catch composition and other factors that could provide justification for possible further subdivision of strata.</w:t>
      </w:r>
      <w:r>
        <w:br/>
      </w:r>
      <w:r>
        <w:rPr>
          <w:i/>
        </w:rPr>
        <w:t>We included an evaluation of observer effect tests for different types of trawl gear in Appendix A. In response to the SSC recommendation, we note that further subdivision of strata may not be feasible as total sample size continues to decline. For example, from 2019 to 2020 the ability of observer data to adequately sample tendered and non-tendered strata was compromised to the point that the designation was no longer supported, and these trip types are now combined for a gear-based stratum.</w:t>
      </w:r>
    </w:p>
    <w:p w14:paraId="38E21C3F" w14:textId="25EB738A" w:rsidR="00D55E82" w:rsidRDefault="00802368" w:rsidP="00417ED2">
      <w:pPr>
        <w:numPr>
          <w:ilvl w:val="0"/>
          <w:numId w:val="22"/>
        </w:numPr>
        <w:ind w:left="900" w:hanging="360"/>
      </w:pPr>
      <w:r>
        <w:t xml:space="preserve">The SSC looks forward to seeing a full evaluation of this [EM] program as soon as is practical, as well as an evaluation of the tradeoffs between use of EM and the existing partially observed coverage category. As the Council considers continued growth of the EM program, it will be important to conduct appropriate cost comparisons, specifically including video review costs, </w:t>
      </w:r>
      <w:r w:rsidR="002F2AEE">
        <w:br/>
      </w:r>
      <w:r w:rsidR="002F2AEE">
        <w:br/>
      </w:r>
      <w:r w:rsidR="002F2AEE">
        <w:br/>
      </w:r>
      <w:r>
        <w:lastRenderedPageBreak/>
        <w:t>as well as an evaluation of the ability of EM versus onboard observer data to meet program needs.</w:t>
      </w:r>
      <w:r>
        <w:br/>
      </w:r>
      <w:r w:rsidR="00397259">
        <w:rPr>
          <w:i/>
        </w:rPr>
        <w:t>Costs are not addressed in this analysis.</w:t>
      </w:r>
    </w:p>
    <w:p w14:paraId="556269E9" w14:textId="77777777" w:rsidR="00D55E82" w:rsidRDefault="00802368">
      <w:pPr>
        <w:pStyle w:val="Heading1"/>
      </w:pPr>
      <w:bookmarkStart w:id="77" w:name="fmsc-recommendations-to-improve-data-qua"/>
      <w:bookmarkStart w:id="78" w:name="_Toc44506787"/>
      <w:bookmarkEnd w:id="77"/>
      <w:r>
        <w:t>FMSC Recommendations to Improve Data Quality</w:t>
      </w:r>
      <w:bookmarkEnd w:id="78"/>
    </w:p>
    <w:p w14:paraId="3B86055C" w14:textId="77777777" w:rsidR="00D55E82" w:rsidRDefault="00802368">
      <w:pPr>
        <w:pStyle w:val="Heading2"/>
      </w:pPr>
      <w:bookmarkStart w:id="79" w:name="recommendations-from-the-2018-annual-dep"/>
      <w:bookmarkStart w:id="80" w:name="_Toc44506788"/>
      <w:bookmarkEnd w:id="79"/>
      <w:r>
        <w:t>Recommendations from the 2018 Annual Deployment Review</w:t>
      </w:r>
      <w:bookmarkEnd w:id="80"/>
    </w:p>
    <w:p w14:paraId="1F885B9D" w14:textId="77777777" w:rsidR="00D55E82" w:rsidRDefault="00802368" w:rsidP="006069C6">
      <w:pPr>
        <w:pStyle w:val="FirstParagraph"/>
        <w:ind w:firstLine="720"/>
      </w:pPr>
      <w:r>
        <w:t>The Fisheries Monitoring Science Committee (formerly the Observer Science Committee) made the following recommendations in its 2018 review of observer deployment to be considered in developing the 2020 ADP (NMFS 2019b). Following each recommendation is the italicized outcome of that recommendation.</w:t>
      </w:r>
    </w:p>
    <w:p w14:paraId="4D2F4A8F" w14:textId="77777777" w:rsidR="00D55E82" w:rsidRDefault="00802368" w:rsidP="006069C6">
      <w:pPr>
        <w:pStyle w:val="BodyText"/>
        <w:ind w:firstLine="480"/>
      </w:pPr>
      <w:r>
        <w:t>The Fishery Monitoring Science Committee’s Recommendations to improve the 2020 ADP were as follows:</w:t>
      </w:r>
    </w:p>
    <w:p w14:paraId="2A4C3674" w14:textId="77777777" w:rsidR="00D55E82" w:rsidRDefault="00802368" w:rsidP="00417ED2">
      <w:pPr>
        <w:numPr>
          <w:ilvl w:val="0"/>
          <w:numId w:val="23"/>
        </w:numPr>
        <w:ind w:left="900" w:hanging="360"/>
      </w:pPr>
      <w:r>
        <w:t>The ODDS trip logging and cancellation rules be re-evaluated and communicated to the Council and industry as soon as possible.</w:t>
      </w:r>
      <w:r>
        <w:br/>
      </w:r>
      <w:r>
        <w:rPr>
          <w:i/>
        </w:rPr>
        <w:t>No formal public action has been taken by the NMFS.</w:t>
      </w:r>
    </w:p>
    <w:p w14:paraId="48D1C633" w14:textId="77777777" w:rsidR="00D55E82" w:rsidRDefault="00802368" w:rsidP="00417ED2">
      <w:pPr>
        <w:numPr>
          <w:ilvl w:val="0"/>
          <w:numId w:val="23"/>
        </w:numPr>
        <w:ind w:left="900" w:hanging="360"/>
      </w:pPr>
      <w:r>
        <w:t>The draft 2020 ADP stratification designs include a re-examination of tendering strata.</w:t>
      </w:r>
      <w:r>
        <w:br/>
      </w:r>
      <w:r>
        <w:rPr>
          <w:i/>
        </w:rPr>
        <w:t>The distinction between tendered and non-tendered strata was eliminated in the 2020 ADP.</w:t>
      </w:r>
    </w:p>
    <w:p w14:paraId="32AD6600" w14:textId="77777777" w:rsidR="00D55E82" w:rsidRDefault="00802368" w:rsidP="00417ED2">
      <w:pPr>
        <w:numPr>
          <w:ilvl w:val="0"/>
          <w:numId w:val="23"/>
        </w:numPr>
        <w:ind w:left="900" w:hanging="360"/>
      </w:pPr>
      <w:r>
        <w:t>Do not stratify by type of trawl gear (i.e., NPT and PTR strata).</w:t>
      </w:r>
      <w:r>
        <w:br/>
      </w:r>
      <w:r>
        <w:rPr>
          <w:i/>
        </w:rPr>
        <w:t>These gear types were not separated in the 2020 ADP. The rationale for not creating separate NPT and PTR strata is included in Appendix A.</w:t>
      </w:r>
    </w:p>
    <w:p w14:paraId="412ECED0" w14:textId="77777777" w:rsidR="00D55E82" w:rsidRDefault="00802368" w:rsidP="00417ED2">
      <w:pPr>
        <w:numPr>
          <w:ilvl w:val="0"/>
          <w:numId w:val="23"/>
        </w:numPr>
        <w:ind w:left="900" w:hanging="360"/>
      </w:pPr>
      <w:r>
        <w:t>Continue the baseline + optimization approach for determining coverage levels among strata.</w:t>
      </w:r>
      <w:r>
        <w:br/>
      </w:r>
      <w:r>
        <w:rPr>
          <w:i/>
        </w:rPr>
        <w:t>The 15% baseline + optimization approach for determining coverage levels among strata for observer coverage was used in the 2020 ADP.</w:t>
      </w:r>
    </w:p>
    <w:p w14:paraId="3BC0DFF9" w14:textId="77777777" w:rsidR="00D55E82" w:rsidRDefault="00802368" w:rsidP="00417ED2">
      <w:pPr>
        <w:numPr>
          <w:ilvl w:val="0"/>
          <w:numId w:val="23"/>
        </w:numPr>
        <w:ind w:left="900" w:hanging="360"/>
      </w:pPr>
      <w:r>
        <w:lastRenderedPageBreak/>
        <w:t>We recommend that EM review rates be set to ensure that the entire year is sampled and review is timely enough so that data from EM can be used for catch accounting and fisheries monitoring as envisioned by the Council.</w:t>
      </w:r>
      <w:r>
        <w:br/>
      </w:r>
      <w:r>
        <w:rPr>
          <w:i/>
        </w:rPr>
        <w:t>EM review included the entire year for 2019, which was an improvement over 2018. There was about a two-month lag between data collection and data availability in 2019. Whether this is timely enough for catch accounting and fishery monitoring is not clear to the FMSC.</w:t>
      </w:r>
    </w:p>
    <w:p w14:paraId="715D2833" w14:textId="77777777" w:rsidR="00D55E82" w:rsidRDefault="00802368">
      <w:pPr>
        <w:pStyle w:val="Heading2"/>
      </w:pPr>
      <w:bookmarkStart w:id="81" w:name="recommendations-to-improve-data-quality-"/>
      <w:bookmarkStart w:id="82" w:name="_Toc44506789"/>
      <w:bookmarkEnd w:id="81"/>
      <w:r>
        <w:t>Recommendations to Improve Data Quality and Guide the 2021 ADP</w:t>
      </w:r>
      <w:bookmarkEnd w:id="82"/>
    </w:p>
    <w:p w14:paraId="1DDC1714" w14:textId="77777777" w:rsidR="00D55E82" w:rsidRDefault="00802368" w:rsidP="00417ED2">
      <w:pPr>
        <w:pStyle w:val="FirstParagraph"/>
        <w:numPr>
          <w:ilvl w:val="1"/>
          <w:numId w:val="2"/>
        </w:numPr>
      </w:pPr>
      <w:r>
        <w:rPr>
          <w:b/>
        </w:rPr>
        <w:t>We recommend that the ADP fully integrate EM and observer deployment into one fishery monitoring program.</w:t>
      </w:r>
      <w:r>
        <w:t xml:space="preserve"> This recommendation echoes the SSC recommendation made at their June 2019 meeting, and is based on the recognition that EM and observers are two tools at the disposal of the NMFS to monitor fisheries and each has its advantages and disadvantages. Issues due to incomplete integration of fishery monitoring tools occurred in 2019 when only EM trips were monitored in the pot gear Pacific cod Central Gulf (Area 630) fishery, introducing a data gap for the GOA Pacific cod stock assessment. In 2020, observer coverage has been reduced further as a result of COVID-19 precautions.</w:t>
      </w:r>
    </w:p>
    <w:p w14:paraId="1F6E1922" w14:textId="0D98AE52" w:rsidR="00000628" w:rsidRDefault="00802368" w:rsidP="00417ED2">
      <w:pPr>
        <w:pStyle w:val="BodyText"/>
        <w:numPr>
          <w:ilvl w:val="0"/>
          <w:numId w:val="2"/>
        </w:numPr>
        <w:ind w:left="1170" w:hanging="450"/>
      </w:pPr>
      <w:r>
        <w:rPr>
          <w:b/>
        </w:rPr>
        <w:t>We continue to recommend that NMFS link the ODDS and eLandings database such that fishing trips can be uniquely identified to support the analyses presented to the Council.</w:t>
      </w:r>
      <w:r>
        <w:t xml:space="preserve"> The analyses contained </w:t>
      </w:r>
      <w:r w:rsidR="0047234D">
        <w:t>here</w:t>
      </w:r>
      <w:r>
        <w:t xml:space="preserve"> attempt to identify fishing trips, which is the unit of measurement for deployment. However, there are some instances when realized deployments do not match intended deployments. In some cases, it may be that there were no differences, but the accounting of trips between ODDS and eLandings data are incongruent. We note that the temporal bias issue identified (Figure 3) in the observed tendered pot stratum and differences between the observed and unobserved landed weight (Table 10) in this stratum was potentially an artifact of the analysis. This artifact could have </w:t>
      </w:r>
      <w:r>
        <w:lastRenderedPageBreak/>
        <w:t>been caused by the difficulty in identifying observed and unobserved trips, especially for tendered strata.</w:t>
      </w:r>
    </w:p>
    <w:p w14:paraId="5168CCC0" w14:textId="77777777" w:rsidR="00000628" w:rsidRDefault="00000628">
      <w:pPr>
        <w:spacing w:after="200" w:line="240" w:lineRule="auto"/>
        <w:contextualSpacing w:val="0"/>
      </w:pPr>
      <w:r>
        <w:br w:type="page"/>
      </w:r>
    </w:p>
    <w:p w14:paraId="35434AAA" w14:textId="77777777" w:rsidR="002F2AEE" w:rsidRDefault="002F2AEE">
      <w:pPr>
        <w:spacing w:after="200" w:line="240" w:lineRule="auto"/>
        <w:contextualSpacing w:val="0"/>
        <w:rPr>
          <w:rFonts w:eastAsiaTheme="majorEastAsia" w:cstheme="majorBidi"/>
          <w:b/>
          <w:bCs/>
          <w:smallCaps/>
          <w:sz w:val="28"/>
          <w:szCs w:val="32"/>
        </w:rPr>
      </w:pPr>
      <w:bookmarkStart w:id="83" w:name="section"/>
      <w:bookmarkStart w:id="84" w:name="citations"/>
      <w:bookmarkStart w:id="85" w:name="_Toc44506790"/>
      <w:bookmarkEnd w:id="83"/>
      <w:bookmarkEnd w:id="84"/>
      <w:r>
        <w:lastRenderedPageBreak/>
        <w:br w:type="page"/>
      </w:r>
    </w:p>
    <w:p w14:paraId="5DC6F009" w14:textId="7286B7BA" w:rsidR="00D55E82" w:rsidRDefault="00802368" w:rsidP="00000628">
      <w:pPr>
        <w:pStyle w:val="Heading1"/>
      </w:pPr>
      <w:r>
        <w:lastRenderedPageBreak/>
        <w:t>Citations</w:t>
      </w:r>
      <w:bookmarkEnd w:id="85"/>
    </w:p>
    <w:p w14:paraId="1EF98F22" w14:textId="3B0F70C8" w:rsidR="00D55E82" w:rsidRPr="00000628" w:rsidRDefault="00000628" w:rsidP="00DF76E8">
      <w:pPr>
        <w:pStyle w:val="BodyText"/>
        <w:ind w:left="540" w:hanging="540"/>
        <w:rPr>
          <w:szCs w:val="22"/>
        </w:rPr>
      </w:pPr>
      <w:r w:rsidRPr="00000628">
        <w:rPr>
          <w:szCs w:val="22"/>
        </w:rPr>
        <w:t>AFSC</w:t>
      </w:r>
      <w:r w:rsidR="00802368" w:rsidRPr="00000628">
        <w:rPr>
          <w:szCs w:val="22"/>
        </w:rPr>
        <w:t>. 2018. 2019 Observer Sampling Manual. Fisheries Monitoring and Analysis Division, North Pacific Groundfish Observer Program. AFSC, 7600 Sand Point Way N.E., Seattle, Washington, 98115.</w:t>
      </w:r>
    </w:p>
    <w:p w14:paraId="48C4D747" w14:textId="20A80593" w:rsidR="00D55E82" w:rsidRDefault="00802368" w:rsidP="00000628">
      <w:pPr>
        <w:pStyle w:val="BodyText"/>
        <w:ind w:left="540" w:hanging="540"/>
        <w:rPr>
          <w:szCs w:val="22"/>
        </w:rPr>
      </w:pPr>
      <w:r w:rsidRPr="00000628">
        <w:rPr>
          <w:szCs w:val="22"/>
        </w:rPr>
        <w:t>Cahalan, J., J. Mondragon, and J. Gasper. 2014. Catch sampling and estimation in the Federal groundfish fisheries off Alaska: 2015 Edition. NOAA Tech. Memo. NMFS-AFSC-286, 46 p.</w:t>
      </w:r>
      <w:r w:rsidR="0059057B">
        <w:rPr>
          <w:szCs w:val="22"/>
        </w:rPr>
        <w:t xml:space="preserve">  Available at </w:t>
      </w:r>
      <w:r w:rsidR="002F1252" w:rsidRPr="002F1252">
        <w:rPr>
          <w:szCs w:val="22"/>
        </w:rPr>
        <w:t>https://repository.library.noaa.gov/view/noaa/4833</w:t>
      </w:r>
      <w:r w:rsidR="002F1252">
        <w:rPr>
          <w:szCs w:val="22"/>
        </w:rPr>
        <w:t>.</w:t>
      </w:r>
    </w:p>
    <w:p w14:paraId="1082076F" w14:textId="6286C078" w:rsidR="00653DBE" w:rsidRPr="00000628" w:rsidRDefault="00653DBE" w:rsidP="004158F6">
      <w:pPr>
        <w:pStyle w:val="BodyText"/>
        <w:ind w:left="540" w:hanging="540"/>
        <w:rPr>
          <w:szCs w:val="22"/>
        </w:rPr>
      </w:pPr>
      <w:r>
        <w:rPr>
          <w:szCs w:val="22"/>
        </w:rPr>
        <w:t xml:space="preserve">Cahalan, J. and C. H. Faunce.  2020.  </w:t>
      </w:r>
      <w:r w:rsidR="004158F6" w:rsidRPr="004158F6">
        <w:rPr>
          <w:szCs w:val="22"/>
        </w:rPr>
        <w:t>Development and implementation of a fully randomized sampling design f</w:t>
      </w:r>
      <w:r w:rsidR="004158F6">
        <w:rPr>
          <w:szCs w:val="22"/>
        </w:rPr>
        <w:t>or a fishery monitoring program.  Fishery Bulletin (U.S.)</w:t>
      </w:r>
      <w:r w:rsidR="00E74355">
        <w:rPr>
          <w:szCs w:val="22"/>
        </w:rPr>
        <w:t xml:space="preserve"> </w:t>
      </w:r>
      <w:r w:rsidR="004158F6">
        <w:rPr>
          <w:szCs w:val="22"/>
        </w:rPr>
        <w:t>118:</w:t>
      </w:r>
      <w:r w:rsidR="004158F6" w:rsidRPr="004158F6">
        <w:rPr>
          <w:szCs w:val="22"/>
        </w:rPr>
        <w:t>87-99</w:t>
      </w:r>
      <w:r w:rsidR="004158F6">
        <w:rPr>
          <w:szCs w:val="22"/>
        </w:rPr>
        <w:t xml:space="preserve">. </w:t>
      </w:r>
    </w:p>
    <w:p w14:paraId="60A50C7B" w14:textId="77777777" w:rsidR="00653DBE" w:rsidRPr="00000628" w:rsidRDefault="00653DBE" w:rsidP="00653DBE">
      <w:pPr>
        <w:pStyle w:val="BodyText"/>
        <w:ind w:left="540" w:hanging="540"/>
        <w:rPr>
          <w:szCs w:val="22"/>
        </w:rPr>
      </w:pPr>
      <w:r w:rsidRPr="00000628">
        <w:rPr>
          <w:szCs w:val="22"/>
        </w:rPr>
        <w:t>Faunce, C. H., and Barbeaux, S. J. 2011. The frequency and quantity of Alaskan groundfish catcher-vessel landings made with and without an observer. ICES J. Mar. Sci. 68:1757-1763.</w:t>
      </w:r>
    </w:p>
    <w:p w14:paraId="42839C4E" w14:textId="1D147823" w:rsidR="00D55E82" w:rsidRPr="00000628" w:rsidRDefault="00802368" w:rsidP="00DF76E8">
      <w:pPr>
        <w:pStyle w:val="BodyText"/>
        <w:ind w:left="540" w:hanging="540"/>
        <w:rPr>
          <w:szCs w:val="22"/>
        </w:rPr>
      </w:pPr>
      <w:r w:rsidRPr="00000628">
        <w:rPr>
          <w:szCs w:val="22"/>
        </w:rPr>
        <w:t>Faunce, C. H. 2015. Evolution of observer methods to obtain genetic material from Chinook salmon bycatch in the Alaska pollock fishery. U.S. Dep. Commer., NOAA Tech. Memo. NMFS-AFSC-288, 28 p.</w:t>
      </w:r>
      <w:r w:rsidR="0059057B">
        <w:rPr>
          <w:szCs w:val="22"/>
        </w:rPr>
        <w:t xml:space="preserve"> </w:t>
      </w:r>
      <w:r w:rsidR="002F1252" w:rsidRPr="002F1252">
        <w:rPr>
          <w:szCs w:val="22"/>
        </w:rPr>
        <w:t>doi.org/10.7289/V5MG7MFF</w:t>
      </w:r>
      <w:r w:rsidR="002F1252">
        <w:rPr>
          <w:szCs w:val="22"/>
        </w:rPr>
        <w:t>.</w:t>
      </w:r>
    </w:p>
    <w:p w14:paraId="4E102A30" w14:textId="63CB3915" w:rsidR="00D55E82" w:rsidRPr="00000628" w:rsidRDefault="00802368" w:rsidP="00DF76E8">
      <w:pPr>
        <w:pStyle w:val="BodyText"/>
        <w:ind w:left="540" w:hanging="540"/>
        <w:rPr>
          <w:szCs w:val="22"/>
        </w:rPr>
      </w:pPr>
      <w:r w:rsidRPr="00000628">
        <w:rPr>
          <w:szCs w:val="22"/>
        </w:rPr>
        <w:t>Ganz, P., and C. Faunce. 2019. An evaluation of methods used to predict commercial fishing effort in Alaska. U.S. Dep. Commer., NOAA Tech. Memo. NMFS-AFSC-395, 19 p.</w:t>
      </w:r>
      <w:r w:rsidR="0059057B">
        <w:rPr>
          <w:szCs w:val="22"/>
        </w:rPr>
        <w:t xml:space="preserve"> </w:t>
      </w:r>
      <w:r w:rsidR="002F1252" w:rsidRPr="002F1252">
        <w:rPr>
          <w:szCs w:val="22"/>
        </w:rPr>
        <w:t>doi.org/10.25923/gnyj-f281</w:t>
      </w:r>
      <w:r w:rsidR="002F1252">
        <w:rPr>
          <w:szCs w:val="22"/>
        </w:rPr>
        <w:t>.</w:t>
      </w:r>
    </w:p>
    <w:p w14:paraId="5D2F42B6" w14:textId="191AE6E0" w:rsidR="00D55E82" w:rsidRDefault="007D709D" w:rsidP="00DF76E8">
      <w:pPr>
        <w:pStyle w:val="BodyText"/>
        <w:ind w:left="540" w:hanging="540"/>
        <w:rPr>
          <w:szCs w:val="22"/>
        </w:rPr>
      </w:pPr>
      <w:r w:rsidRPr="00000628">
        <w:rPr>
          <w:szCs w:val="22"/>
        </w:rPr>
        <w:t>Guthrie III, C. M., Hv. T. Nguyen, M. Marsh, J. T. Watson, and J. R. Guyon. 2019. Genetic stock composition analysis of the Chinook salmon bycatch samples from the 2017 Bering Sea trawl fisheries. U.S. Dep. Commer., NOAA Tech. Memo. NMFS-AFSC-391, 36 p.</w:t>
      </w:r>
      <w:r w:rsidR="0059057B">
        <w:rPr>
          <w:szCs w:val="22"/>
        </w:rPr>
        <w:t xml:space="preserve"> </w:t>
      </w:r>
      <w:r w:rsidR="002F1252" w:rsidRPr="002F1252">
        <w:rPr>
          <w:szCs w:val="22"/>
        </w:rPr>
        <w:t>doi.org/10.25923/dt1b-q428</w:t>
      </w:r>
      <w:r w:rsidR="002F1252">
        <w:rPr>
          <w:szCs w:val="22"/>
        </w:rPr>
        <w:t>.</w:t>
      </w:r>
    </w:p>
    <w:p w14:paraId="520B584F" w14:textId="77777777" w:rsidR="002F1252" w:rsidRDefault="00354C58" w:rsidP="00354C58">
      <w:pPr>
        <w:pStyle w:val="BodyText"/>
        <w:ind w:left="540" w:hanging="540"/>
        <w:rPr>
          <w:szCs w:val="22"/>
        </w:rPr>
      </w:pPr>
      <w:r w:rsidRPr="00000628">
        <w:rPr>
          <w:szCs w:val="22"/>
        </w:rPr>
        <w:t xml:space="preserve">Guthrie III, C. M., Hv. T. Nguyen, M. Marsh, </w:t>
      </w:r>
      <w:r>
        <w:rPr>
          <w:szCs w:val="22"/>
        </w:rPr>
        <w:t>and J. R. Guyon. 2020</w:t>
      </w:r>
      <w:r w:rsidRPr="00000628">
        <w:rPr>
          <w:szCs w:val="22"/>
        </w:rPr>
        <w:t>. Genetic stock composition analysis of the Chinook salmon bycatch samples fr</w:t>
      </w:r>
      <w:r>
        <w:rPr>
          <w:szCs w:val="22"/>
        </w:rPr>
        <w:t>om the 2018</w:t>
      </w:r>
      <w:r w:rsidRPr="00000628">
        <w:rPr>
          <w:szCs w:val="22"/>
        </w:rPr>
        <w:t xml:space="preserve"> </w:t>
      </w:r>
      <w:r>
        <w:rPr>
          <w:szCs w:val="22"/>
        </w:rPr>
        <w:t>Gulf of Alaska trawl fisheries</w:t>
      </w:r>
      <w:r w:rsidRPr="00000628">
        <w:rPr>
          <w:szCs w:val="22"/>
        </w:rPr>
        <w:t>. U.S. Dep. Commer., NOAA Tech. Memo. NMFS-AFSC-</w:t>
      </w:r>
      <w:r>
        <w:rPr>
          <w:szCs w:val="22"/>
        </w:rPr>
        <w:t>405, 33</w:t>
      </w:r>
      <w:r w:rsidRPr="00000628">
        <w:rPr>
          <w:szCs w:val="22"/>
        </w:rPr>
        <w:t xml:space="preserve"> p.</w:t>
      </w:r>
      <w:r>
        <w:rPr>
          <w:szCs w:val="22"/>
        </w:rPr>
        <w:t xml:space="preserve"> </w:t>
      </w:r>
      <w:r w:rsidR="002F1252" w:rsidRPr="002F1252">
        <w:rPr>
          <w:szCs w:val="22"/>
        </w:rPr>
        <w:t>doi.org/10.25923/sw7t-gg49</w:t>
      </w:r>
      <w:r w:rsidR="002F1252">
        <w:rPr>
          <w:szCs w:val="22"/>
        </w:rPr>
        <w:t>.</w:t>
      </w:r>
    </w:p>
    <w:p w14:paraId="5EA23A9B" w14:textId="425597AE" w:rsidR="00354C58" w:rsidRPr="00000628" w:rsidRDefault="00354C58" w:rsidP="00354C58">
      <w:pPr>
        <w:pStyle w:val="BodyText"/>
        <w:ind w:left="540" w:hanging="540"/>
        <w:rPr>
          <w:szCs w:val="22"/>
        </w:rPr>
      </w:pPr>
    </w:p>
    <w:p w14:paraId="791F20B2" w14:textId="77777777" w:rsidR="00D55E82" w:rsidRPr="00000628" w:rsidRDefault="00802368">
      <w:pPr>
        <w:pStyle w:val="BodyText"/>
        <w:rPr>
          <w:szCs w:val="22"/>
        </w:rPr>
      </w:pPr>
      <w:r w:rsidRPr="00000628">
        <w:rPr>
          <w:szCs w:val="22"/>
        </w:rPr>
        <w:lastRenderedPageBreak/>
        <w:t>Hill, M.O. 1973. Diversity and evenness: A unifying notation and its consequences. Ecology 61: 225-236.</w:t>
      </w:r>
    </w:p>
    <w:p w14:paraId="3A365209" w14:textId="77777777" w:rsidR="00D55E82" w:rsidRPr="00000628" w:rsidRDefault="00802368" w:rsidP="00DF76E8">
      <w:pPr>
        <w:pStyle w:val="BodyText"/>
        <w:ind w:left="540" w:hanging="540"/>
        <w:rPr>
          <w:szCs w:val="22"/>
        </w:rPr>
      </w:pPr>
      <w:r w:rsidRPr="00000628">
        <w:rPr>
          <w:szCs w:val="22"/>
        </w:rPr>
        <w:t>Nelson Jr., R., R. French, R. and J. Wall. 1981. Sampling by U.S. observers on foreign fishing vessels in the eastern Bering Sea and Aleutian Island region, 1977-78. Mar. Fish. Rev. 43:1-19.</w:t>
      </w:r>
    </w:p>
    <w:p w14:paraId="29B90677" w14:textId="5F08A880" w:rsidR="001B3E9C" w:rsidRDefault="001B3E9C" w:rsidP="001B3E9C">
      <w:pPr>
        <w:pStyle w:val="BodyText"/>
        <w:spacing w:before="240"/>
        <w:ind w:left="540" w:hanging="540"/>
        <w:rPr>
          <w:rFonts w:cs="Times New Roman"/>
        </w:rPr>
      </w:pPr>
      <w:r w:rsidRPr="004A7FD4">
        <w:rPr>
          <w:rFonts w:cs="Times New Roman"/>
        </w:rPr>
        <w:t>NMFS</w:t>
      </w:r>
      <w:r w:rsidR="00852207">
        <w:rPr>
          <w:rFonts w:cs="Times New Roman"/>
        </w:rPr>
        <w:t xml:space="preserve"> </w:t>
      </w:r>
      <w:r w:rsidR="00852207" w:rsidRPr="00000628">
        <w:rPr>
          <w:szCs w:val="22"/>
        </w:rPr>
        <w:t>(National Marine Fisheries Service)</w:t>
      </w:r>
      <w:r w:rsidRPr="004A7FD4">
        <w:rPr>
          <w:rFonts w:cs="Times New Roman"/>
        </w:rPr>
        <w:t>. 2019</w:t>
      </w:r>
      <w:r>
        <w:rPr>
          <w:rFonts w:cs="Times New Roman"/>
        </w:rPr>
        <w:t>a</w:t>
      </w:r>
      <w:r w:rsidRPr="004A7FD4">
        <w:rPr>
          <w:rFonts w:cs="Times New Roman"/>
        </w:rPr>
        <w:t xml:space="preserve">. </w:t>
      </w:r>
      <w:r w:rsidRPr="004A7FD4">
        <w:rPr>
          <w:rFonts w:cs="Times New Roman"/>
          <w:i/>
          <w:iCs/>
        </w:rPr>
        <w:t xml:space="preserve">Draft </w:t>
      </w:r>
      <w:r w:rsidRPr="004A7FD4">
        <w:rPr>
          <w:rFonts w:cs="Times New Roman"/>
        </w:rPr>
        <w:t>2020 Annual Deployment Plan for Observers and Electronic Monitoring in the Groundfish and Halibut Fisheries off Alaska. National Oceanic and Atmospheric Administration, 709 West 9th Street. Juneau, Alaska 99802.</w:t>
      </w:r>
      <w:r w:rsidR="00242DC4">
        <w:rPr>
          <w:rFonts w:cs="Times New Roman"/>
        </w:rPr>
        <w:t xml:space="preserve"> Available at </w:t>
      </w:r>
      <w:hyperlink r:id="rId17" w:history="1">
        <w:r w:rsidR="00242DC4" w:rsidRPr="002F1252">
          <w:rPr>
            <w:rStyle w:val="Hyperlink"/>
            <w:rFonts w:cs="Times New Roman"/>
          </w:rPr>
          <w:t>https://www.fisheries.noaa.gov/resource/document/draft-2020-annual-deployment-plan-observers-and-electronic-monitoring-groundfish.</w:t>
        </w:r>
      </w:hyperlink>
    </w:p>
    <w:p w14:paraId="5663B1D4" w14:textId="3AFA843D" w:rsidR="00F12740" w:rsidRPr="00000628" w:rsidRDefault="001B3E9C" w:rsidP="001B3E9C">
      <w:pPr>
        <w:pStyle w:val="BodyText"/>
        <w:ind w:left="540" w:hanging="540"/>
        <w:rPr>
          <w:szCs w:val="22"/>
        </w:rPr>
      </w:pPr>
      <w:r w:rsidRPr="00C3780F">
        <w:t>NMFS</w:t>
      </w:r>
      <w:r>
        <w:t>.</w:t>
      </w:r>
      <w:r w:rsidRPr="00C3780F">
        <w:t xml:space="preserve"> 2019</w:t>
      </w:r>
      <w:r>
        <w:t>b</w:t>
      </w:r>
      <w:r w:rsidRPr="00C3780F">
        <w:t>. 2020 Annual Deployment Plan for Observers and Electronic Monitoring in the Groundfish and Halibut Fisheries off Alaska. National Oceanic and Atmospheric Administration, 709 West 9th Street. Juneau, Alaska 99802.</w:t>
      </w:r>
      <w:r w:rsidR="00242DC4">
        <w:t xml:space="preserve"> Available at </w:t>
      </w:r>
      <w:hyperlink r:id="rId18" w:history="1">
        <w:r w:rsidR="00242DC4" w:rsidRPr="002F1252">
          <w:rPr>
            <w:rStyle w:val="Hyperlink"/>
          </w:rPr>
          <w:t>https://www.fisheries.noaa.gov/resource/document/2020-annual-deployment-plan-observers-groundfish-and-halibut-fisheries-alaska.</w:t>
        </w:r>
      </w:hyperlink>
    </w:p>
    <w:p w14:paraId="09D357A3" w14:textId="6269E7D0" w:rsidR="00D55E82" w:rsidRPr="00000628" w:rsidRDefault="00802368" w:rsidP="00DF76E8">
      <w:pPr>
        <w:pStyle w:val="BodyText"/>
        <w:ind w:left="540" w:hanging="540"/>
        <w:rPr>
          <w:szCs w:val="22"/>
        </w:rPr>
      </w:pPr>
      <w:r w:rsidRPr="00000628">
        <w:rPr>
          <w:szCs w:val="22"/>
        </w:rPr>
        <w:t>NMFS</w:t>
      </w:r>
      <w:r w:rsidR="00852207">
        <w:rPr>
          <w:szCs w:val="22"/>
        </w:rPr>
        <w:t>.</w:t>
      </w:r>
      <w:r w:rsidRPr="00000628">
        <w:rPr>
          <w:szCs w:val="22"/>
        </w:rPr>
        <w:t xml:space="preserve"> 2018. 2019 Annual Deployment Plan for Observers in the Groundfish and Halibut Fisheries off Alaska. National Oceanic and Atmospheric Administration, 709 West 9th Street. Juneau, Alaska 99802.</w:t>
      </w:r>
      <w:r w:rsidR="00242DC4">
        <w:rPr>
          <w:szCs w:val="22"/>
        </w:rPr>
        <w:t xml:space="preserve"> Available at </w:t>
      </w:r>
      <w:hyperlink r:id="rId19" w:history="1">
        <w:r w:rsidR="00242DC4" w:rsidRPr="002F1252">
          <w:rPr>
            <w:rStyle w:val="Hyperlink"/>
            <w:szCs w:val="22"/>
          </w:rPr>
          <w:t>https://www.fisheries.noaa.gov/resource/document/2019-annual-deployment-plan-observers-groundfish-and-halibut-fisheries-alaska.</w:t>
        </w:r>
      </w:hyperlink>
    </w:p>
    <w:p w14:paraId="6705D2FD" w14:textId="22DAEFBD" w:rsidR="006F22BD" w:rsidRPr="00000628" w:rsidRDefault="00802368" w:rsidP="00DF76E8">
      <w:pPr>
        <w:pStyle w:val="BodyText"/>
        <w:ind w:left="540" w:hanging="540"/>
        <w:rPr>
          <w:szCs w:val="22"/>
        </w:rPr>
      </w:pPr>
      <w:r w:rsidRPr="00000628">
        <w:rPr>
          <w:szCs w:val="22"/>
        </w:rPr>
        <w:t xml:space="preserve">NMFS. 2017. Final Environmental Assessment/ Regulatory Impact Review for Amendment 114 to the Fishery Management Plan for Groundfish of the Bering Sea and Aleutian Islands Management Area and Amendment 104 to the Fishery Management Plan for Groundfish of the Gulf of Alaska, and Regulatory Amendments: Analysis to Integrate Electronic Monitoring into the North Pacific Observer Program. National Oceanic and Atmospheric Administration, 709 West 9th Street. Juneau, Alaska 99802. Available at </w:t>
      </w:r>
      <w:hyperlink r:id="rId20">
        <w:r w:rsidRPr="00000628">
          <w:rPr>
            <w:rStyle w:val="Hyperlink"/>
            <w:szCs w:val="22"/>
          </w:rPr>
          <w:t>https://www.fisheries.noaa.gov/resource/document/ea-rir-amendment-114-fmp-groundfish-bsai-and-amendment-104-fmp-groundfish-goa-and</w:t>
        </w:r>
      </w:hyperlink>
    </w:p>
    <w:p w14:paraId="4E8AF6D7" w14:textId="350E722A" w:rsidR="006F22BD" w:rsidRPr="007F797F" w:rsidRDefault="00802368" w:rsidP="00852469">
      <w:pPr>
        <w:pStyle w:val="BodyText"/>
        <w:ind w:left="540" w:hanging="540"/>
      </w:pPr>
      <w:r w:rsidRPr="00000628">
        <w:rPr>
          <w:szCs w:val="22"/>
        </w:rPr>
        <w:lastRenderedPageBreak/>
        <w:t xml:space="preserve">NMFS. 2013. 2014 Annual deployment plan for observers in the groundfish and halibut fisheries off Alaska. National Oceanic and Atmospheric Administration, 709 West 9th Street. Juneau, Alaska 99802. Available at </w:t>
      </w:r>
      <w:hyperlink r:id="rId21" w:history="1">
        <w:r w:rsidRPr="002F1252">
          <w:rPr>
            <w:rStyle w:val="Hyperlink"/>
          </w:rPr>
          <w:t>https://alaskafisheries.noaa.gov/sites/default/files/adp2014.pdf</w:t>
        </w:r>
      </w:hyperlink>
      <w:r w:rsidR="002F1252">
        <w:t xml:space="preserve"> .</w:t>
      </w:r>
    </w:p>
    <w:p w14:paraId="2C623887" w14:textId="65651060" w:rsidR="002F2AEE" w:rsidRDefault="00242DC4">
      <w:pPr>
        <w:pStyle w:val="BodyText"/>
        <w:ind w:left="540" w:hanging="540"/>
      </w:pPr>
      <w:r w:rsidRPr="007F797F">
        <w:t xml:space="preserve">Wall J., French, R., and R. Nelson Jr.  1981. Foreign fisheries in the Gulf </w:t>
      </w:r>
      <w:r w:rsidR="006F22BD" w:rsidRPr="006F22BD">
        <w:rPr>
          <w:szCs w:val="22"/>
        </w:rPr>
        <w:t xml:space="preserve">of Alaska, 1977-78.  Mar. Fish. </w:t>
      </w:r>
      <w:r w:rsidRPr="007F797F">
        <w:t>Rev. 43:20-35.</w:t>
      </w:r>
    </w:p>
    <w:p w14:paraId="71321A59" w14:textId="77777777" w:rsidR="002F2AEE" w:rsidRDefault="002F2AEE">
      <w:pPr>
        <w:spacing w:after="200" w:line="240" w:lineRule="auto"/>
        <w:contextualSpacing w:val="0"/>
      </w:pPr>
      <w:r>
        <w:br w:type="page"/>
      </w:r>
    </w:p>
    <w:p w14:paraId="1F9655C4" w14:textId="77777777" w:rsidR="00854706" w:rsidRPr="00FE4FC0" w:rsidRDefault="00854706">
      <w:pPr>
        <w:pStyle w:val="BodyText"/>
        <w:ind w:left="540" w:hanging="540"/>
        <w:sectPr w:rsidR="00854706" w:rsidRPr="00FE4FC0" w:rsidSect="00D625EA">
          <w:footerReference w:type="default" r:id="rId22"/>
          <w:footerReference w:type="first" r:id="rId23"/>
          <w:pgSz w:w="12240" w:h="15840"/>
          <w:pgMar w:top="1440" w:right="1440" w:bottom="1440" w:left="1440" w:header="720" w:footer="720" w:gutter="0"/>
          <w:pgNumType w:start="1"/>
          <w:cols w:space="720"/>
          <w:titlePg/>
          <w:docGrid w:linePitch="299"/>
        </w:sectPr>
      </w:pPr>
    </w:p>
    <w:p w14:paraId="5AE64721" w14:textId="77777777" w:rsidR="002F2AEE" w:rsidRDefault="002F2AEE">
      <w:pPr>
        <w:spacing w:after="200" w:line="240" w:lineRule="auto"/>
        <w:contextualSpacing w:val="0"/>
        <w:rPr>
          <w:rFonts w:eastAsiaTheme="majorEastAsia" w:cstheme="majorBidi"/>
          <w:b/>
          <w:bCs/>
          <w:smallCaps/>
          <w:sz w:val="28"/>
          <w:szCs w:val="32"/>
        </w:rPr>
      </w:pPr>
      <w:bookmarkStart w:id="86" w:name="section-1"/>
      <w:bookmarkStart w:id="87" w:name="tables"/>
      <w:bookmarkStart w:id="88" w:name="_Toc44506791"/>
      <w:bookmarkEnd w:id="86"/>
      <w:bookmarkEnd w:id="87"/>
      <w:r>
        <w:lastRenderedPageBreak/>
        <w:br w:type="page"/>
      </w:r>
    </w:p>
    <w:p w14:paraId="7D82B494" w14:textId="5A03B291" w:rsidR="00D55E82" w:rsidRDefault="00802368" w:rsidP="00DF76E8">
      <w:pPr>
        <w:pStyle w:val="Heading1"/>
      </w:pPr>
      <w:r>
        <w:lastRenderedPageBreak/>
        <w:t>Tables</w:t>
      </w:r>
      <w:bookmarkEnd w:id="88"/>
    </w:p>
    <w:p w14:paraId="1A569950" w14:textId="1FE8E963" w:rsidR="00D55E82" w:rsidRDefault="005609A7" w:rsidP="005609A7">
      <w:pPr>
        <w:pStyle w:val="Heading4"/>
        <w:spacing w:after="240" w:line="240" w:lineRule="auto"/>
        <w:ind w:left="990" w:hanging="990"/>
      </w:pPr>
      <w:bookmarkStart w:id="89" w:name="table-1.-comparison-between-predicted-an"/>
      <w:bookmarkStart w:id="90" w:name="_Ref41380797"/>
      <w:bookmarkStart w:id="91" w:name="_Toc40293134"/>
      <w:bookmarkStart w:id="92" w:name="_Toc40970249"/>
      <w:bookmarkEnd w:id="89"/>
      <w:r w:rsidRPr="00BA099D">
        <w:t xml:space="preserve">Table </w:t>
      </w:r>
      <w:bookmarkEnd w:id="90"/>
      <w:r>
        <w:t>1</w:t>
      </w:r>
      <w:r w:rsidRPr="00BA099D">
        <w:t>. -- Comparison between predicted and actual trip days for partial coverage strata in 2019. Predicted values come from the 2019 Annual Deployment Plan (ADP).</w:t>
      </w:r>
      <w:bookmarkEnd w:id="91"/>
      <w:bookmarkEnd w:id="92"/>
    </w:p>
    <w:tbl>
      <w:tblPr>
        <w:tblW w:w="5183" w:type="pct"/>
        <w:tblLook w:val="07E0" w:firstRow="1" w:lastRow="1" w:firstColumn="1" w:lastColumn="1" w:noHBand="1" w:noVBand="1"/>
      </w:tblPr>
      <w:tblGrid>
        <w:gridCol w:w="1800"/>
        <w:gridCol w:w="2457"/>
        <w:gridCol w:w="1793"/>
        <w:gridCol w:w="1745"/>
        <w:gridCol w:w="1908"/>
      </w:tblGrid>
      <w:tr w:rsidR="00890791" w14:paraId="3AA626EB" w14:textId="77777777" w:rsidTr="007F797F">
        <w:tc>
          <w:tcPr>
            <w:tcW w:w="928" w:type="pct"/>
            <w:vAlign w:val="bottom"/>
          </w:tcPr>
          <w:p w14:paraId="0FBB6497" w14:textId="77777777" w:rsidR="00890791" w:rsidRDefault="00890791">
            <w:pPr>
              <w:pStyle w:val="Compact"/>
            </w:pPr>
          </w:p>
        </w:tc>
        <w:tc>
          <w:tcPr>
            <w:tcW w:w="2189" w:type="pct"/>
            <w:gridSpan w:val="2"/>
            <w:vAlign w:val="center"/>
          </w:tcPr>
          <w:p w14:paraId="0724068C" w14:textId="0E3B7A00" w:rsidR="00890791" w:rsidRDefault="00890791" w:rsidP="00190E2A">
            <w:pPr>
              <w:pStyle w:val="Compact"/>
              <w:jc w:val="center"/>
            </w:pPr>
            <w:r>
              <w:t>Trip Days</w:t>
            </w:r>
          </w:p>
        </w:tc>
        <w:tc>
          <w:tcPr>
            <w:tcW w:w="1883" w:type="pct"/>
            <w:gridSpan w:val="2"/>
            <w:vAlign w:val="center"/>
          </w:tcPr>
          <w:p w14:paraId="234F7772" w14:textId="395FE70D" w:rsidR="00890791" w:rsidRDefault="00890791" w:rsidP="00190E2A">
            <w:pPr>
              <w:pStyle w:val="Compact"/>
              <w:jc w:val="center"/>
            </w:pPr>
            <w:r>
              <w:t>Difference</w:t>
            </w:r>
          </w:p>
        </w:tc>
      </w:tr>
      <w:tr w:rsidR="00D55E82" w14:paraId="71109B94" w14:textId="77777777" w:rsidTr="007F797F">
        <w:tc>
          <w:tcPr>
            <w:tcW w:w="928" w:type="pct"/>
            <w:tcBorders>
              <w:bottom w:val="single" w:sz="0" w:space="0" w:color="auto"/>
            </w:tcBorders>
            <w:vAlign w:val="bottom"/>
          </w:tcPr>
          <w:p w14:paraId="07445C2C" w14:textId="77777777" w:rsidR="00D55E82" w:rsidRDefault="00802368">
            <w:pPr>
              <w:pStyle w:val="Compact"/>
            </w:pPr>
            <w:r>
              <w:t>Strata</w:t>
            </w:r>
          </w:p>
        </w:tc>
        <w:tc>
          <w:tcPr>
            <w:tcW w:w="1266" w:type="pct"/>
            <w:tcBorders>
              <w:bottom w:val="single" w:sz="0" w:space="0" w:color="auto"/>
            </w:tcBorders>
            <w:vAlign w:val="center"/>
          </w:tcPr>
          <w:p w14:paraId="6490A9BF" w14:textId="1CE4BDDD" w:rsidR="00D55E82" w:rsidRDefault="00890791" w:rsidP="00FE4FC0">
            <w:pPr>
              <w:pStyle w:val="Compact"/>
              <w:jc w:val="right"/>
            </w:pPr>
            <w:r>
              <w:t>Predicted</w:t>
            </w:r>
          </w:p>
        </w:tc>
        <w:tc>
          <w:tcPr>
            <w:tcW w:w="924" w:type="pct"/>
            <w:tcBorders>
              <w:bottom w:val="single" w:sz="0" w:space="0" w:color="auto"/>
            </w:tcBorders>
            <w:vAlign w:val="center"/>
          </w:tcPr>
          <w:p w14:paraId="1CCCF335" w14:textId="490CE296" w:rsidR="00D55E82" w:rsidRDefault="00890791" w:rsidP="00FE4FC0">
            <w:pPr>
              <w:pStyle w:val="Compact"/>
              <w:jc w:val="right"/>
            </w:pPr>
            <w:r>
              <w:t>Actual</w:t>
            </w:r>
          </w:p>
        </w:tc>
        <w:tc>
          <w:tcPr>
            <w:tcW w:w="899" w:type="pct"/>
            <w:tcBorders>
              <w:bottom w:val="single" w:sz="0" w:space="0" w:color="auto"/>
            </w:tcBorders>
            <w:vAlign w:val="center"/>
          </w:tcPr>
          <w:p w14:paraId="7D9B0487" w14:textId="6C002BD3" w:rsidR="00D55E82" w:rsidRDefault="00890791" w:rsidP="00FE4FC0">
            <w:pPr>
              <w:pStyle w:val="Compact"/>
              <w:jc w:val="right"/>
            </w:pPr>
            <w:r>
              <w:t>Actual</w:t>
            </w:r>
          </w:p>
        </w:tc>
        <w:tc>
          <w:tcPr>
            <w:tcW w:w="984" w:type="pct"/>
            <w:tcBorders>
              <w:bottom w:val="single" w:sz="0" w:space="0" w:color="auto"/>
            </w:tcBorders>
            <w:vAlign w:val="center"/>
          </w:tcPr>
          <w:p w14:paraId="3F09ABCD" w14:textId="36951964" w:rsidR="00D55E82" w:rsidRDefault="00890791" w:rsidP="00FE4FC0">
            <w:pPr>
              <w:pStyle w:val="Compact"/>
              <w:jc w:val="right"/>
            </w:pPr>
            <w:r>
              <w:t>Percent</w:t>
            </w:r>
          </w:p>
        </w:tc>
      </w:tr>
      <w:tr w:rsidR="00D55E82" w14:paraId="3793AC44" w14:textId="77777777" w:rsidTr="007F797F">
        <w:tc>
          <w:tcPr>
            <w:tcW w:w="928" w:type="pct"/>
          </w:tcPr>
          <w:p w14:paraId="252D813E" w14:textId="77777777" w:rsidR="00D55E82" w:rsidRDefault="00802368">
            <w:pPr>
              <w:pStyle w:val="Compact"/>
            </w:pPr>
            <w:r>
              <w:rPr>
                <w:i/>
              </w:rPr>
              <w:t>HAL</w:t>
            </w:r>
          </w:p>
        </w:tc>
        <w:tc>
          <w:tcPr>
            <w:tcW w:w="1266" w:type="pct"/>
            <w:vAlign w:val="center"/>
          </w:tcPr>
          <w:p w14:paraId="5DC3E064" w14:textId="77777777" w:rsidR="00D55E82" w:rsidRDefault="00802368" w:rsidP="00190E2A">
            <w:pPr>
              <w:pStyle w:val="Compact"/>
              <w:jc w:val="right"/>
            </w:pPr>
            <w:r>
              <w:t>8,561</w:t>
            </w:r>
          </w:p>
        </w:tc>
        <w:tc>
          <w:tcPr>
            <w:tcW w:w="924" w:type="pct"/>
            <w:vAlign w:val="center"/>
          </w:tcPr>
          <w:p w14:paraId="3E84575C" w14:textId="77777777" w:rsidR="00D55E82" w:rsidRDefault="00802368" w:rsidP="00190E2A">
            <w:pPr>
              <w:pStyle w:val="Compact"/>
              <w:jc w:val="right"/>
            </w:pPr>
            <w:r>
              <w:t>9,426</w:t>
            </w:r>
          </w:p>
        </w:tc>
        <w:tc>
          <w:tcPr>
            <w:tcW w:w="899" w:type="pct"/>
            <w:vAlign w:val="center"/>
          </w:tcPr>
          <w:p w14:paraId="76184800" w14:textId="77777777" w:rsidR="00D55E82" w:rsidRDefault="00802368" w:rsidP="00190E2A">
            <w:pPr>
              <w:pStyle w:val="Compact"/>
              <w:jc w:val="right"/>
            </w:pPr>
            <w:r>
              <w:t>865</w:t>
            </w:r>
          </w:p>
        </w:tc>
        <w:tc>
          <w:tcPr>
            <w:tcW w:w="984" w:type="pct"/>
            <w:vAlign w:val="center"/>
          </w:tcPr>
          <w:p w14:paraId="1C8F1134" w14:textId="77777777" w:rsidR="00D55E82" w:rsidRDefault="00802368" w:rsidP="00190E2A">
            <w:pPr>
              <w:pStyle w:val="Compact"/>
              <w:jc w:val="right"/>
            </w:pPr>
            <w:r>
              <w:t>10.1</w:t>
            </w:r>
          </w:p>
        </w:tc>
      </w:tr>
      <w:tr w:rsidR="00D55E82" w14:paraId="494A2647" w14:textId="77777777" w:rsidTr="007F797F">
        <w:tc>
          <w:tcPr>
            <w:tcW w:w="928" w:type="pct"/>
          </w:tcPr>
          <w:p w14:paraId="37448545" w14:textId="77777777" w:rsidR="00D55E82" w:rsidRDefault="00802368">
            <w:pPr>
              <w:pStyle w:val="Compact"/>
            </w:pPr>
            <w:r>
              <w:rPr>
                <w:i/>
              </w:rPr>
              <w:t>POT - No Tender</w:t>
            </w:r>
          </w:p>
        </w:tc>
        <w:tc>
          <w:tcPr>
            <w:tcW w:w="1266" w:type="pct"/>
            <w:vAlign w:val="center"/>
          </w:tcPr>
          <w:p w14:paraId="5AB9765D" w14:textId="77777777" w:rsidR="00D55E82" w:rsidRDefault="00802368" w:rsidP="00190E2A">
            <w:pPr>
              <w:pStyle w:val="Compact"/>
              <w:jc w:val="right"/>
            </w:pPr>
            <w:r>
              <w:t>2,468</w:t>
            </w:r>
          </w:p>
        </w:tc>
        <w:tc>
          <w:tcPr>
            <w:tcW w:w="924" w:type="pct"/>
            <w:vAlign w:val="center"/>
          </w:tcPr>
          <w:p w14:paraId="17FEC6DF" w14:textId="77777777" w:rsidR="00D55E82" w:rsidRDefault="00802368" w:rsidP="00190E2A">
            <w:pPr>
              <w:pStyle w:val="Compact"/>
              <w:jc w:val="right"/>
            </w:pPr>
            <w:r>
              <w:t>2,421</w:t>
            </w:r>
          </w:p>
        </w:tc>
        <w:tc>
          <w:tcPr>
            <w:tcW w:w="899" w:type="pct"/>
            <w:vAlign w:val="center"/>
          </w:tcPr>
          <w:p w14:paraId="242020DF" w14:textId="77777777" w:rsidR="00D55E82" w:rsidRDefault="00802368" w:rsidP="00190E2A">
            <w:pPr>
              <w:pStyle w:val="Compact"/>
              <w:jc w:val="right"/>
            </w:pPr>
            <w:r>
              <w:t>-47</w:t>
            </w:r>
          </w:p>
        </w:tc>
        <w:tc>
          <w:tcPr>
            <w:tcW w:w="984" w:type="pct"/>
            <w:vAlign w:val="center"/>
          </w:tcPr>
          <w:p w14:paraId="7F99C5E7" w14:textId="77777777" w:rsidR="00D55E82" w:rsidRDefault="00802368" w:rsidP="00190E2A">
            <w:pPr>
              <w:pStyle w:val="Compact"/>
              <w:jc w:val="right"/>
            </w:pPr>
            <w:r>
              <w:t>-1.9</w:t>
            </w:r>
          </w:p>
        </w:tc>
      </w:tr>
      <w:tr w:rsidR="00D55E82" w14:paraId="565142B2" w14:textId="77777777" w:rsidTr="007F797F">
        <w:tc>
          <w:tcPr>
            <w:tcW w:w="928" w:type="pct"/>
          </w:tcPr>
          <w:p w14:paraId="3CAB5945" w14:textId="77777777" w:rsidR="00D55E82" w:rsidRDefault="00802368">
            <w:pPr>
              <w:pStyle w:val="Compact"/>
            </w:pPr>
            <w:r>
              <w:rPr>
                <w:i/>
              </w:rPr>
              <w:t>POT - Tender</w:t>
            </w:r>
          </w:p>
        </w:tc>
        <w:tc>
          <w:tcPr>
            <w:tcW w:w="1266" w:type="pct"/>
            <w:vAlign w:val="center"/>
          </w:tcPr>
          <w:p w14:paraId="148C7FFD" w14:textId="77777777" w:rsidR="00D55E82" w:rsidRDefault="00802368" w:rsidP="00190E2A">
            <w:pPr>
              <w:pStyle w:val="Compact"/>
              <w:jc w:val="right"/>
            </w:pPr>
            <w:r>
              <w:t>270</w:t>
            </w:r>
          </w:p>
        </w:tc>
        <w:tc>
          <w:tcPr>
            <w:tcW w:w="924" w:type="pct"/>
            <w:vAlign w:val="center"/>
          </w:tcPr>
          <w:p w14:paraId="6D16D12B" w14:textId="77777777" w:rsidR="00D55E82" w:rsidRDefault="00802368" w:rsidP="00190E2A">
            <w:pPr>
              <w:pStyle w:val="Compact"/>
              <w:jc w:val="right"/>
            </w:pPr>
            <w:r>
              <w:t>483</w:t>
            </w:r>
          </w:p>
        </w:tc>
        <w:tc>
          <w:tcPr>
            <w:tcW w:w="899" w:type="pct"/>
            <w:vAlign w:val="center"/>
          </w:tcPr>
          <w:p w14:paraId="1F634AAC" w14:textId="77777777" w:rsidR="00D55E82" w:rsidRDefault="00802368" w:rsidP="00190E2A">
            <w:pPr>
              <w:pStyle w:val="Compact"/>
              <w:jc w:val="right"/>
            </w:pPr>
            <w:r>
              <w:t>213</w:t>
            </w:r>
          </w:p>
        </w:tc>
        <w:tc>
          <w:tcPr>
            <w:tcW w:w="984" w:type="pct"/>
            <w:vAlign w:val="center"/>
          </w:tcPr>
          <w:p w14:paraId="3F345943" w14:textId="77777777" w:rsidR="00D55E82" w:rsidRDefault="00802368" w:rsidP="00190E2A">
            <w:pPr>
              <w:pStyle w:val="Compact"/>
              <w:jc w:val="right"/>
            </w:pPr>
            <w:r>
              <w:t>78.9</w:t>
            </w:r>
          </w:p>
        </w:tc>
      </w:tr>
      <w:tr w:rsidR="00D55E82" w14:paraId="0468515C" w14:textId="77777777" w:rsidTr="007F797F">
        <w:tc>
          <w:tcPr>
            <w:tcW w:w="928" w:type="pct"/>
          </w:tcPr>
          <w:p w14:paraId="06787AF6" w14:textId="77777777" w:rsidR="00D55E82" w:rsidRDefault="00802368">
            <w:pPr>
              <w:pStyle w:val="Compact"/>
            </w:pPr>
            <w:r>
              <w:rPr>
                <w:i/>
              </w:rPr>
              <w:t>TRW - No Tender</w:t>
            </w:r>
          </w:p>
        </w:tc>
        <w:tc>
          <w:tcPr>
            <w:tcW w:w="1266" w:type="pct"/>
            <w:vAlign w:val="center"/>
          </w:tcPr>
          <w:p w14:paraId="5711F01B" w14:textId="77777777" w:rsidR="00D55E82" w:rsidRDefault="00802368" w:rsidP="00190E2A">
            <w:pPr>
              <w:pStyle w:val="Compact"/>
              <w:jc w:val="right"/>
            </w:pPr>
            <w:r>
              <w:t>4,759</w:t>
            </w:r>
          </w:p>
        </w:tc>
        <w:tc>
          <w:tcPr>
            <w:tcW w:w="924" w:type="pct"/>
            <w:vAlign w:val="center"/>
          </w:tcPr>
          <w:p w14:paraId="6635133F" w14:textId="77777777" w:rsidR="00D55E82" w:rsidRDefault="00802368" w:rsidP="00190E2A">
            <w:pPr>
              <w:pStyle w:val="Compact"/>
              <w:jc w:val="right"/>
            </w:pPr>
            <w:r>
              <w:t>4,167</w:t>
            </w:r>
          </w:p>
        </w:tc>
        <w:tc>
          <w:tcPr>
            <w:tcW w:w="899" w:type="pct"/>
            <w:vAlign w:val="center"/>
          </w:tcPr>
          <w:p w14:paraId="1D30571E" w14:textId="77777777" w:rsidR="00D55E82" w:rsidRDefault="00802368" w:rsidP="00190E2A">
            <w:pPr>
              <w:pStyle w:val="Compact"/>
              <w:jc w:val="right"/>
            </w:pPr>
            <w:r>
              <w:t>-592</w:t>
            </w:r>
          </w:p>
        </w:tc>
        <w:tc>
          <w:tcPr>
            <w:tcW w:w="984" w:type="pct"/>
            <w:vAlign w:val="center"/>
          </w:tcPr>
          <w:p w14:paraId="628ADDB5" w14:textId="77777777" w:rsidR="00D55E82" w:rsidRDefault="00802368" w:rsidP="00190E2A">
            <w:pPr>
              <w:pStyle w:val="Compact"/>
              <w:jc w:val="right"/>
            </w:pPr>
            <w:r>
              <w:t>-12.4</w:t>
            </w:r>
          </w:p>
        </w:tc>
      </w:tr>
      <w:tr w:rsidR="00D55E82" w14:paraId="400CE785" w14:textId="77777777" w:rsidTr="007F797F">
        <w:tc>
          <w:tcPr>
            <w:tcW w:w="928" w:type="pct"/>
            <w:tcBorders>
              <w:bottom w:val="single" w:sz="4" w:space="0" w:color="auto"/>
            </w:tcBorders>
          </w:tcPr>
          <w:p w14:paraId="3105D96A" w14:textId="77777777" w:rsidR="00D55E82" w:rsidRDefault="00802368">
            <w:pPr>
              <w:pStyle w:val="Compact"/>
            </w:pPr>
            <w:r>
              <w:rPr>
                <w:i/>
              </w:rPr>
              <w:t>TRW - Tender</w:t>
            </w:r>
          </w:p>
        </w:tc>
        <w:tc>
          <w:tcPr>
            <w:tcW w:w="1266" w:type="pct"/>
            <w:tcBorders>
              <w:bottom w:val="single" w:sz="4" w:space="0" w:color="auto"/>
            </w:tcBorders>
            <w:vAlign w:val="center"/>
          </w:tcPr>
          <w:p w14:paraId="48728AAE" w14:textId="77777777" w:rsidR="00D55E82" w:rsidRDefault="00802368" w:rsidP="00190E2A">
            <w:pPr>
              <w:pStyle w:val="Compact"/>
              <w:jc w:val="right"/>
            </w:pPr>
            <w:r>
              <w:t>151</w:t>
            </w:r>
          </w:p>
        </w:tc>
        <w:tc>
          <w:tcPr>
            <w:tcW w:w="924" w:type="pct"/>
            <w:tcBorders>
              <w:bottom w:val="single" w:sz="4" w:space="0" w:color="auto"/>
            </w:tcBorders>
            <w:vAlign w:val="center"/>
          </w:tcPr>
          <w:p w14:paraId="6D3F0083" w14:textId="77777777" w:rsidR="00D55E82" w:rsidRDefault="00802368" w:rsidP="00190E2A">
            <w:pPr>
              <w:pStyle w:val="Compact"/>
              <w:jc w:val="right"/>
            </w:pPr>
            <w:r>
              <w:t>332</w:t>
            </w:r>
          </w:p>
        </w:tc>
        <w:tc>
          <w:tcPr>
            <w:tcW w:w="899" w:type="pct"/>
            <w:tcBorders>
              <w:bottom w:val="single" w:sz="4" w:space="0" w:color="auto"/>
            </w:tcBorders>
            <w:vAlign w:val="center"/>
          </w:tcPr>
          <w:p w14:paraId="2503907C" w14:textId="77777777" w:rsidR="00D55E82" w:rsidRDefault="00802368" w:rsidP="00190E2A">
            <w:pPr>
              <w:pStyle w:val="Compact"/>
              <w:jc w:val="right"/>
            </w:pPr>
            <w:r>
              <w:t>181</w:t>
            </w:r>
          </w:p>
        </w:tc>
        <w:tc>
          <w:tcPr>
            <w:tcW w:w="984" w:type="pct"/>
            <w:tcBorders>
              <w:bottom w:val="single" w:sz="4" w:space="0" w:color="auto"/>
            </w:tcBorders>
            <w:vAlign w:val="center"/>
          </w:tcPr>
          <w:p w14:paraId="14CAB84C" w14:textId="77777777" w:rsidR="00D55E82" w:rsidRDefault="00802368" w:rsidP="00190E2A">
            <w:pPr>
              <w:pStyle w:val="Compact"/>
              <w:jc w:val="right"/>
            </w:pPr>
            <w:r>
              <w:t>119.9</w:t>
            </w:r>
          </w:p>
        </w:tc>
      </w:tr>
      <w:tr w:rsidR="00D55E82" w14:paraId="0CDFBBA2" w14:textId="77777777" w:rsidTr="007F797F">
        <w:tc>
          <w:tcPr>
            <w:tcW w:w="928" w:type="pct"/>
            <w:tcBorders>
              <w:top w:val="single" w:sz="4" w:space="0" w:color="auto"/>
            </w:tcBorders>
          </w:tcPr>
          <w:p w14:paraId="4A1A9DBA" w14:textId="77777777" w:rsidR="00D55E82" w:rsidRDefault="00802368">
            <w:pPr>
              <w:pStyle w:val="Compact"/>
            </w:pPr>
            <w:r>
              <w:t>Total</w:t>
            </w:r>
          </w:p>
        </w:tc>
        <w:tc>
          <w:tcPr>
            <w:tcW w:w="1266" w:type="pct"/>
            <w:tcBorders>
              <w:top w:val="single" w:sz="4" w:space="0" w:color="auto"/>
            </w:tcBorders>
            <w:vAlign w:val="center"/>
          </w:tcPr>
          <w:p w14:paraId="7A21BC30" w14:textId="77777777" w:rsidR="00D55E82" w:rsidRDefault="00802368" w:rsidP="00190E2A">
            <w:pPr>
              <w:pStyle w:val="Compact"/>
              <w:jc w:val="right"/>
            </w:pPr>
            <w:r>
              <w:t>16,209</w:t>
            </w:r>
          </w:p>
        </w:tc>
        <w:tc>
          <w:tcPr>
            <w:tcW w:w="924" w:type="pct"/>
            <w:tcBorders>
              <w:top w:val="single" w:sz="4" w:space="0" w:color="auto"/>
            </w:tcBorders>
            <w:vAlign w:val="center"/>
          </w:tcPr>
          <w:p w14:paraId="7B3D728C" w14:textId="77777777" w:rsidR="00D55E82" w:rsidRDefault="00802368" w:rsidP="00190E2A">
            <w:pPr>
              <w:pStyle w:val="Compact"/>
              <w:jc w:val="right"/>
            </w:pPr>
            <w:r>
              <w:t>17,211</w:t>
            </w:r>
          </w:p>
        </w:tc>
        <w:tc>
          <w:tcPr>
            <w:tcW w:w="899" w:type="pct"/>
            <w:tcBorders>
              <w:top w:val="single" w:sz="4" w:space="0" w:color="auto"/>
            </w:tcBorders>
            <w:vAlign w:val="center"/>
          </w:tcPr>
          <w:p w14:paraId="7F606176" w14:textId="77777777" w:rsidR="00D55E82" w:rsidRDefault="00802368" w:rsidP="00190E2A">
            <w:pPr>
              <w:pStyle w:val="Compact"/>
              <w:jc w:val="right"/>
            </w:pPr>
            <w:r>
              <w:t>1,002</w:t>
            </w:r>
          </w:p>
        </w:tc>
        <w:tc>
          <w:tcPr>
            <w:tcW w:w="984" w:type="pct"/>
            <w:tcBorders>
              <w:top w:val="single" w:sz="4" w:space="0" w:color="auto"/>
            </w:tcBorders>
            <w:vAlign w:val="center"/>
          </w:tcPr>
          <w:p w14:paraId="2F87EEC5" w14:textId="77777777" w:rsidR="00D55E82" w:rsidRDefault="00802368" w:rsidP="00190E2A">
            <w:pPr>
              <w:pStyle w:val="Compact"/>
              <w:jc w:val="right"/>
            </w:pPr>
            <w:r>
              <w:t>6.2</w:t>
            </w:r>
          </w:p>
        </w:tc>
      </w:tr>
    </w:tbl>
    <w:p w14:paraId="7E2DF4F0" w14:textId="77777777" w:rsidR="00D55E82" w:rsidRDefault="00D55E82">
      <w:pPr>
        <w:pStyle w:val="Heading5"/>
      </w:pPr>
      <w:bookmarkStart w:id="93" w:name="section-2"/>
      <w:bookmarkEnd w:id="93"/>
    </w:p>
    <w:p w14:paraId="441A9924" w14:textId="377333FE" w:rsidR="00D55E82" w:rsidRDefault="00802368" w:rsidP="005609A7">
      <w:pPr>
        <w:pStyle w:val="Heading4"/>
        <w:spacing w:after="240" w:line="240" w:lineRule="auto"/>
        <w:ind w:left="990" w:hanging="990"/>
      </w:pPr>
      <w:bookmarkStart w:id="94" w:name="table-2.-comparison-between-predicted-an"/>
      <w:bookmarkEnd w:id="94"/>
      <w:r>
        <w:t xml:space="preserve">Table 2. </w:t>
      </w:r>
      <w:r w:rsidR="005609A7">
        <w:t xml:space="preserve">-- </w:t>
      </w:r>
      <w:r w:rsidR="005609A7">
        <w:rPr>
          <w:szCs w:val="22"/>
        </w:rPr>
        <w:t>Trip cancellation rates in the ODDS for 2019. A trip is cancelled by the system if the user did not identify whether fishing had occurred by the end of the year. “Paper” indicates that a trip was logged when the ODDS was not available.</w:t>
      </w:r>
    </w:p>
    <w:tbl>
      <w:tblPr>
        <w:tblW w:w="5124" w:type="pct"/>
        <w:tblLook w:val="07E0" w:firstRow="1" w:lastRow="1" w:firstColumn="1" w:lastColumn="1" w:noHBand="1" w:noVBand="1"/>
      </w:tblPr>
      <w:tblGrid>
        <w:gridCol w:w="1799"/>
        <w:gridCol w:w="1441"/>
        <w:gridCol w:w="890"/>
        <w:gridCol w:w="1155"/>
        <w:gridCol w:w="1214"/>
        <w:gridCol w:w="1096"/>
        <w:gridCol w:w="717"/>
        <w:gridCol w:w="1280"/>
      </w:tblGrid>
      <w:tr w:rsidR="00013479" w14:paraId="66660318" w14:textId="77777777" w:rsidTr="003C50C5">
        <w:tc>
          <w:tcPr>
            <w:tcW w:w="938" w:type="pct"/>
            <w:tcBorders>
              <w:bottom w:val="single" w:sz="0" w:space="0" w:color="auto"/>
            </w:tcBorders>
            <w:vAlign w:val="bottom"/>
          </w:tcPr>
          <w:p w14:paraId="4B71E0F4" w14:textId="77777777" w:rsidR="00D55E82" w:rsidRDefault="00802368" w:rsidP="00107B28">
            <w:pPr>
              <w:pStyle w:val="Compact"/>
            </w:pPr>
            <w:r>
              <w:t>Strata</w:t>
            </w:r>
          </w:p>
        </w:tc>
        <w:tc>
          <w:tcPr>
            <w:tcW w:w="751" w:type="pct"/>
            <w:tcBorders>
              <w:bottom w:val="single" w:sz="0" w:space="0" w:color="auto"/>
            </w:tcBorders>
            <w:vAlign w:val="bottom"/>
          </w:tcPr>
          <w:p w14:paraId="6ACFD98A" w14:textId="77777777" w:rsidR="00D55E82" w:rsidRDefault="00802368" w:rsidP="00107B28">
            <w:pPr>
              <w:pStyle w:val="Compact"/>
            </w:pPr>
            <w:r>
              <w:t>Random number outcomes</w:t>
            </w:r>
          </w:p>
        </w:tc>
        <w:tc>
          <w:tcPr>
            <w:tcW w:w="464" w:type="pct"/>
            <w:tcBorders>
              <w:bottom w:val="single" w:sz="0" w:space="0" w:color="auto"/>
            </w:tcBorders>
            <w:vAlign w:val="bottom"/>
          </w:tcPr>
          <w:p w14:paraId="42D9685C" w14:textId="77777777" w:rsidR="00D55E82" w:rsidRDefault="00802368" w:rsidP="00107B28">
            <w:pPr>
              <w:pStyle w:val="Compact"/>
              <w:jc w:val="right"/>
            </w:pPr>
            <w:r>
              <w:t>Logged (</w:t>
            </w:r>
            <w:r>
              <w:rPr>
                <w:i/>
              </w:rPr>
              <w:t>a</w:t>
            </w:r>
            <w:r>
              <w:t>)</w:t>
            </w:r>
          </w:p>
        </w:tc>
        <w:tc>
          <w:tcPr>
            <w:tcW w:w="602" w:type="pct"/>
            <w:tcBorders>
              <w:bottom w:val="single" w:sz="0" w:space="0" w:color="auto"/>
            </w:tcBorders>
            <w:vAlign w:val="bottom"/>
          </w:tcPr>
          <w:p w14:paraId="29857A8C" w14:textId="77777777" w:rsidR="00D55E82" w:rsidRDefault="00802368" w:rsidP="00107B28">
            <w:pPr>
              <w:pStyle w:val="Compact"/>
              <w:jc w:val="right"/>
            </w:pPr>
            <w:r>
              <w:t>Cancelled by system (</w:t>
            </w:r>
            <w:r>
              <w:rPr>
                <w:i/>
              </w:rPr>
              <w:t>b</w:t>
            </w:r>
            <w:r>
              <w:t>)</w:t>
            </w:r>
          </w:p>
        </w:tc>
        <w:tc>
          <w:tcPr>
            <w:tcW w:w="633" w:type="pct"/>
            <w:tcBorders>
              <w:bottom w:val="single" w:sz="0" w:space="0" w:color="auto"/>
            </w:tcBorders>
            <w:vAlign w:val="bottom"/>
          </w:tcPr>
          <w:p w14:paraId="00BB20A2" w14:textId="77777777" w:rsidR="00D55E82" w:rsidRDefault="00802368" w:rsidP="00107B28">
            <w:pPr>
              <w:pStyle w:val="Compact"/>
              <w:jc w:val="right"/>
            </w:pPr>
            <w:r>
              <w:t>Trips remaining (</w:t>
            </w:r>
            <w:r>
              <w:rPr>
                <w:i/>
              </w:rPr>
              <w:t>c</w:t>
            </w:r>
            <w:r>
              <w:t xml:space="preserve"> = </w:t>
            </w:r>
            <w:r>
              <w:rPr>
                <w:i/>
              </w:rPr>
              <w:t>a</w:t>
            </w:r>
            <w:r>
              <w:t>-</w:t>
            </w:r>
            <w:r>
              <w:rPr>
                <w:i/>
              </w:rPr>
              <w:t>b</w:t>
            </w:r>
            <w:r>
              <w:t>)</w:t>
            </w:r>
          </w:p>
        </w:tc>
        <w:tc>
          <w:tcPr>
            <w:tcW w:w="571" w:type="pct"/>
            <w:tcBorders>
              <w:bottom w:val="single" w:sz="0" w:space="0" w:color="auto"/>
            </w:tcBorders>
            <w:vAlign w:val="bottom"/>
          </w:tcPr>
          <w:p w14:paraId="25DF9D2D" w14:textId="77777777" w:rsidR="00D55E82" w:rsidRDefault="00802368" w:rsidP="00107B28">
            <w:pPr>
              <w:pStyle w:val="Compact"/>
              <w:jc w:val="right"/>
            </w:pPr>
            <w:r>
              <w:t>Cancelled by user (</w:t>
            </w:r>
            <w:r>
              <w:rPr>
                <w:i/>
              </w:rPr>
              <w:t>d</w:t>
            </w:r>
            <w:r>
              <w:t>)</w:t>
            </w:r>
          </w:p>
        </w:tc>
        <w:tc>
          <w:tcPr>
            <w:tcW w:w="374" w:type="pct"/>
            <w:tcBorders>
              <w:bottom w:val="single" w:sz="0" w:space="0" w:color="auto"/>
            </w:tcBorders>
            <w:vAlign w:val="bottom"/>
          </w:tcPr>
          <w:p w14:paraId="0E9D9547" w14:textId="77777777" w:rsidR="00D55E82" w:rsidRDefault="00802368" w:rsidP="00107B28">
            <w:pPr>
              <w:pStyle w:val="Compact"/>
              <w:jc w:val="right"/>
            </w:pPr>
            <w:r>
              <w:t>Paper</w:t>
            </w:r>
          </w:p>
        </w:tc>
        <w:tc>
          <w:tcPr>
            <w:tcW w:w="667" w:type="pct"/>
            <w:tcBorders>
              <w:bottom w:val="single" w:sz="0" w:space="0" w:color="auto"/>
            </w:tcBorders>
            <w:vAlign w:val="bottom"/>
          </w:tcPr>
          <w:p w14:paraId="4E74802C" w14:textId="77777777" w:rsidR="00D55E82" w:rsidRDefault="00802368" w:rsidP="00107B28">
            <w:pPr>
              <w:pStyle w:val="Compact"/>
              <w:jc w:val="right"/>
            </w:pPr>
            <w:r>
              <w:t>% User cancellation (</w:t>
            </w:r>
            <w:r>
              <w:rPr>
                <w:i/>
              </w:rPr>
              <w:t>d</w:t>
            </w:r>
            <w:r>
              <w:t>/</w:t>
            </w:r>
            <w:r>
              <w:rPr>
                <w:i/>
              </w:rPr>
              <w:t>c</w:t>
            </w:r>
            <w:r>
              <w:t xml:space="preserve"> * 100)</w:t>
            </w:r>
          </w:p>
        </w:tc>
      </w:tr>
      <w:tr w:rsidR="00013479" w14:paraId="6B1C7969" w14:textId="77777777" w:rsidTr="003C50C5">
        <w:tc>
          <w:tcPr>
            <w:tcW w:w="938" w:type="pct"/>
          </w:tcPr>
          <w:p w14:paraId="72918F79" w14:textId="77777777" w:rsidR="00D55E82" w:rsidRPr="00107B28" w:rsidRDefault="00802368" w:rsidP="00107B28">
            <w:pPr>
              <w:pStyle w:val="Compact"/>
              <w:rPr>
                <w:i/>
              </w:rPr>
            </w:pPr>
            <w:r w:rsidRPr="00107B28">
              <w:rPr>
                <w:i/>
              </w:rPr>
              <w:t>HAL</w:t>
            </w:r>
          </w:p>
        </w:tc>
        <w:tc>
          <w:tcPr>
            <w:tcW w:w="751" w:type="pct"/>
          </w:tcPr>
          <w:p w14:paraId="553A1A67" w14:textId="77777777" w:rsidR="00D55E82" w:rsidRDefault="00802368" w:rsidP="00107B28">
            <w:pPr>
              <w:pStyle w:val="Compact"/>
            </w:pPr>
            <w:r>
              <w:t>Not Selected</w:t>
            </w:r>
          </w:p>
        </w:tc>
        <w:tc>
          <w:tcPr>
            <w:tcW w:w="464" w:type="pct"/>
          </w:tcPr>
          <w:p w14:paraId="3113CE97" w14:textId="77777777" w:rsidR="00D55E82" w:rsidRDefault="00802368" w:rsidP="00107B28">
            <w:pPr>
              <w:pStyle w:val="Compact"/>
              <w:jc w:val="right"/>
            </w:pPr>
            <w:r>
              <w:t>1,552</w:t>
            </w:r>
          </w:p>
        </w:tc>
        <w:tc>
          <w:tcPr>
            <w:tcW w:w="602" w:type="pct"/>
          </w:tcPr>
          <w:p w14:paraId="5FE94348" w14:textId="77777777" w:rsidR="00D55E82" w:rsidRDefault="00D55E82" w:rsidP="00107B28">
            <w:pPr>
              <w:pStyle w:val="Compact"/>
              <w:jc w:val="right"/>
            </w:pPr>
          </w:p>
        </w:tc>
        <w:tc>
          <w:tcPr>
            <w:tcW w:w="633" w:type="pct"/>
          </w:tcPr>
          <w:p w14:paraId="12C7057D" w14:textId="77777777" w:rsidR="00D55E82" w:rsidRDefault="00D55E82" w:rsidP="00107B28">
            <w:pPr>
              <w:pStyle w:val="Compact"/>
              <w:jc w:val="right"/>
            </w:pPr>
          </w:p>
        </w:tc>
        <w:tc>
          <w:tcPr>
            <w:tcW w:w="571" w:type="pct"/>
          </w:tcPr>
          <w:p w14:paraId="782A4833" w14:textId="77777777" w:rsidR="00D55E82" w:rsidRDefault="00D55E82" w:rsidP="00107B28">
            <w:pPr>
              <w:pStyle w:val="Compact"/>
              <w:jc w:val="right"/>
            </w:pPr>
          </w:p>
        </w:tc>
        <w:tc>
          <w:tcPr>
            <w:tcW w:w="374" w:type="pct"/>
          </w:tcPr>
          <w:p w14:paraId="0920CAC9" w14:textId="77777777" w:rsidR="00D55E82" w:rsidRDefault="00802368" w:rsidP="00107B28">
            <w:pPr>
              <w:pStyle w:val="Compact"/>
              <w:jc w:val="right"/>
            </w:pPr>
            <w:r>
              <w:t>0</w:t>
            </w:r>
          </w:p>
        </w:tc>
        <w:tc>
          <w:tcPr>
            <w:tcW w:w="667" w:type="pct"/>
          </w:tcPr>
          <w:p w14:paraId="4A10370B" w14:textId="77777777" w:rsidR="00D55E82" w:rsidRDefault="00D55E82" w:rsidP="00107B28">
            <w:pPr>
              <w:pStyle w:val="Compact"/>
              <w:jc w:val="right"/>
            </w:pPr>
          </w:p>
        </w:tc>
      </w:tr>
      <w:tr w:rsidR="00013479" w14:paraId="1366F610" w14:textId="77777777" w:rsidTr="003C50C5">
        <w:tc>
          <w:tcPr>
            <w:tcW w:w="938" w:type="pct"/>
            <w:tcBorders>
              <w:bottom w:val="single" w:sz="4" w:space="0" w:color="auto"/>
            </w:tcBorders>
          </w:tcPr>
          <w:p w14:paraId="3E6A97DF" w14:textId="77777777" w:rsidR="00D55E82" w:rsidRPr="00107B28" w:rsidRDefault="00802368" w:rsidP="00107B28">
            <w:pPr>
              <w:pStyle w:val="Compact"/>
              <w:rPr>
                <w:i/>
              </w:rPr>
            </w:pPr>
            <w:r w:rsidRPr="00107B28">
              <w:rPr>
                <w:i/>
              </w:rPr>
              <w:t>HAL</w:t>
            </w:r>
          </w:p>
        </w:tc>
        <w:tc>
          <w:tcPr>
            <w:tcW w:w="751" w:type="pct"/>
            <w:tcBorders>
              <w:bottom w:val="single" w:sz="4" w:space="0" w:color="auto"/>
            </w:tcBorders>
          </w:tcPr>
          <w:p w14:paraId="1A51210D" w14:textId="77777777" w:rsidR="00D55E82" w:rsidRDefault="00802368" w:rsidP="00107B28">
            <w:pPr>
              <w:pStyle w:val="Compact"/>
            </w:pPr>
            <w:r>
              <w:t>Selected</w:t>
            </w:r>
          </w:p>
        </w:tc>
        <w:tc>
          <w:tcPr>
            <w:tcW w:w="464" w:type="pct"/>
            <w:tcBorders>
              <w:bottom w:val="single" w:sz="4" w:space="0" w:color="auto"/>
            </w:tcBorders>
          </w:tcPr>
          <w:p w14:paraId="356DBDCD" w14:textId="77777777" w:rsidR="00D55E82" w:rsidRDefault="00802368" w:rsidP="00107B28">
            <w:pPr>
              <w:pStyle w:val="Compact"/>
              <w:jc w:val="right"/>
            </w:pPr>
            <w:r>
              <w:t>346</w:t>
            </w:r>
          </w:p>
        </w:tc>
        <w:tc>
          <w:tcPr>
            <w:tcW w:w="602" w:type="pct"/>
            <w:tcBorders>
              <w:bottom w:val="single" w:sz="4" w:space="0" w:color="auto"/>
            </w:tcBorders>
          </w:tcPr>
          <w:p w14:paraId="4E171F4A" w14:textId="77777777" w:rsidR="00D55E82" w:rsidRDefault="00802368" w:rsidP="00107B28">
            <w:pPr>
              <w:pStyle w:val="Compact"/>
              <w:jc w:val="right"/>
            </w:pPr>
            <w:r>
              <w:t>3</w:t>
            </w:r>
          </w:p>
        </w:tc>
        <w:tc>
          <w:tcPr>
            <w:tcW w:w="633" w:type="pct"/>
            <w:tcBorders>
              <w:bottom w:val="single" w:sz="4" w:space="0" w:color="auto"/>
            </w:tcBorders>
          </w:tcPr>
          <w:p w14:paraId="68182E1A" w14:textId="77777777" w:rsidR="00D55E82" w:rsidRDefault="00802368" w:rsidP="00107B28">
            <w:pPr>
              <w:pStyle w:val="Compact"/>
              <w:jc w:val="right"/>
            </w:pPr>
            <w:r>
              <w:t>343</w:t>
            </w:r>
          </w:p>
        </w:tc>
        <w:tc>
          <w:tcPr>
            <w:tcW w:w="571" w:type="pct"/>
            <w:tcBorders>
              <w:bottom w:val="single" w:sz="4" w:space="0" w:color="auto"/>
            </w:tcBorders>
          </w:tcPr>
          <w:p w14:paraId="02AD7B95" w14:textId="77777777" w:rsidR="00D55E82" w:rsidRDefault="00802368" w:rsidP="00107B28">
            <w:pPr>
              <w:pStyle w:val="Compact"/>
              <w:jc w:val="right"/>
            </w:pPr>
            <w:r>
              <w:t>90</w:t>
            </w:r>
          </w:p>
        </w:tc>
        <w:tc>
          <w:tcPr>
            <w:tcW w:w="374" w:type="pct"/>
            <w:tcBorders>
              <w:bottom w:val="single" w:sz="4" w:space="0" w:color="auto"/>
            </w:tcBorders>
          </w:tcPr>
          <w:p w14:paraId="546AB854" w14:textId="77777777" w:rsidR="00D55E82" w:rsidRDefault="00802368" w:rsidP="00107B28">
            <w:pPr>
              <w:pStyle w:val="Compact"/>
              <w:jc w:val="right"/>
            </w:pPr>
            <w:r>
              <w:t>0</w:t>
            </w:r>
          </w:p>
        </w:tc>
        <w:tc>
          <w:tcPr>
            <w:tcW w:w="667" w:type="pct"/>
            <w:tcBorders>
              <w:bottom w:val="single" w:sz="4" w:space="0" w:color="auto"/>
            </w:tcBorders>
          </w:tcPr>
          <w:p w14:paraId="1D2E4703" w14:textId="77777777" w:rsidR="00D55E82" w:rsidRDefault="00802368" w:rsidP="00107B28">
            <w:pPr>
              <w:pStyle w:val="Compact"/>
              <w:jc w:val="right"/>
            </w:pPr>
            <w:r>
              <w:t>26.2</w:t>
            </w:r>
          </w:p>
        </w:tc>
      </w:tr>
      <w:tr w:rsidR="00013479" w14:paraId="073B4C80" w14:textId="77777777" w:rsidTr="003C50C5">
        <w:tc>
          <w:tcPr>
            <w:tcW w:w="938" w:type="pct"/>
            <w:tcBorders>
              <w:top w:val="single" w:sz="4" w:space="0" w:color="auto"/>
            </w:tcBorders>
          </w:tcPr>
          <w:p w14:paraId="6FFA9196" w14:textId="77777777" w:rsidR="00D55E82" w:rsidRPr="00107B28" w:rsidRDefault="00802368" w:rsidP="00107B28">
            <w:pPr>
              <w:pStyle w:val="Compact"/>
              <w:rPr>
                <w:i/>
              </w:rPr>
            </w:pPr>
            <w:r w:rsidRPr="00107B28">
              <w:rPr>
                <w:i/>
              </w:rPr>
              <w:t>EM HAL</w:t>
            </w:r>
          </w:p>
        </w:tc>
        <w:tc>
          <w:tcPr>
            <w:tcW w:w="751" w:type="pct"/>
            <w:tcBorders>
              <w:top w:val="single" w:sz="4" w:space="0" w:color="auto"/>
            </w:tcBorders>
          </w:tcPr>
          <w:p w14:paraId="7AB01628" w14:textId="77777777" w:rsidR="00D55E82" w:rsidRDefault="00802368" w:rsidP="00107B28">
            <w:pPr>
              <w:pStyle w:val="Compact"/>
            </w:pPr>
            <w:r>
              <w:t>Not Selected</w:t>
            </w:r>
          </w:p>
        </w:tc>
        <w:tc>
          <w:tcPr>
            <w:tcW w:w="464" w:type="pct"/>
            <w:tcBorders>
              <w:top w:val="single" w:sz="4" w:space="0" w:color="auto"/>
            </w:tcBorders>
          </w:tcPr>
          <w:p w14:paraId="504F07AC" w14:textId="77777777" w:rsidR="00D55E82" w:rsidRDefault="00802368" w:rsidP="00107B28">
            <w:pPr>
              <w:pStyle w:val="Compact"/>
              <w:jc w:val="right"/>
            </w:pPr>
            <w:r>
              <w:t>608</w:t>
            </w:r>
          </w:p>
        </w:tc>
        <w:tc>
          <w:tcPr>
            <w:tcW w:w="602" w:type="pct"/>
            <w:tcBorders>
              <w:top w:val="single" w:sz="4" w:space="0" w:color="auto"/>
            </w:tcBorders>
          </w:tcPr>
          <w:p w14:paraId="02E6372B" w14:textId="77777777" w:rsidR="00D55E82" w:rsidRDefault="00D55E82" w:rsidP="00107B28">
            <w:pPr>
              <w:pStyle w:val="Compact"/>
              <w:jc w:val="right"/>
            </w:pPr>
          </w:p>
        </w:tc>
        <w:tc>
          <w:tcPr>
            <w:tcW w:w="633" w:type="pct"/>
            <w:tcBorders>
              <w:top w:val="single" w:sz="4" w:space="0" w:color="auto"/>
            </w:tcBorders>
          </w:tcPr>
          <w:p w14:paraId="54DF0C64" w14:textId="77777777" w:rsidR="00D55E82" w:rsidRDefault="00D55E82" w:rsidP="00107B28">
            <w:pPr>
              <w:pStyle w:val="Compact"/>
              <w:jc w:val="right"/>
            </w:pPr>
          </w:p>
        </w:tc>
        <w:tc>
          <w:tcPr>
            <w:tcW w:w="571" w:type="pct"/>
            <w:tcBorders>
              <w:top w:val="single" w:sz="4" w:space="0" w:color="auto"/>
            </w:tcBorders>
          </w:tcPr>
          <w:p w14:paraId="0BEB32C6" w14:textId="77777777" w:rsidR="00D55E82" w:rsidRDefault="00D55E82" w:rsidP="00107B28">
            <w:pPr>
              <w:pStyle w:val="Compact"/>
              <w:jc w:val="right"/>
            </w:pPr>
          </w:p>
        </w:tc>
        <w:tc>
          <w:tcPr>
            <w:tcW w:w="374" w:type="pct"/>
            <w:tcBorders>
              <w:top w:val="single" w:sz="4" w:space="0" w:color="auto"/>
            </w:tcBorders>
          </w:tcPr>
          <w:p w14:paraId="59078343" w14:textId="77777777" w:rsidR="00D55E82" w:rsidRDefault="00802368" w:rsidP="00107B28">
            <w:pPr>
              <w:pStyle w:val="Compact"/>
              <w:jc w:val="right"/>
            </w:pPr>
            <w:r>
              <w:t>0</w:t>
            </w:r>
          </w:p>
        </w:tc>
        <w:tc>
          <w:tcPr>
            <w:tcW w:w="667" w:type="pct"/>
            <w:tcBorders>
              <w:top w:val="single" w:sz="4" w:space="0" w:color="auto"/>
            </w:tcBorders>
          </w:tcPr>
          <w:p w14:paraId="10437710" w14:textId="77777777" w:rsidR="00D55E82" w:rsidRDefault="00D55E82" w:rsidP="00107B28">
            <w:pPr>
              <w:pStyle w:val="Compact"/>
              <w:jc w:val="right"/>
            </w:pPr>
          </w:p>
        </w:tc>
      </w:tr>
      <w:tr w:rsidR="00013479" w14:paraId="362632BC" w14:textId="77777777" w:rsidTr="003C50C5">
        <w:tc>
          <w:tcPr>
            <w:tcW w:w="938" w:type="pct"/>
            <w:tcBorders>
              <w:bottom w:val="single" w:sz="4" w:space="0" w:color="auto"/>
            </w:tcBorders>
          </w:tcPr>
          <w:p w14:paraId="08F27A02" w14:textId="77777777" w:rsidR="00D55E82" w:rsidRPr="00107B28" w:rsidRDefault="00802368" w:rsidP="00107B28">
            <w:pPr>
              <w:pStyle w:val="Compact"/>
              <w:rPr>
                <w:i/>
              </w:rPr>
            </w:pPr>
            <w:r w:rsidRPr="00107B28">
              <w:rPr>
                <w:i/>
              </w:rPr>
              <w:t>EM HAL</w:t>
            </w:r>
          </w:p>
        </w:tc>
        <w:tc>
          <w:tcPr>
            <w:tcW w:w="751" w:type="pct"/>
            <w:tcBorders>
              <w:bottom w:val="single" w:sz="4" w:space="0" w:color="auto"/>
            </w:tcBorders>
          </w:tcPr>
          <w:p w14:paraId="593F5858" w14:textId="77777777" w:rsidR="00D55E82" w:rsidRDefault="00802368" w:rsidP="00107B28">
            <w:pPr>
              <w:pStyle w:val="Compact"/>
            </w:pPr>
            <w:r>
              <w:t>Selected</w:t>
            </w:r>
          </w:p>
        </w:tc>
        <w:tc>
          <w:tcPr>
            <w:tcW w:w="464" w:type="pct"/>
            <w:tcBorders>
              <w:bottom w:val="single" w:sz="4" w:space="0" w:color="auto"/>
            </w:tcBorders>
          </w:tcPr>
          <w:p w14:paraId="6E2D1BF5" w14:textId="77777777" w:rsidR="00D55E82" w:rsidRDefault="00802368" w:rsidP="00107B28">
            <w:pPr>
              <w:pStyle w:val="Compact"/>
              <w:jc w:val="right"/>
            </w:pPr>
            <w:r>
              <w:t>312</w:t>
            </w:r>
          </w:p>
        </w:tc>
        <w:tc>
          <w:tcPr>
            <w:tcW w:w="602" w:type="pct"/>
            <w:tcBorders>
              <w:bottom w:val="single" w:sz="4" w:space="0" w:color="auto"/>
            </w:tcBorders>
          </w:tcPr>
          <w:p w14:paraId="539666BC" w14:textId="77777777" w:rsidR="00D55E82" w:rsidRDefault="00802368" w:rsidP="00107B28">
            <w:pPr>
              <w:pStyle w:val="Compact"/>
              <w:jc w:val="right"/>
            </w:pPr>
            <w:r>
              <w:t>0</w:t>
            </w:r>
          </w:p>
        </w:tc>
        <w:tc>
          <w:tcPr>
            <w:tcW w:w="633" w:type="pct"/>
            <w:tcBorders>
              <w:bottom w:val="single" w:sz="4" w:space="0" w:color="auto"/>
            </w:tcBorders>
          </w:tcPr>
          <w:p w14:paraId="4BF02751" w14:textId="77777777" w:rsidR="00D55E82" w:rsidRDefault="00802368" w:rsidP="00107B28">
            <w:pPr>
              <w:pStyle w:val="Compact"/>
              <w:jc w:val="right"/>
            </w:pPr>
            <w:r>
              <w:t>312</w:t>
            </w:r>
          </w:p>
        </w:tc>
        <w:tc>
          <w:tcPr>
            <w:tcW w:w="571" w:type="pct"/>
            <w:tcBorders>
              <w:bottom w:val="single" w:sz="4" w:space="0" w:color="auto"/>
            </w:tcBorders>
          </w:tcPr>
          <w:p w14:paraId="57213347" w14:textId="77777777" w:rsidR="00D55E82" w:rsidRDefault="00802368" w:rsidP="00107B28">
            <w:pPr>
              <w:pStyle w:val="Compact"/>
              <w:jc w:val="right"/>
            </w:pPr>
            <w:r>
              <w:t>14</w:t>
            </w:r>
          </w:p>
        </w:tc>
        <w:tc>
          <w:tcPr>
            <w:tcW w:w="374" w:type="pct"/>
            <w:tcBorders>
              <w:bottom w:val="single" w:sz="4" w:space="0" w:color="auto"/>
            </w:tcBorders>
          </w:tcPr>
          <w:p w14:paraId="2FB9175E" w14:textId="77777777" w:rsidR="00D55E82" w:rsidRDefault="00802368" w:rsidP="00107B28">
            <w:pPr>
              <w:pStyle w:val="Compact"/>
              <w:jc w:val="right"/>
            </w:pPr>
            <w:r>
              <w:t>0</w:t>
            </w:r>
          </w:p>
        </w:tc>
        <w:tc>
          <w:tcPr>
            <w:tcW w:w="667" w:type="pct"/>
            <w:tcBorders>
              <w:bottom w:val="single" w:sz="4" w:space="0" w:color="auto"/>
            </w:tcBorders>
          </w:tcPr>
          <w:p w14:paraId="6AC22C31" w14:textId="77777777" w:rsidR="00D55E82" w:rsidRDefault="00802368" w:rsidP="00107B28">
            <w:pPr>
              <w:pStyle w:val="Compact"/>
              <w:jc w:val="right"/>
            </w:pPr>
            <w:r>
              <w:t>4.5</w:t>
            </w:r>
          </w:p>
        </w:tc>
      </w:tr>
      <w:tr w:rsidR="00013479" w14:paraId="005F0E3E" w14:textId="77777777" w:rsidTr="003C50C5">
        <w:tc>
          <w:tcPr>
            <w:tcW w:w="938" w:type="pct"/>
            <w:tcBorders>
              <w:top w:val="single" w:sz="4" w:space="0" w:color="auto"/>
            </w:tcBorders>
          </w:tcPr>
          <w:p w14:paraId="72753574" w14:textId="77777777" w:rsidR="00D55E82" w:rsidRPr="00107B28" w:rsidRDefault="00802368" w:rsidP="00107B28">
            <w:pPr>
              <w:pStyle w:val="Compact"/>
              <w:rPr>
                <w:i/>
              </w:rPr>
            </w:pPr>
            <w:r w:rsidRPr="00107B28">
              <w:rPr>
                <w:i/>
              </w:rPr>
              <w:t>POT - No Tender</w:t>
            </w:r>
          </w:p>
        </w:tc>
        <w:tc>
          <w:tcPr>
            <w:tcW w:w="751" w:type="pct"/>
            <w:tcBorders>
              <w:top w:val="single" w:sz="4" w:space="0" w:color="auto"/>
            </w:tcBorders>
          </w:tcPr>
          <w:p w14:paraId="15909735" w14:textId="77777777" w:rsidR="00D55E82" w:rsidRDefault="00802368" w:rsidP="00107B28">
            <w:pPr>
              <w:pStyle w:val="Compact"/>
            </w:pPr>
            <w:r>
              <w:t>Not Selected</w:t>
            </w:r>
          </w:p>
        </w:tc>
        <w:tc>
          <w:tcPr>
            <w:tcW w:w="464" w:type="pct"/>
            <w:tcBorders>
              <w:top w:val="single" w:sz="4" w:space="0" w:color="auto"/>
            </w:tcBorders>
          </w:tcPr>
          <w:p w14:paraId="67058DAA" w14:textId="77777777" w:rsidR="00D55E82" w:rsidRDefault="00802368" w:rsidP="00107B28">
            <w:pPr>
              <w:pStyle w:val="Compact"/>
              <w:jc w:val="right"/>
            </w:pPr>
            <w:r>
              <w:t>499</w:t>
            </w:r>
          </w:p>
        </w:tc>
        <w:tc>
          <w:tcPr>
            <w:tcW w:w="602" w:type="pct"/>
            <w:tcBorders>
              <w:top w:val="single" w:sz="4" w:space="0" w:color="auto"/>
            </w:tcBorders>
          </w:tcPr>
          <w:p w14:paraId="5B18A28D" w14:textId="77777777" w:rsidR="00D55E82" w:rsidRDefault="00D55E82" w:rsidP="00107B28">
            <w:pPr>
              <w:pStyle w:val="Compact"/>
              <w:jc w:val="right"/>
            </w:pPr>
          </w:p>
        </w:tc>
        <w:tc>
          <w:tcPr>
            <w:tcW w:w="633" w:type="pct"/>
            <w:tcBorders>
              <w:top w:val="single" w:sz="4" w:space="0" w:color="auto"/>
            </w:tcBorders>
          </w:tcPr>
          <w:p w14:paraId="5B20D55C" w14:textId="77777777" w:rsidR="00D55E82" w:rsidRDefault="00D55E82" w:rsidP="00107B28">
            <w:pPr>
              <w:pStyle w:val="Compact"/>
              <w:jc w:val="right"/>
            </w:pPr>
          </w:p>
        </w:tc>
        <w:tc>
          <w:tcPr>
            <w:tcW w:w="571" w:type="pct"/>
            <w:tcBorders>
              <w:top w:val="single" w:sz="4" w:space="0" w:color="auto"/>
            </w:tcBorders>
          </w:tcPr>
          <w:p w14:paraId="15A617F8" w14:textId="77777777" w:rsidR="00D55E82" w:rsidRDefault="00D55E82" w:rsidP="00107B28">
            <w:pPr>
              <w:pStyle w:val="Compact"/>
              <w:jc w:val="right"/>
            </w:pPr>
          </w:p>
        </w:tc>
        <w:tc>
          <w:tcPr>
            <w:tcW w:w="374" w:type="pct"/>
            <w:tcBorders>
              <w:top w:val="single" w:sz="4" w:space="0" w:color="auto"/>
            </w:tcBorders>
          </w:tcPr>
          <w:p w14:paraId="1FF24E00" w14:textId="77777777" w:rsidR="00D55E82" w:rsidRDefault="00802368" w:rsidP="00107B28">
            <w:pPr>
              <w:pStyle w:val="Compact"/>
              <w:jc w:val="right"/>
            </w:pPr>
            <w:r>
              <w:t>0</w:t>
            </w:r>
          </w:p>
        </w:tc>
        <w:tc>
          <w:tcPr>
            <w:tcW w:w="667" w:type="pct"/>
            <w:tcBorders>
              <w:top w:val="single" w:sz="4" w:space="0" w:color="auto"/>
            </w:tcBorders>
          </w:tcPr>
          <w:p w14:paraId="2DA725BA" w14:textId="77777777" w:rsidR="00D55E82" w:rsidRDefault="00D55E82" w:rsidP="00107B28">
            <w:pPr>
              <w:pStyle w:val="Compact"/>
              <w:jc w:val="right"/>
            </w:pPr>
          </w:p>
        </w:tc>
      </w:tr>
      <w:tr w:rsidR="00013479" w14:paraId="730C76AE" w14:textId="77777777" w:rsidTr="003C50C5">
        <w:tc>
          <w:tcPr>
            <w:tcW w:w="938" w:type="pct"/>
            <w:tcBorders>
              <w:bottom w:val="single" w:sz="4" w:space="0" w:color="auto"/>
            </w:tcBorders>
          </w:tcPr>
          <w:p w14:paraId="59B20071" w14:textId="77777777" w:rsidR="00D55E82" w:rsidRPr="00107B28" w:rsidRDefault="00802368" w:rsidP="00107B28">
            <w:pPr>
              <w:pStyle w:val="Compact"/>
              <w:rPr>
                <w:i/>
              </w:rPr>
            </w:pPr>
            <w:r w:rsidRPr="00107B28">
              <w:rPr>
                <w:i/>
              </w:rPr>
              <w:t>POT - No Tender</w:t>
            </w:r>
          </w:p>
        </w:tc>
        <w:tc>
          <w:tcPr>
            <w:tcW w:w="751" w:type="pct"/>
            <w:tcBorders>
              <w:bottom w:val="single" w:sz="4" w:space="0" w:color="auto"/>
            </w:tcBorders>
          </w:tcPr>
          <w:p w14:paraId="1CC7D76E" w14:textId="77777777" w:rsidR="00D55E82" w:rsidRDefault="00802368" w:rsidP="00107B28">
            <w:pPr>
              <w:pStyle w:val="Compact"/>
            </w:pPr>
            <w:r>
              <w:t>Selected</w:t>
            </w:r>
          </w:p>
        </w:tc>
        <w:tc>
          <w:tcPr>
            <w:tcW w:w="464" w:type="pct"/>
            <w:tcBorders>
              <w:bottom w:val="single" w:sz="4" w:space="0" w:color="auto"/>
            </w:tcBorders>
          </w:tcPr>
          <w:p w14:paraId="39A059CC" w14:textId="77777777" w:rsidR="00D55E82" w:rsidRDefault="00802368" w:rsidP="00107B28">
            <w:pPr>
              <w:pStyle w:val="Compact"/>
              <w:jc w:val="right"/>
            </w:pPr>
            <w:r>
              <w:t>84</w:t>
            </w:r>
          </w:p>
        </w:tc>
        <w:tc>
          <w:tcPr>
            <w:tcW w:w="602" w:type="pct"/>
            <w:tcBorders>
              <w:bottom w:val="single" w:sz="4" w:space="0" w:color="auto"/>
            </w:tcBorders>
          </w:tcPr>
          <w:p w14:paraId="57A1C1D9" w14:textId="77777777" w:rsidR="00D55E82" w:rsidRDefault="00802368" w:rsidP="00107B28">
            <w:pPr>
              <w:pStyle w:val="Compact"/>
              <w:jc w:val="right"/>
            </w:pPr>
            <w:r>
              <w:t>0</w:t>
            </w:r>
          </w:p>
        </w:tc>
        <w:tc>
          <w:tcPr>
            <w:tcW w:w="633" w:type="pct"/>
            <w:tcBorders>
              <w:bottom w:val="single" w:sz="4" w:space="0" w:color="auto"/>
            </w:tcBorders>
          </w:tcPr>
          <w:p w14:paraId="73967A65" w14:textId="77777777" w:rsidR="00D55E82" w:rsidRDefault="00802368" w:rsidP="00107B28">
            <w:pPr>
              <w:pStyle w:val="Compact"/>
              <w:jc w:val="right"/>
            </w:pPr>
            <w:r>
              <w:t>84</w:t>
            </w:r>
          </w:p>
        </w:tc>
        <w:tc>
          <w:tcPr>
            <w:tcW w:w="571" w:type="pct"/>
            <w:tcBorders>
              <w:bottom w:val="single" w:sz="4" w:space="0" w:color="auto"/>
            </w:tcBorders>
          </w:tcPr>
          <w:p w14:paraId="6EE2695A" w14:textId="77777777" w:rsidR="00D55E82" w:rsidRDefault="00802368" w:rsidP="00107B28">
            <w:pPr>
              <w:pStyle w:val="Compact"/>
              <w:jc w:val="right"/>
            </w:pPr>
            <w:r>
              <w:t>19</w:t>
            </w:r>
          </w:p>
        </w:tc>
        <w:tc>
          <w:tcPr>
            <w:tcW w:w="374" w:type="pct"/>
            <w:tcBorders>
              <w:bottom w:val="single" w:sz="4" w:space="0" w:color="auto"/>
            </w:tcBorders>
          </w:tcPr>
          <w:p w14:paraId="7EF09ADA" w14:textId="77777777" w:rsidR="00D55E82" w:rsidRDefault="00802368" w:rsidP="00107B28">
            <w:pPr>
              <w:pStyle w:val="Compact"/>
              <w:jc w:val="right"/>
            </w:pPr>
            <w:r>
              <w:t>0</w:t>
            </w:r>
          </w:p>
        </w:tc>
        <w:tc>
          <w:tcPr>
            <w:tcW w:w="667" w:type="pct"/>
            <w:tcBorders>
              <w:bottom w:val="single" w:sz="4" w:space="0" w:color="auto"/>
            </w:tcBorders>
          </w:tcPr>
          <w:p w14:paraId="6F719275" w14:textId="77777777" w:rsidR="00D55E82" w:rsidRDefault="00802368" w:rsidP="00107B28">
            <w:pPr>
              <w:pStyle w:val="Compact"/>
              <w:jc w:val="right"/>
            </w:pPr>
            <w:r>
              <w:t>22.6</w:t>
            </w:r>
          </w:p>
        </w:tc>
      </w:tr>
      <w:tr w:rsidR="00013479" w14:paraId="7BD51F56" w14:textId="77777777" w:rsidTr="003C50C5">
        <w:tc>
          <w:tcPr>
            <w:tcW w:w="938" w:type="pct"/>
            <w:tcBorders>
              <w:top w:val="single" w:sz="4" w:space="0" w:color="auto"/>
            </w:tcBorders>
          </w:tcPr>
          <w:p w14:paraId="4031EBDE" w14:textId="77777777" w:rsidR="00D55E82" w:rsidRPr="00107B28" w:rsidRDefault="00802368" w:rsidP="00107B28">
            <w:pPr>
              <w:pStyle w:val="Compact"/>
              <w:rPr>
                <w:i/>
              </w:rPr>
            </w:pPr>
            <w:r w:rsidRPr="00107B28">
              <w:rPr>
                <w:i/>
              </w:rPr>
              <w:t>POT - Tender</w:t>
            </w:r>
          </w:p>
        </w:tc>
        <w:tc>
          <w:tcPr>
            <w:tcW w:w="751" w:type="pct"/>
            <w:tcBorders>
              <w:top w:val="single" w:sz="4" w:space="0" w:color="auto"/>
            </w:tcBorders>
          </w:tcPr>
          <w:p w14:paraId="56328AD3" w14:textId="77777777" w:rsidR="00D55E82" w:rsidRDefault="00802368" w:rsidP="00107B28">
            <w:pPr>
              <w:pStyle w:val="Compact"/>
            </w:pPr>
            <w:r>
              <w:t>Not Selected</w:t>
            </w:r>
          </w:p>
        </w:tc>
        <w:tc>
          <w:tcPr>
            <w:tcW w:w="464" w:type="pct"/>
            <w:tcBorders>
              <w:top w:val="single" w:sz="4" w:space="0" w:color="auto"/>
            </w:tcBorders>
          </w:tcPr>
          <w:p w14:paraId="6C049F0F" w14:textId="77777777" w:rsidR="00D55E82" w:rsidRDefault="00802368" w:rsidP="00107B28">
            <w:pPr>
              <w:pStyle w:val="Compact"/>
              <w:jc w:val="right"/>
            </w:pPr>
            <w:r>
              <w:t>118</w:t>
            </w:r>
          </w:p>
        </w:tc>
        <w:tc>
          <w:tcPr>
            <w:tcW w:w="602" w:type="pct"/>
            <w:tcBorders>
              <w:top w:val="single" w:sz="4" w:space="0" w:color="auto"/>
            </w:tcBorders>
          </w:tcPr>
          <w:p w14:paraId="0856FD8F" w14:textId="77777777" w:rsidR="00D55E82" w:rsidRDefault="00D55E82" w:rsidP="00107B28">
            <w:pPr>
              <w:pStyle w:val="Compact"/>
              <w:jc w:val="right"/>
            </w:pPr>
          </w:p>
        </w:tc>
        <w:tc>
          <w:tcPr>
            <w:tcW w:w="633" w:type="pct"/>
            <w:tcBorders>
              <w:top w:val="single" w:sz="4" w:space="0" w:color="auto"/>
            </w:tcBorders>
          </w:tcPr>
          <w:p w14:paraId="0C4A1B36" w14:textId="77777777" w:rsidR="00D55E82" w:rsidRDefault="00D55E82" w:rsidP="00107B28">
            <w:pPr>
              <w:pStyle w:val="Compact"/>
              <w:jc w:val="right"/>
            </w:pPr>
          </w:p>
        </w:tc>
        <w:tc>
          <w:tcPr>
            <w:tcW w:w="571" w:type="pct"/>
            <w:tcBorders>
              <w:top w:val="single" w:sz="4" w:space="0" w:color="auto"/>
            </w:tcBorders>
          </w:tcPr>
          <w:p w14:paraId="1202AC4E" w14:textId="77777777" w:rsidR="00D55E82" w:rsidRDefault="00D55E82" w:rsidP="00107B28">
            <w:pPr>
              <w:pStyle w:val="Compact"/>
              <w:jc w:val="right"/>
            </w:pPr>
          </w:p>
        </w:tc>
        <w:tc>
          <w:tcPr>
            <w:tcW w:w="374" w:type="pct"/>
            <w:tcBorders>
              <w:top w:val="single" w:sz="4" w:space="0" w:color="auto"/>
            </w:tcBorders>
          </w:tcPr>
          <w:p w14:paraId="0B98DCF8" w14:textId="77777777" w:rsidR="00D55E82" w:rsidRDefault="00802368" w:rsidP="00107B28">
            <w:pPr>
              <w:pStyle w:val="Compact"/>
              <w:jc w:val="right"/>
            </w:pPr>
            <w:r>
              <w:t>0</w:t>
            </w:r>
          </w:p>
        </w:tc>
        <w:tc>
          <w:tcPr>
            <w:tcW w:w="667" w:type="pct"/>
            <w:tcBorders>
              <w:top w:val="single" w:sz="4" w:space="0" w:color="auto"/>
            </w:tcBorders>
          </w:tcPr>
          <w:p w14:paraId="0261C527" w14:textId="77777777" w:rsidR="00D55E82" w:rsidRDefault="00D55E82" w:rsidP="00107B28">
            <w:pPr>
              <w:pStyle w:val="Compact"/>
              <w:jc w:val="right"/>
            </w:pPr>
          </w:p>
        </w:tc>
      </w:tr>
      <w:tr w:rsidR="00013479" w14:paraId="56E3CBEE" w14:textId="77777777" w:rsidTr="003C50C5">
        <w:tc>
          <w:tcPr>
            <w:tcW w:w="938" w:type="pct"/>
            <w:tcBorders>
              <w:bottom w:val="single" w:sz="4" w:space="0" w:color="auto"/>
            </w:tcBorders>
          </w:tcPr>
          <w:p w14:paraId="3A2032F6" w14:textId="77777777" w:rsidR="00D55E82" w:rsidRPr="00107B28" w:rsidRDefault="00802368" w:rsidP="00107B28">
            <w:pPr>
              <w:pStyle w:val="Compact"/>
              <w:rPr>
                <w:i/>
              </w:rPr>
            </w:pPr>
            <w:r w:rsidRPr="00107B28">
              <w:rPr>
                <w:i/>
              </w:rPr>
              <w:t>POT - Tender</w:t>
            </w:r>
          </w:p>
        </w:tc>
        <w:tc>
          <w:tcPr>
            <w:tcW w:w="751" w:type="pct"/>
            <w:tcBorders>
              <w:bottom w:val="single" w:sz="4" w:space="0" w:color="auto"/>
            </w:tcBorders>
          </w:tcPr>
          <w:p w14:paraId="004FD692" w14:textId="77777777" w:rsidR="00D55E82" w:rsidRDefault="00802368" w:rsidP="00107B28">
            <w:pPr>
              <w:pStyle w:val="Compact"/>
            </w:pPr>
            <w:r>
              <w:t>Selected</w:t>
            </w:r>
          </w:p>
        </w:tc>
        <w:tc>
          <w:tcPr>
            <w:tcW w:w="464" w:type="pct"/>
            <w:tcBorders>
              <w:bottom w:val="single" w:sz="4" w:space="0" w:color="auto"/>
            </w:tcBorders>
          </w:tcPr>
          <w:p w14:paraId="11E7524B" w14:textId="77777777" w:rsidR="00D55E82" w:rsidRDefault="00802368" w:rsidP="00107B28">
            <w:pPr>
              <w:pStyle w:val="Compact"/>
              <w:jc w:val="right"/>
            </w:pPr>
            <w:r>
              <w:t>14</w:t>
            </w:r>
          </w:p>
        </w:tc>
        <w:tc>
          <w:tcPr>
            <w:tcW w:w="602" w:type="pct"/>
            <w:tcBorders>
              <w:bottom w:val="single" w:sz="4" w:space="0" w:color="auto"/>
            </w:tcBorders>
          </w:tcPr>
          <w:p w14:paraId="724CC403" w14:textId="77777777" w:rsidR="00D55E82" w:rsidRDefault="00802368" w:rsidP="00107B28">
            <w:pPr>
              <w:pStyle w:val="Compact"/>
              <w:jc w:val="right"/>
            </w:pPr>
            <w:r>
              <w:t>0</w:t>
            </w:r>
          </w:p>
        </w:tc>
        <w:tc>
          <w:tcPr>
            <w:tcW w:w="633" w:type="pct"/>
            <w:tcBorders>
              <w:bottom w:val="single" w:sz="4" w:space="0" w:color="auto"/>
            </w:tcBorders>
          </w:tcPr>
          <w:p w14:paraId="06089B37" w14:textId="77777777" w:rsidR="00D55E82" w:rsidRDefault="00802368" w:rsidP="00107B28">
            <w:pPr>
              <w:pStyle w:val="Compact"/>
              <w:jc w:val="right"/>
            </w:pPr>
            <w:r>
              <w:t>14</w:t>
            </w:r>
          </w:p>
        </w:tc>
        <w:tc>
          <w:tcPr>
            <w:tcW w:w="571" w:type="pct"/>
            <w:tcBorders>
              <w:bottom w:val="single" w:sz="4" w:space="0" w:color="auto"/>
            </w:tcBorders>
          </w:tcPr>
          <w:p w14:paraId="133736DE" w14:textId="77777777" w:rsidR="00D55E82" w:rsidRDefault="00802368" w:rsidP="00107B28">
            <w:pPr>
              <w:pStyle w:val="Compact"/>
              <w:jc w:val="right"/>
            </w:pPr>
            <w:r>
              <w:t>3</w:t>
            </w:r>
          </w:p>
        </w:tc>
        <w:tc>
          <w:tcPr>
            <w:tcW w:w="374" w:type="pct"/>
            <w:tcBorders>
              <w:bottom w:val="single" w:sz="4" w:space="0" w:color="auto"/>
            </w:tcBorders>
          </w:tcPr>
          <w:p w14:paraId="4840AABB" w14:textId="77777777" w:rsidR="00D55E82" w:rsidRDefault="00802368" w:rsidP="00107B28">
            <w:pPr>
              <w:pStyle w:val="Compact"/>
              <w:jc w:val="right"/>
            </w:pPr>
            <w:r>
              <w:t>0</w:t>
            </w:r>
          </w:p>
        </w:tc>
        <w:tc>
          <w:tcPr>
            <w:tcW w:w="667" w:type="pct"/>
            <w:tcBorders>
              <w:bottom w:val="single" w:sz="4" w:space="0" w:color="auto"/>
            </w:tcBorders>
          </w:tcPr>
          <w:p w14:paraId="73E297BB" w14:textId="77777777" w:rsidR="00D55E82" w:rsidRDefault="00802368" w:rsidP="00107B28">
            <w:pPr>
              <w:pStyle w:val="Compact"/>
              <w:jc w:val="right"/>
            </w:pPr>
            <w:r>
              <w:t>21.4</w:t>
            </w:r>
          </w:p>
        </w:tc>
      </w:tr>
      <w:tr w:rsidR="00013479" w14:paraId="0CFF8089" w14:textId="77777777" w:rsidTr="003C50C5">
        <w:tc>
          <w:tcPr>
            <w:tcW w:w="938" w:type="pct"/>
            <w:tcBorders>
              <w:top w:val="single" w:sz="4" w:space="0" w:color="auto"/>
            </w:tcBorders>
          </w:tcPr>
          <w:p w14:paraId="7C1351FC" w14:textId="77777777" w:rsidR="00D55E82" w:rsidRPr="00107B28" w:rsidRDefault="00802368" w:rsidP="00107B28">
            <w:pPr>
              <w:pStyle w:val="Compact"/>
              <w:rPr>
                <w:i/>
              </w:rPr>
            </w:pPr>
            <w:r w:rsidRPr="00107B28">
              <w:rPr>
                <w:i/>
              </w:rPr>
              <w:t>EM POT</w:t>
            </w:r>
          </w:p>
        </w:tc>
        <w:tc>
          <w:tcPr>
            <w:tcW w:w="751" w:type="pct"/>
            <w:tcBorders>
              <w:top w:val="single" w:sz="4" w:space="0" w:color="auto"/>
            </w:tcBorders>
          </w:tcPr>
          <w:p w14:paraId="0C3D194D" w14:textId="77777777" w:rsidR="00D55E82" w:rsidRDefault="00802368" w:rsidP="00107B28">
            <w:pPr>
              <w:pStyle w:val="Compact"/>
            </w:pPr>
            <w:r>
              <w:t>Not Selected</w:t>
            </w:r>
          </w:p>
        </w:tc>
        <w:tc>
          <w:tcPr>
            <w:tcW w:w="464" w:type="pct"/>
            <w:tcBorders>
              <w:top w:val="single" w:sz="4" w:space="0" w:color="auto"/>
            </w:tcBorders>
          </w:tcPr>
          <w:p w14:paraId="1F00500E" w14:textId="77777777" w:rsidR="00D55E82" w:rsidRDefault="00802368" w:rsidP="00107B28">
            <w:pPr>
              <w:pStyle w:val="Compact"/>
              <w:jc w:val="right"/>
            </w:pPr>
            <w:r>
              <w:t>105</w:t>
            </w:r>
          </w:p>
        </w:tc>
        <w:tc>
          <w:tcPr>
            <w:tcW w:w="602" w:type="pct"/>
            <w:tcBorders>
              <w:top w:val="single" w:sz="4" w:space="0" w:color="auto"/>
            </w:tcBorders>
          </w:tcPr>
          <w:p w14:paraId="6A0BDB96" w14:textId="77777777" w:rsidR="00D55E82" w:rsidRDefault="00D55E82" w:rsidP="00107B28">
            <w:pPr>
              <w:pStyle w:val="Compact"/>
              <w:jc w:val="right"/>
            </w:pPr>
          </w:p>
        </w:tc>
        <w:tc>
          <w:tcPr>
            <w:tcW w:w="633" w:type="pct"/>
            <w:tcBorders>
              <w:top w:val="single" w:sz="4" w:space="0" w:color="auto"/>
            </w:tcBorders>
          </w:tcPr>
          <w:p w14:paraId="63F3F3AA" w14:textId="77777777" w:rsidR="00D55E82" w:rsidRDefault="00D55E82" w:rsidP="00107B28">
            <w:pPr>
              <w:pStyle w:val="Compact"/>
              <w:jc w:val="right"/>
            </w:pPr>
          </w:p>
        </w:tc>
        <w:tc>
          <w:tcPr>
            <w:tcW w:w="571" w:type="pct"/>
            <w:tcBorders>
              <w:top w:val="single" w:sz="4" w:space="0" w:color="auto"/>
            </w:tcBorders>
          </w:tcPr>
          <w:p w14:paraId="20D7A95C" w14:textId="77777777" w:rsidR="00D55E82" w:rsidRDefault="00D55E82" w:rsidP="00107B28">
            <w:pPr>
              <w:pStyle w:val="Compact"/>
              <w:jc w:val="right"/>
            </w:pPr>
          </w:p>
        </w:tc>
        <w:tc>
          <w:tcPr>
            <w:tcW w:w="374" w:type="pct"/>
            <w:tcBorders>
              <w:top w:val="single" w:sz="4" w:space="0" w:color="auto"/>
            </w:tcBorders>
          </w:tcPr>
          <w:p w14:paraId="0C88F7C8" w14:textId="77777777" w:rsidR="00D55E82" w:rsidRDefault="00802368" w:rsidP="00107B28">
            <w:pPr>
              <w:pStyle w:val="Compact"/>
              <w:jc w:val="right"/>
            </w:pPr>
            <w:r>
              <w:t>0</w:t>
            </w:r>
          </w:p>
        </w:tc>
        <w:tc>
          <w:tcPr>
            <w:tcW w:w="667" w:type="pct"/>
            <w:tcBorders>
              <w:top w:val="single" w:sz="4" w:space="0" w:color="auto"/>
            </w:tcBorders>
          </w:tcPr>
          <w:p w14:paraId="7D966076" w14:textId="77777777" w:rsidR="00D55E82" w:rsidRDefault="00D55E82" w:rsidP="00107B28">
            <w:pPr>
              <w:pStyle w:val="Compact"/>
              <w:jc w:val="right"/>
            </w:pPr>
          </w:p>
        </w:tc>
      </w:tr>
      <w:tr w:rsidR="00013479" w14:paraId="322D80C6" w14:textId="77777777" w:rsidTr="003C50C5">
        <w:tc>
          <w:tcPr>
            <w:tcW w:w="938" w:type="pct"/>
            <w:tcBorders>
              <w:bottom w:val="single" w:sz="4" w:space="0" w:color="auto"/>
            </w:tcBorders>
          </w:tcPr>
          <w:p w14:paraId="40F2D060" w14:textId="77777777" w:rsidR="00D55E82" w:rsidRPr="00107B28" w:rsidRDefault="00802368" w:rsidP="00107B28">
            <w:pPr>
              <w:pStyle w:val="Compact"/>
              <w:rPr>
                <w:i/>
              </w:rPr>
            </w:pPr>
            <w:r w:rsidRPr="00107B28">
              <w:rPr>
                <w:i/>
              </w:rPr>
              <w:t>EM POT</w:t>
            </w:r>
          </w:p>
        </w:tc>
        <w:tc>
          <w:tcPr>
            <w:tcW w:w="751" w:type="pct"/>
            <w:tcBorders>
              <w:bottom w:val="single" w:sz="4" w:space="0" w:color="auto"/>
            </w:tcBorders>
          </w:tcPr>
          <w:p w14:paraId="3E30CD17" w14:textId="77777777" w:rsidR="00D55E82" w:rsidRDefault="00802368" w:rsidP="00107B28">
            <w:pPr>
              <w:pStyle w:val="Compact"/>
            </w:pPr>
            <w:r>
              <w:t>Selected</w:t>
            </w:r>
          </w:p>
        </w:tc>
        <w:tc>
          <w:tcPr>
            <w:tcW w:w="464" w:type="pct"/>
            <w:tcBorders>
              <w:bottom w:val="single" w:sz="4" w:space="0" w:color="auto"/>
            </w:tcBorders>
          </w:tcPr>
          <w:p w14:paraId="7138B981" w14:textId="77777777" w:rsidR="00D55E82" w:rsidRDefault="00802368" w:rsidP="00107B28">
            <w:pPr>
              <w:pStyle w:val="Compact"/>
              <w:jc w:val="right"/>
            </w:pPr>
            <w:r>
              <w:t>52</w:t>
            </w:r>
          </w:p>
        </w:tc>
        <w:tc>
          <w:tcPr>
            <w:tcW w:w="602" w:type="pct"/>
            <w:tcBorders>
              <w:bottom w:val="single" w:sz="4" w:space="0" w:color="auto"/>
            </w:tcBorders>
          </w:tcPr>
          <w:p w14:paraId="28317503" w14:textId="77777777" w:rsidR="00D55E82" w:rsidRDefault="00802368" w:rsidP="00107B28">
            <w:pPr>
              <w:pStyle w:val="Compact"/>
              <w:jc w:val="right"/>
            </w:pPr>
            <w:r>
              <w:t>0</w:t>
            </w:r>
          </w:p>
        </w:tc>
        <w:tc>
          <w:tcPr>
            <w:tcW w:w="633" w:type="pct"/>
            <w:tcBorders>
              <w:bottom w:val="single" w:sz="4" w:space="0" w:color="auto"/>
            </w:tcBorders>
          </w:tcPr>
          <w:p w14:paraId="0C62C457" w14:textId="77777777" w:rsidR="00D55E82" w:rsidRDefault="00802368" w:rsidP="00107B28">
            <w:pPr>
              <w:pStyle w:val="Compact"/>
              <w:jc w:val="right"/>
            </w:pPr>
            <w:r>
              <w:t>52</w:t>
            </w:r>
          </w:p>
        </w:tc>
        <w:tc>
          <w:tcPr>
            <w:tcW w:w="571" w:type="pct"/>
            <w:tcBorders>
              <w:bottom w:val="single" w:sz="4" w:space="0" w:color="auto"/>
            </w:tcBorders>
          </w:tcPr>
          <w:p w14:paraId="441305B0" w14:textId="77777777" w:rsidR="00D55E82" w:rsidRDefault="00802368" w:rsidP="00107B28">
            <w:pPr>
              <w:pStyle w:val="Compact"/>
              <w:jc w:val="right"/>
            </w:pPr>
            <w:r>
              <w:t>1</w:t>
            </w:r>
          </w:p>
        </w:tc>
        <w:tc>
          <w:tcPr>
            <w:tcW w:w="374" w:type="pct"/>
            <w:tcBorders>
              <w:bottom w:val="single" w:sz="4" w:space="0" w:color="auto"/>
            </w:tcBorders>
          </w:tcPr>
          <w:p w14:paraId="28CE00BD" w14:textId="77777777" w:rsidR="00D55E82" w:rsidRDefault="00802368" w:rsidP="00107B28">
            <w:pPr>
              <w:pStyle w:val="Compact"/>
              <w:jc w:val="right"/>
            </w:pPr>
            <w:r>
              <w:t>0</w:t>
            </w:r>
          </w:p>
        </w:tc>
        <w:tc>
          <w:tcPr>
            <w:tcW w:w="667" w:type="pct"/>
            <w:tcBorders>
              <w:bottom w:val="single" w:sz="4" w:space="0" w:color="auto"/>
            </w:tcBorders>
          </w:tcPr>
          <w:p w14:paraId="01FF174C" w14:textId="77777777" w:rsidR="00D55E82" w:rsidRDefault="00802368" w:rsidP="00107B28">
            <w:pPr>
              <w:pStyle w:val="Compact"/>
              <w:jc w:val="right"/>
            </w:pPr>
            <w:r>
              <w:t>1.9</w:t>
            </w:r>
          </w:p>
        </w:tc>
      </w:tr>
      <w:tr w:rsidR="00013479" w14:paraId="0CD7949A" w14:textId="77777777" w:rsidTr="003C50C5">
        <w:tc>
          <w:tcPr>
            <w:tcW w:w="938" w:type="pct"/>
            <w:tcBorders>
              <w:top w:val="single" w:sz="4" w:space="0" w:color="auto"/>
            </w:tcBorders>
          </w:tcPr>
          <w:p w14:paraId="16B1EE52" w14:textId="77777777" w:rsidR="00D55E82" w:rsidRPr="00107B28" w:rsidRDefault="00802368" w:rsidP="00107B28">
            <w:pPr>
              <w:pStyle w:val="Compact"/>
              <w:rPr>
                <w:i/>
              </w:rPr>
            </w:pPr>
            <w:r w:rsidRPr="00107B28">
              <w:rPr>
                <w:i/>
              </w:rPr>
              <w:t>TRW - No Tender</w:t>
            </w:r>
          </w:p>
        </w:tc>
        <w:tc>
          <w:tcPr>
            <w:tcW w:w="751" w:type="pct"/>
            <w:tcBorders>
              <w:top w:val="single" w:sz="4" w:space="0" w:color="auto"/>
            </w:tcBorders>
          </w:tcPr>
          <w:p w14:paraId="431087B8" w14:textId="77777777" w:rsidR="00D55E82" w:rsidRDefault="00802368" w:rsidP="00107B28">
            <w:pPr>
              <w:pStyle w:val="Compact"/>
            </w:pPr>
            <w:r>
              <w:t>Not Selected</w:t>
            </w:r>
          </w:p>
        </w:tc>
        <w:tc>
          <w:tcPr>
            <w:tcW w:w="464" w:type="pct"/>
            <w:tcBorders>
              <w:top w:val="single" w:sz="4" w:space="0" w:color="auto"/>
            </w:tcBorders>
          </w:tcPr>
          <w:p w14:paraId="6C338611" w14:textId="77777777" w:rsidR="00D55E82" w:rsidRDefault="00802368" w:rsidP="00107B28">
            <w:pPr>
              <w:pStyle w:val="Compact"/>
              <w:jc w:val="right"/>
            </w:pPr>
            <w:r>
              <w:t>1,321</w:t>
            </w:r>
          </w:p>
        </w:tc>
        <w:tc>
          <w:tcPr>
            <w:tcW w:w="602" w:type="pct"/>
            <w:tcBorders>
              <w:top w:val="single" w:sz="4" w:space="0" w:color="auto"/>
            </w:tcBorders>
          </w:tcPr>
          <w:p w14:paraId="0FAB2D6B" w14:textId="77777777" w:rsidR="00D55E82" w:rsidRDefault="00D55E82" w:rsidP="00107B28">
            <w:pPr>
              <w:pStyle w:val="Compact"/>
              <w:jc w:val="right"/>
            </w:pPr>
          </w:p>
        </w:tc>
        <w:tc>
          <w:tcPr>
            <w:tcW w:w="633" w:type="pct"/>
            <w:tcBorders>
              <w:top w:val="single" w:sz="4" w:space="0" w:color="auto"/>
            </w:tcBorders>
          </w:tcPr>
          <w:p w14:paraId="34FA236F" w14:textId="77777777" w:rsidR="00D55E82" w:rsidRDefault="00D55E82" w:rsidP="00107B28">
            <w:pPr>
              <w:pStyle w:val="Compact"/>
              <w:jc w:val="right"/>
            </w:pPr>
          </w:p>
        </w:tc>
        <w:tc>
          <w:tcPr>
            <w:tcW w:w="571" w:type="pct"/>
            <w:tcBorders>
              <w:top w:val="single" w:sz="4" w:space="0" w:color="auto"/>
            </w:tcBorders>
          </w:tcPr>
          <w:p w14:paraId="7B2E30B0" w14:textId="77777777" w:rsidR="00D55E82" w:rsidRDefault="00D55E82" w:rsidP="00107B28">
            <w:pPr>
              <w:pStyle w:val="Compact"/>
              <w:jc w:val="right"/>
            </w:pPr>
          </w:p>
        </w:tc>
        <w:tc>
          <w:tcPr>
            <w:tcW w:w="374" w:type="pct"/>
            <w:tcBorders>
              <w:top w:val="single" w:sz="4" w:space="0" w:color="auto"/>
            </w:tcBorders>
          </w:tcPr>
          <w:p w14:paraId="360EC833" w14:textId="77777777" w:rsidR="00D55E82" w:rsidRDefault="00802368" w:rsidP="00107B28">
            <w:pPr>
              <w:pStyle w:val="Compact"/>
              <w:jc w:val="right"/>
            </w:pPr>
            <w:r>
              <w:t>0</w:t>
            </w:r>
          </w:p>
        </w:tc>
        <w:tc>
          <w:tcPr>
            <w:tcW w:w="667" w:type="pct"/>
            <w:tcBorders>
              <w:top w:val="single" w:sz="4" w:space="0" w:color="auto"/>
            </w:tcBorders>
          </w:tcPr>
          <w:p w14:paraId="70231488" w14:textId="77777777" w:rsidR="00D55E82" w:rsidRDefault="00D55E82" w:rsidP="00107B28">
            <w:pPr>
              <w:pStyle w:val="Compact"/>
              <w:jc w:val="right"/>
            </w:pPr>
          </w:p>
        </w:tc>
      </w:tr>
      <w:tr w:rsidR="00013479" w14:paraId="0F939C35" w14:textId="77777777" w:rsidTr="003C50C5">
        <w:tc>
          <w:tcPr>
            <w:tcW w:w="938" w:type="pct"/>
            <w:tcBorders>
              <w:bottom w:val="single" w:sz="4" w:space="0" w:color="auto"/>
            </w:tcBorders>
          </w:tcPr>
          <w:p w14:paraId="456CA0B3" w14:textId="77777777" w:rsidR="00D55E82" w:rsidRPr="00107B28" w:rsidRDefault="00802368" w:rsidP="00107B28">
            <w:pPr>
              <w:pStyle w:val="Compact"/>
              <w:rPr>
                <w:i/>
              </w:rPr>
            </w:pPr>
            <w:r w:rsidRPr="00107B28">
              <w:rPr>
                <w:i/>
              </w:rPr>
              <w:t>TRW - No Tender</w:t>
            </w:r>
          </w:p>
        </w:tc>
        <w:tc>
          <w:tcPr>
            <w:tcW w:w="751" w:type="pct"/>
            <w:tcBorders>
              <w:bottom w:val="single" w:sz="4" w:space="0" w:color="auto"/>
            </w:tcBorders>
          </w:tcPr>
          <w:p w14:paraId="735DDB2D" w14:textId="77777777" w:rsidR="00D55E82" w:rsidRDefault="00802368" w:rsidP="00107B28">
            <w:pPr>
              <w:pStyle w:val="Compact"/>
            </w:pPr>
            <w:r>
              <w:t>Selected</w:t>
            </w:r>
          </w:p>
        </w:tc>
        <w:tc>
          <w:tcPr>
            <w:tcW w:w="464" w:type="pct"/>
            <w:tcBorders>
              <w:bottom w:val="single" w:sz="4" w:space="0" w:color="auto"/>
            </w:tcBorders>
          </w:tcPr>
          <w:p w14:paraId="72AE399E" w14:textId="77777777" w:rsidR="00D55E82" w:rsidRDefault="00802368" w:rsidP="00107B28">
            <w:pPr>
              <w:pStyle w:val="Compact"/>
              <w:jc w:val="right"/>
            </w:pPr>
            <w:r>
              <w:t>426</w:t>
            </w:r>
          </w:p>
        </w:tc>
        <w:tc>
          <w:tcPr>
            <w:tcW w:w="602" w:type="pct"/>
            <w:tcBorders>
              <w:bottom w:val="single" w:sz="4" w:space="0" w:color="auto"/>
            </w:tcBorders>
          </w:tcPr>
          <w:p w14:paraId="20E54E5F" w14:textId="77777777" w:rsidR="00D55E82" w:rsidRDefault="00802368" w:rsidP="00107B28">
            <w:pPr>
              <w:pStyle w:val="Compact"/>
              <w:jc w:val="right"/>
            </w:pPr>
            <w:r>
              <w:t>0</w:t>
            </w:r>
          </w:p>
        </w:tc>
        <w:tc>
          <w:tcPr>
            <w:tcW w:w="633" w:type="pct"/>
            <w:tcBorders>
              <w:bottom w:val="single" w:sz="4" w:space="0" w:color="auto"/>
            </w:tcBorders>
          </w:tcPr>
          <w:p w14:paraId="17FC629D" w14:textId="77777777" w:rsidR="00D55E82" w:rsidRDefault="00802368" w:rsidP="00107B28">
            <w:pPr>
              <w:pStyle w:val="Compact"/>
              <w:jc w:val="right"/>
            </w:pPr>
            <w:r>
              <w:t>426</w:t>
            </w:r>
          </w:p>
        </w:tc>
        <w:tc>
          <w:tcPr>
            <w:tcW w:w="571" w:type="pct"/>
            <w:tcBorders>
              <w:bottom w:val="single" w:sz="4" w:space="0" w:color="auto"/>
            </w:tcBorders>
          </w:tcPr>
          <w:p w14:paraId="485FDB2E" w14:textId="77777777" w:rsidR="00D55E82" w:rsidRDefault="00802368" w:rsidP="00107B28">
            <w:pPr>
              <w:pStyle w:val="Compact"/>
              <w:jc w:val="right"/>
            </w:pPr>
            <w:r>
              <w:t>88</w:t>
            </w:r>
          </w:p>
        </w:tc>
        <w:tc>
          <w:tcPr>
            <w:tcW w:w="374" w:type="pct"/>
            <w:tcBorders>
              <w:bottom w:val="single" w:sz="4" w:space="0" w:color="auto"/>
            </w:tcBorders>
          </w:tcPr>
          <w:p w14:paraId="20684BC1" w14:textId="77777777" w:rsidR="00D55E82" w:rsidRDefault="00802368" w:rsidP="00107B28">
            <w:pPr>
              <w:pStyle w:val="Compact"/>
              <w:jc w:val="right"/>
            </w:pPr>
            <w:r>
              <w:t>0</w:t>
            </w:r>
          </w:p>
        </w:tc>
        <w:tc>
          <w:tcPr>
            <w:tcW w:w="667" w:type="pct"/>
            <w:tcBorders>
              <w:bottom w:val="single" w:sz="4" w:space="0" w:color="auto"/>
            </w:tcBorders>
          </w:tcPr>
          <w:p w14:paraId="5C2EEEFF" w14:textId="77777777" w:rsidR="00D55E82" w:rsidRDefault="00802368" w:rsidP="00107B28">
            <w:pPr>
              <w:pStyle w:val="Compact"/>
              <w:jc w:val="right"/>
            </w:pPr>
            <w:r>
              <w:t>20.7</w:t>
            </w:r>
          </w:p>
        </w:tc>
      </w:tr>
      <w:tr w:rsidR="00013479" w14:paraId="4CBB1031" w14:textId="77777777" w:rsidTr="003C50C5">
        <w:tc>
          <w:tcPr>
            <w:tcW w:w="938" w:type="pct"/>
            <w:tcBorders>
              <w:top w:val="single" w:sz="4" w:space="0" w:color="auto"/>
            </w:tcBorders>
          </w:tcPr>
          <w:p w14:paraId="2CDC627D" w14:textId="77777777" w:rsidR="00D55E82" w:rsidRPr="00107B28" w:rsidRDefault="00802368" w:rsidP="00107B28">
            <w:pPr>
              <w:pStyle w:val="Compact"/>
              <w:rPr>
                <w:i/>
              </w:rPr>
            </w:pPr>
            <w:r w:rsidRPr="00107B28">
              <w:rPr>
                <w:i/>
              </w:rPr>
              <w:t>TRW - Tender</w:t>
            </w:r>
          </w:p>
        </w:tc>
        <w:tc>
          <w:tcPr>
            <w:tcW w:w="751" w:type="pct"/>
            <w:tcBorders>
              <w:top w:val="single" w:sz="4" w:space="0" w:color="auto"/>
            </w:tcBorders>
          </w:tcPr>
          <w:p w14:paraId="1DBB28F5" w14:textId="77777777" w:rsidR="00D55E82" w:rsidRDefault="00802368" w:rsidP="00107B28">
            <w:pPr>
              <w:pStyle w:val="Compact"/>
            </w:pPr>
            <w:r>
              <w:t>Not Selected</w:t>
            </w:r>
          </w:p>
        </w:tc>
        <w:tc>
          <w:tcPr>
            <w:tcW w:w="464" w:type="pct"/>
            <w:tcBorders>
              <w:top w:val="single" w:sz="4" w:space="0" w:color="auto"/>
            </w:tcBorders>
          </w:tcPr>
          <w:p w14:paraId="301F06C9" w14:textId="77777777" w:rsidR="00D55E82" w:rsidRDefault="00802368" w:rsidP="00107B28">
            <w:pPr>
              <w:pStyle w:val="Compact"/>
              <w:jc w:val="right"/>
            </w:pPr>
            <w:r>
              <w:t>46</w:t>
            </w:r>
          </w:p>
        </w:tc>
        <w:tc>
          <w:tcPr>
            <w:tcW w:w="602" w:type="pct"/>
            <w:tcBorders>
              <w:top w:val="single" w:sz="4" w:space="0" w:color="auto"/>
            </w:tcBorders>
          </w:tcPr>
          <w:p w14:paraId="3154274F" w14:textId="77777777" w:rsidR="00D55E82" w:rsidRDefault="00D55E82" w:rsidP="00107B28">
            <w:pPr>
              <w:pStyle w:val="Compact"/>
              <w:jc w:val="right"/>
            </w:pPr>
          </w:p>
        </w:tc>
        <w:tc>
          <w:tcPr>
            <w:tcW w:w="633" w:type="pct"/>
            <w:tcBorders>
              <w:top w:val="single" w:sz="4" w:space="0" w:color="auto"/>
            </w:tcBorders>
          </w:tcPr>
          <w:p w14:paraId="0474D6D2" w14:textId="77777777" w:rsidR="00D55E82" w:rsidRDefault="00D55E82" w:rsidP="00107B28">
            <w:pPr>
              <w:pStyle w:val="Compact"/>
              <w:jc w:val="right"/>
            </w:pPr>
          </w:p>
        </w:tc>
        <w:tc>
          <w:tcPr>
            <w:tcW w:w="571" w:type="pct"/>
            <w:tcBorders>
              <w:top w:val="single" w:sz="4" w:space="0" w:color="auto"/>
            </w:tcBorders>
          </w:tcPr>
          <w:p w14:paraId="1161F6F5" w14:textId="77777777" w:rsidR="00D55E82" w:rsidRDefault="00D55E82" w:rsidP="00107B28">
            <w:pPr>
              <w:pStyle w:val="Compact"/>
              <w:jc w:val="right"/>
            </w:pPr>
          </w:p>
        </w:tc>
        <w:tc>
          <w:tcPr>
            <w:tcW w:w="374" w:type="pct"/>
            <w:tcBorders>
              <w:top w:val="single" w:sz="4" w:space="0" w:color="auto"/>
            </w:tcBorders>
          </w:tcPr>
          <w:p w14:paraId="764BBF1C" w14:textId="77777777" w:rsidR="00D55E82" w:rsidRDefault="00802368" w:rsidP="00107B28">
            <w:pPr>
              <w:pStyle w:val="Compact"/>
              <w:jc w:val="right"/>
            </w:pPr>
            <w:r>
              <w:t>0</w:t>
            </w:r>
          </w:p>
        </w:tc>
        <w:tc>
          <w:tcPr>
            <w:tcW w:w="667" w:type="pct"/>
            <w:tcBorders>
              <w:top w:val="single" w:sz="4" w:space="0" w:color="auto"/>
            </w:tcBorders>
          </w:tcPr>
          <w:p w14:paraId="52EF9885" w14:textId="77777777" w:rsidR="00D55E82" w:rsidRDefault="00D55E82" w:rsidP="00107B28">
            <w:pPr>
              <w:pStyle w:val="Compact"/>
              <w:jc w:val="right"/>
            </w:pPr>
          </w:p>
        </w:tc>
      </w:tr>
      <w:tr w:rsidR="00013479" w14:paraId="326F6E1D" w14:textId="77777777" w:rsidTr="003C50C5">
        <w:tc>
          <w:tcPr>
            <w:tcW w:w="938" w:type="pct"/>
            <w:tcBorders>
              <w:bottom w:val="single" w:sz="4" w:space="0" w:color="auto"/>
            </w:tcBorders>
          </w:tcPr>
          <w:p w14:paraId="3F68F487" w14:textId="77777777" w:rsidR="00D55E82" w:rsidRPr="00107B28" w:rsidRDefault="00802368" w:rsidP="00107B28">
            <w:pPr>
              <w:pStyle w:val="Compact"/>
              <w:rPr>
                <w:i/>
              </w:rPr>
            </w:pPr>
            <w:r w:rsidRPr="00107B28">
              <w:rPr>
                <w:i/>
              </w:rPr>
              <w:t>TRW - Tender</w:t>
            </w:r>
          </w:p>
        </w:tc>
        <w:tc>
          <w:tcPr>
            <w:tcW w:w="751" w:type="pct"/>
            <w:tcBorders>
              <w:bottom w:val="single" w:sz="4" w:space="0" w:color="auto"/>
            </w:tcBorders>
          </w:tcPr>
          <w:p w14:paraId="3879B8E2" w14:textId="77777777" w:rsidR="00D55E82" w:rsidRDefault="00802368" w:rsidP="00107B28">
            <w:pPr>
              <w:pStyle w:val="Compact"/>
            </w:pPr>
            <w:r>
              <w:t>Selected</w:t>
            </w:r>
          </w:p>
        </w:tc>
        <w:tc>
          <w:tcPr>
            <w:tcW w:w="464" w:type="pct"/>
            <w:tcBorders>
              <w:bottom w:val="single" w:sz="4" w:space="0" w:color="auto"/>
            </w:tcBorders>
          </w:tcPr>
          <w:p w14:paraId="30B687C6" w14:textId="77777777" w:rsidR="00D55E82" w:rsidRDefault="00802368" w:rsidP="00107B28">
            <w:pPr>
              <w:pStyle w:val="Compact"/>
              <w:jc w:val="right"/>
            </w:pPr>
            <w:r>
              <w:t>30</w:t>
            </w:r>
          </w:p>
        </w:tc>
        <w:tc>
          <w:tcPr>
            <w:tcW w:w="602" w:type="pct"/>
            <w:tcBorders>
              <w:bottom w:val="single" w:sz="4" w:space="0" w:color="auto"/>
            </w:tcBorders>
          </w:tcPr>
          <w:p w14:paraId="65839051" w14:textId="77777777" w:rsidR="00D55E82" w:rsidRDefault="00802368" w:rsidP="00107B28">
            <w:pPr>
              <w:pStyle w:val="Compact"/>
              <w:jc w:val="right"/>
            </w:pPr>
            <w:r>
              <w:t>0</w:t>
            </w:r>
          </w:p>
        </w:tc>
        <w:tc>
          <w:tcPr>
            <w:tcW w:w="633" w:type="pct"/>
            <w:tcBorders>
              <w:bottom w:val="single" w:sz="4" w:space="0" w:color="auto"/>
            </w:tcBorders>
          </w:tcPr>
          <w:p w14:paraId="03446805" w14:textId="77777777" w:rsidR="00D55E82" w:rsidRDefault="00802368" w:rsidP="00107B28">
            <w:pPr>
              <w:pStyle w:val="Compact"/>
              <w:jc w:val="right"/>
            </w:pPr>
            <w:r>
              <w:t>30</w:t>
            </w:r>
          </w:p>
        </w:tc>
        <w:tc>
          <w:tcPr>
            <w:tcW w:w="571" w:type="pct"/>
            <w:tcBorders>
              <w:bottom w:val="single" w:sz="4" w:space="0" w:color="auto"/>
            </w:tcBorders>
          </w:tcPr>
          <w:p w14:paraId="72572D34" w14:textId="77777777" w:rsidR="00D55E82" w:rsidRDefault="00802368" w:rsidP="00107B28">
            <w:pPr>
              <w:pStyle w:val="Compact"/>
              <w:jc w:val="right"/>
            </w:pPr>
            <w:r>
              <w:t>8</w:t>
            </w:r>
          </w:p>
        </w:tc>
        <w:tc>
          <w:tcPr>
            <w:tcW w:w="374" w:type="pct"/>
            <w:tcBorders>
              <w:bottom w:val="single" w:sz="4" w:space="0" w:color="auto"/>
            </w:tcBorders>
          </w:tcPr>
          <w:p w14:paraId="156E163D" w14:textId="77777777" w:rsidR="00D55E82" w:rsidRDefault="00802368" w:rsidP="00107B28">
            <w:pPr>
              <w:pStyle w:val="Compact"/>
              <w:jc w:val="right"/>
            </w:pPr>
            <w:r>
              <w:t>0</w:t>
            </w:r>
          </w:p>
        </w:tc>
        <w:tc>
          <w:tcPr>
            <w:tcW w:w="667" w:type="pct"/>
            <w:tcBorders>
              <w:bottom w:val="single" w:sz="4" w:space="0" w:color="auto"/>
            </w:tcBorders>
          </w:tcPr>
          <w:p w14:paraId="3B57CD65" w14:textId="77777777" w:rsidR="00D55E82" w:rsidRDefault="00802368" w:rsidP="00107B28">
            <w:pPr>
              <w:pStyle w:val="Compact"/>
              <w:jc w:val="right"/>
            </w:pPr>
            <w:r>
              <w:t>26.7</w:t>
            </w:r>
          </w:p>
        </w:tc>
      </w:tr>
      <w:tr w:rsidR="00013479" w14:paraId="57BB284E" w14:textId="77777777" w:rsidTr="003C50C5">
        <w:tc>
          <w:tcPr>
            <w:tcW w:w="938" w:type="pct"/>
            <w:tcBorders>
              <w:top w:val="single" w:sz="4" w:space="0" w:color="auto"/>
            </w:tcBorders>
          </w:tcPr>
          <w:p w14:paraId="77E020E1" w14:textId="77777777" w:rsidR="00D55E82" w:rsidRDefault="00802368" w:rsidP="00107B28">
            <w:pPr>
              <w:pStyle w:val="Compact"/>
            </w:pPr>
            <w:r>
              <w:t>Total</w:t>
            </w:r>
          </w:p>
        </w:tc>
        <w:tc>
          <w:tcPr>
            <w:tcW w:w="751" w:type="pct"/>
            <w:tcBorders>
              <w:top w:val="single" w:sz="4" w:space="0" w:color="auto"/>
            </w:tcBorders>
          </w:tcPr>
          <w:p w14:paraId="6C5A497A" w14:textId="77777777" w:rsidR="00D55E82" w:rsidRDefault="00802368" w:rsidP="00107B28">
            <w:pPr>
              <w:pStyle w:val="Compact"/>
            </w:pPr>
            <w:r>
              <w:t>Not Selected</w:t>
            </w:r>
          </w:p>
        </w:tc>
        <w:tc>
          <w:tcPr>
            <w:tcW w:w="464" w:type="pct"/>
            <w:tcBorders>
              <w:top w:val="single" w:sz="4" w:space="0" w:color="auto"/>
            </w:tcBorders>
          </w:tcPr>
          <w:p w14:paraId="5EC1C355" w14:textId="77777777" w:rsidR="00D55E82" w:rsidRDefault="00802368" w:rsidP="00107B28">
            <w:pPr>
              <w:pStyle w:val="Compact"/>
              <w:jc w:val="right"/>
            </w:pPr>
            <w:r>
              <w:t>4,249</w:t>
            </w:r>
          </w:p>
        </w:tc>
        <w:tc>
          <w:tcPr>
            <w:tcW w:w="602" w:type="pct"/>
            <w:tcBorders>
              <w:top w:val="single" w:sz="4" w:space="0" w:color="auto"/>
            </w:tcBorders>
          </w:tcPr>
          <w:p w14:paraId="4A6F7104" w14:textId="77777777" w:rsidR="00D55E82" w:rsidRDefault="00D55E82" w:rsidP="00107B28">
            <w:pPr>
              <w:pStyle w:val="Compact"/>
              <w:jc w:val="right"/>
            </w:pPr>
          </w:p>
        </w:tc>
        <w:tc>
          <w:tcPr>
            <w:tcW w:w="633" w:type="pct"/>
            <w:tcBorders>
              <w:top w:val="single" w:sz="4" w:space="0" w:color="auto"/>
            </w:tcBorders>
          </w:tcPr>
          <w:p w14:paraId="304F77D4" w14:textId="77777777" w:rsidR="00D55E82" w:rsidRDefault="00D55E82" w:rsidP="00107B28">
            <w:pPr>
              <w:pStyle w:val="Compact"/>
              <w:jc w:val="right"/>
            </w:pPr>
          </w:p>
        </w:tc>
        <w:tc>
          <w:tcPr>
            <w:tcW w:w="571" w:type="pct"/>
            <w:tcBorders>
              <w:top w:val="single" w:sz="4" w:space="0" w:color="auto"/>
            </w:tcBorders>
          </w:tcPr>
          <w:p w14:paraId="73B4BD87" w14:textId="77777777" w:rsidR="00D55E82" w:rsidRDefault="00D55E82" w:rsidP="00107B28">
            <w:pPr>
              <w:pStyle w:val="Compact"/>
              <w:jc w:val="right"/>
            </w:pPr>
          </w:p>
        </w:tc>
        <w:tc>
          <w:tcPr>
            <w:tcW w:w="374" w:type="pct"/>
            <w:tcBorders>
              <w:top w:val="single" w:sz="4" w:space="0" w:color="auto"/>
            </w:tcBorders>
          </w:tcPr>
          <w:p w14:paraId="77D7E91D" w14:textId="77777777" w:rsidR="00D55E82" w:rsidRDefault="00802368" w:rsidP="00107B28">
            <w:pPr>
              <w:pStyle w:val="Compact"/>
              <w:jc w:val="right"/>
            </w:pPr>
            <w:r>
              <w:t>0</w:t>
            </w:r>
          </w:p>
        </w:tc>
        <w:tc>
          <w:tcPr>
            <w:tcW w:w="667" w:type="pct"/>
            <w:tcBorders>
              <w:top w:val="single" w:sz="4" w:space="0" w:color="auto"/>
            </w:tcBorders>
          </w:tcPr>
          <w:p w14:paraId="3116EE27" w14:textId="77777777" w:rsidR="00D55E82" w:rsidRDefault="00D55E82" w:rsidP="00107B28">
            <w:pPr>
              <w:pStyle w:val="Compact"/>
              <w:jc w:val="right"/>
            </w:pPr>
          </w:p>
        </w:tc>
      </w:tr>
      <w:tr w:rsidR="00013479" w14:paraId="5567F702" w14:textId="77777777" w:rsidTr="003C50C5">
        <w:tc>
          <w:tcPr>
            <w:tcW w:w="938" w:type="pct"/>
            <w:tcBorders>
              <w:bottom w:val="single" w:sz="4" w:space="0" w:color="auto"/>
            </w:tcBorders>
          </w:tcPr>
          <w:p w14:paraId="420625E2" w14:textId="77777777" w:rsidR="00D55E82" w:rsidRDefault="00802368" w:rsidP="00107B28">
            <w:pPr>
              <w:pStyle w:val="Compact"/>
            </w:pPr>
            <w:r>
              <w:t>Total</w:t>
            </w:r>
          </w:p>
        </w:tc>
        <w:tc>
          <w:tcPr>
            <w:tcW w:w="751" w:type="pct"/>
            <w:tcBorders>
              <w:bottom w:val="single" w:sz="4" w:space="0" w:color="auto"/>
            </w:tcBorders>
          </w:tcPr>
          <w:p w14:paraId="00E81803" w14:textId="77777777" w:rsidR="00D55E82" w:rsidRDefault="00802368" w:rsidP="00107B28">
            <w:pPr>
              <w:pStyle w:val="Compact"/>
            </w:pPr>
            <w:r>
              <w:t>Selected</w:t>
            </w:r>
          </w:p>
        </w:tc>
        <w:tc>
          <w:tcPr>
            <w:tcW w:w="464" w:type="pct"/>
            <w:tcBorders>
              <w:bottom w:val="single" w:sz="4" w:space="0" w:color="auto"/>
            </w:tcBorders>
          </w:tcPr>
          <w:p w14:paraId="62EDD473" w14:textId="77777777" w:rsidR="00D55E82" w:rsidRDefault="00802368" w:rsidP="00107B28">
            <w:pPr>
              <w:pStyle w:val="Compact"/>
              <w:jc w:val="right"/>
            </w:pPr>
            <w:r>
              <w:t>1,264</w:t>
            </w:r>
          </w:p>
        </w:tc>
        <w:tc>
          <w:tcPr>
            <w:tcW w:w="602" w:type="pct"/>
            <w:tcBorders>
              <w:bottom w:val="single" w:sz="4" w:space="0" w:color="auto"/>
            </w:tcBorders>
          </w:tcPr>
          <w:p w14:paraId="58FC23CE" w14:textId="77777777" w:rsidR="00D55E82" w:rsidRDefault="00802368" w:rsidP="00107B28">
            <w:pPr>
              <w:pStyle w:val="Compact"/>
              <w:jc w:val="right"/>
            </w:pPr>
            <w:r>
              <w:t>3</w:t>
            </w:r>
          </w:p>
        </w:tc>
        <w:tc>
          <w:tcPr>
            <w:tcW w:w="633" w:type="pct"/>
            <w:tcBorders>
              <w:bottom w:val="single" w:sz="4" w:space="0" w:color="auto"/>
            </w:tcBorders>
          </w:tcPr>
          <w:p w14:paraId="5BF68DF2" w14:textId="77777777" w:rsidR="00D55E82" w:rsidRDefault="00802368" w:rsidP="00107B28">
            <w:pPr>
              <w:pStyle w:val="Compact"/>
              <w:jc w:val="right"/>
            </w:pPr>
            <w:r>
              <w:t>1,261</w:t>
            </w:r>
          </w:p>
        </w:tc>
        <w:tc>
          <w:tcPr>
            <w:tcW w:w="571" w:type="pct"/>
            <w:tcBorders>
              <w:bottom w:val="single" w:sz="4" w:space="0" w:color="auto"/>
            </w:tcBorders>
          </w:tcPr>
          <w:p w14:paraId="1CB05D46" w14:textId="77777777" w:rsidR="00D55E82" w:rsidRDefault="00802368" w:rsidP="00107B28">
            <w:pPr>
              <w:pStyle w:val="Compact"/>
              <w:jc w:val="right"/>
            </w:pPr>
            <w:r>
              <w:t>223</w:t>
            </w:r>
          </w:p>
        </w:tc>
        <w:tc>
          <w:tcPr>
            <w:tcW w:w="374" w:type="pct"/>
            <w:tcBorders>
              <w:bottom w:val="single" w:sz="4" w:space="0" w:color="auto"/>
            </w:tcBorders>
          </w:tcPr>
          <w:p w14:paraId="34F71089" w14:textId="77777777" w:rsidR="00D55E82" w:rsidRDefault="00802368" w:rsidP="00107B28">
            <w:pPr>
              <w:pStyle w:val="Compact"/>
              <w:jc w:val="right"/>
            </w:pPr>
            <w:r>
              <w:t>0</w:t>
            </w:r>
          </w:p>
        </w:tc>
        <w:tc>
          <w:tcPr>
            <w:tcW w:w="667" w:type="pct"/>
            <w:tcBorders>
              <w:bottom w:val="single" w:sz="4" w:space="0" w:color="auto"/>
            </w:tcBorders>
          </w:tcPr>
          <w:p w14:paraId="054223E7" w14:textId="77777777" w:rsidR="00D55E82" w:rsidRDefault="00802368" w:rsidP="00107B28">
            <w:pPr>
              <w:pStyle w:val="Compact"/>
              <w:jc w:val="right"/>
            </w:pPr>
            <w:r>
              <w:t>17.7</w:t>
            </w:r>
          </w:p>
        </w:tc>
      </w:tr>
    </w:tbl>
    <w:p w14:paraId="107BFA5F" w14:textId="77777777" w:rsidR="00D55E82" w:rsidRDefault="00D55E82">
      <w:pPr>
        <w:pStyle w:val="Heading5"/>
      </w:pPr>
      <w:bookmarkStart w:id="95" w:name="section-3"/>
      <w:bookmarkEnd w:id="95"/>
    </w:p>
    <w:p w14:paraId="7F40BE8A" w14:textId="5F24549F" w:rsidR="00D55E82" w:rsidRDefault="00802368" w:rsidP="005609A7">
      <w:pPr>
        <w:pStyle w:val="Heading4"/>
        <w:spacing w:after="240" w:line="240" w:lineRule="auto"/>
        <w:ind w:left="990" w:hanging="990"/>
      </w:pPr>
      <w:bookmarkStart w:id="96" w:name="table-3.-number-of-remaining-trips-after"/>
      <w:bookmarkEnd w:id="96"/>
      <w:r>
        <w:t xml:space="preserve">Table 3. </w:t>
      </w:r>
      <w:r w:rsidR="005609A7">
        <w:t xml:space="preserve">-- </w:t>
      </w:r>
      <w:r w:rsidR="005609A7" w:rsidRPr="00BA099D">
        <w:t>Number of remaining trips after cancellation in each trip-selection stratum that were selected using the initial random number generator (Random Number Selection) and those that remained after user manipulation (Total Final Selected). The relative impact of waivers in trip-selection is also shown (% Reduction of Selected Trips due to Waivers). **Not from random numbers.</w:t>
      </w:r>
    </w:p>
    <w:tbl>
      <w:tblPr>
        <w:tblW w:w="5261" w:type="pct"/>
        <w:tblLook w:val="07E0" w:firstRow="1" w:lastRow="1" w:firstColumn="1" w:lastColumn="1" w:noHBand="1" w:noVBand="1"/>
      </w:tblPr>
      <w:tblGrid>
        <w:gridCol w:w="1799"/>
        <w:gridCol w:w="854"/>
        <w:gridCol w:w="1174"/>
        <w:gridCol w:w="1218"/>
        <w:gridCol w:w="1133"/>
        <w:gridCol w:w="926"/>
        <w:gridCol w:w="1194"/>
        <w:gridCol w:w="1551"/>
      </w:tblGrid>
      <w:tr w:rsidR="00D35F4C" w14:paraId="3E868A67" w14:textId="77777777" w:rsidTr="003C50C5">
        <w:tc>
          <w:tcPr>
            <w:tcW w:w="914" w:type="pct"/>
            <w:tcBorders>
              <w:bottom w:val="single" w:sz="0" w:space="0" w:color="auto"/>
            </w:tcBorders>
            <w:vAlign w:val="bottom"/>
          </w:tcPr>
          <w:p w14:paraId="71DA9E87" w14:textId="77777777" w:rsidR="00D55E82" w:rsidRDefault="00802368">
            <w:pPr>
              <w:pStyle w:val="Compact"/>
            </w:pPr>
            <w:r>
              <w:t>Strata</w:t>
            </w:r>
          </w:p>
        </w:tc>
        <w:tc>
          <w:tcPr>
            <w:tcW w:w="434" w:type="pct"/>
            <w:tcBorders>
              <w:bottom w:val="single" w:sz="0" w:space="0" w:color="auto"/>
            </w:tcBorders>
            <w:vAlign w:val="bottom"/>
          </w:tcPr>
          <w:p w14:paraId="6B009E8C" w14:textId="77777777" w:rsidR="00D55E82" w:rsidRDefault="00802368" w:rsidP="00D35F4C">
            <w:pPr>
              <w:pStyle w:val="Compact"/>
              <w:jc w:val="right"/>
            </w:pPr>
            <w:r>
              <w:t>Total Trips</w:t>
            </w:r>
          </w:p>
        </w:tc>
        <w:tc>
          <w:tcPr>
            <w:tcW w:w="596" w:type="pct"/>
            <w:tcBorders>
              <w:bottom w:val="single" w:sz="0" w:space="0" w:color="auto"/>
            </w:tcBorders>
            <w:vAlign w:val="bottom"/>
          </w:tcPr>
          <w:p w14:paraId="11CF444B" w14:textId="77777777" w:rsidR="00D55E82" w:rsidRDefault="00802368" w:rsidP="00D35F4C">
            <w:pPr>
              <w:pStyle w:val="Compact"/>
              <w:jc w:val="right"/>
            </w:pPr>
            <w:r>
              <w:t>Random number selection (</w:t>
            </w:r>
            <w:r>
              <w:rPr>
                <w:i/>
              </w:rPr>
              <w:t>r</w:t>
            </w:r>
            <w:r>
              <w:t>)</w:t>
            </w:r>
          </w:p>
        </w:tc>
        <w:tc>
          <w:tcPr>
            <w:tcW w:w="618" w:type="pct"/>
            <w:tcBorders>
              <w:bottom w:val="single" w:sz="0" w:space="0" w:color="auto"/>
            </w:tcBorders>
            <w:vAlign w:val="bottom"/>
          </w:tcPr>
          <w:p w14:paraId="577BA638" w14:textId="77777777" w:rsidR="00D55E82" w:rsidRDefault="00802368" w:rsidP="00D35F4C">
            <w:pPr>
              <w:pStyle w:val="Compact"/>
              <w:jc w:val="right"/>
            </w:pPr>
            <w:r>
              <w:t>Inherited selection** (</w:t>
            </w:r>
            <w:r>
              <w:rPr>
                <w:i/>
              </w:rPr>
              <w:t>i</w:t>
            </w:r>
            <w:r>
              <w:t>)</w:t>
            </w:r>
          </w:p>
        </w:tc>
        <w:tc>
          <w:tcPr>
            <w:tcW w:w="575" w:type="pct"/>
            <w:tcBorders>
              <w:bottom w:val="single" w:sz="0" w:space="0" w:color="auto"/>
            </w:tcBorders>
            <w:vAlign w:val="bottom"/>
          </w:tcPr>
          <w:p w14:paraId="3DA49C4B" w14:textId="77777777" w:rsidR="00D55E82" w:rsidRDefault="00802368" w:rsidP="00D35F4C">
            <w:pPr>
              <w:pStyle w:val="Compact"/>
              <w:jc w:val="right"/>
            </w:pPr>
            <w:r>
              <w:t>Randomly selected but waived (</w:t>
            </w:r>
            <w:r>
              <w:rPr>
                <w:i/>
              </w:rPr>
              <w:t>w</w:t>
            </w:r>
            <w:r>
              <w:t>)</w:t>
            </w:r>
          </w:p>
        </w:tc>
        <w:tc>
          <w:tcPr>
            <w:tcW w:w="470" w:type="pct"/>
            <w:tcBorders>
              <w:bottom w:val="single" w:sz="0" w:space="0" w:color="auto"/>
            </w:tcBorders>
            <w:vAlign w:val="bottom"/>
          </w:tcPr>
          <w:p w14:paraId="6F0CBCF0" w14:textId="77777777" w:rsidR="00D55E82" w:rsidRDefault="00802368" w:rsidP="00D35F4C">
            <w:pPr>
              <w:pStyle w:val="Compact"/>
              <w:jc w:val="right"/>
            </w:pPr>
            <w:r>
              <w:t>Total final selected (</w:t>
            </w:r>
            <w:r>
              <w:rPr>
                <w:i/>
              </w:rPr>
              <w:t>T</w:t>
            </w:r>
            <w:r>
              <w:t>=</w:t>
            </w:r>
            <w:r>
              <w:rPr>
                <w:i/>
              </w:rPr>
              <w:t>r</w:t>
            </w:r>
            <w:r>
              <w:t>+</w:t>
            </w:r>
            <w:r>
              <w:rPr>
                <w:i/>
              </w:rPr>
              <w:t>i</w:t>
            </w:r>
            <w:r>
              <w:t>-</w:t>
            </w:r>
            <w:r>
              <w:rPr>
                <w:i/>
              </w:rPr>
              <w:t>w</w:t>
            </w:r>
            <w:r>
              <w:t>)</w:t>
            </w:r>
          </w:p>
        </w:tc>
        <w:tc>
          <w:tcPr>
            <w:tcW w:w="606" w:type="pct"/>
            <w:tcBorders>
              <w:bottom w:val="single" w:sz="0" w:space="0" w:color="auto"/>
            </w:tcBorders>
            <w:vAlign w:val="bottom"/>
          </w:tcPr>
          <w:p w14:paraId="56B93F45" w14:textId="77777777" w:rsidR="00D55E82" w:rsidRDefault="00802368" w:rsidP="00D35F4C">
            <w:pPr>
              <w:pStyle w:val="Compact"/>
              <w:jc w:val="right"/>
            </w:pPr>
            <w:r>
              <w:t>% Selected from inherits ((</w:t>
            </w:r>
            <w:r>
              <w:rPr>
                <w:i/>
              </w:rPr>
              <w:t>i</w:t>
            </w:r>
            <w:r>
              <w:t>/</w:t>
            </w:r>
            <w:r>
              <w:rPr>
                <w:i/>
              </w:rPr>
              <w:t>T</w:t>
            </w:r>
            <w:r>
              <w:t>)*100)</w:t>
            </w:r>
          </w:p>
        </w:tc>
        <w:tc>
          <w:tcPr>
            <w:tcW w:w="787" w:type="pct"/>
            <w:tcBorders>
              <w:bottom w:val="single" w:sz="0" w:space="0" w:color="auto"/>
            </w:tcBorders>
            <w:vAlign w:val="bottom"/>
          </w:tcPr>
          <w:p w14:paraId="1BBD0C1E" w14:textId="77777777" w:rsidR="00D55E82" w:rsidRDefault="00802368" w:rsidP="00D35F4C">
            <w:pPr>
              <w:pStyle w:val="Compact"/>
              <w:jc w:val="right"/>
            </w:pPr>
            <w:r>
              <w:t>% Reduction of selected trips due to waivers (</w:t>
            </w:r>
            <w:r>
              <w:rPr>
                <w:i/>
              </w:rPr>
              <w:t>w</w:t>
            </w:r>
            <w:r>
              <w:t>/(</w:t>
            </w:r>
            <w:r>
              <w:rPr>
                <w:i/>
              </w:rPr>
              <w:t>T</w:t>
            </w:r>
            <w:r>
              <w:t>+</w:t>
            </w:r>
            <w:r>
              <w:rPr>
                <w:i/>
              </w:rPr>
              <w:t>w</w:t>
            </w:r>
            <w:r>
              <w:t>)*100)</w:t>
            </w:r>
          </w:p>
        </w:tc>
      </w:tr>
      <w:tr w:rsidR="00D35F4C" w14:paraId="7745D48E" w14:textId="77777777" w:rsidTr="003C50C5">
        <w:tc>
          <w:tcPr>
            <w:tcW w:w="914" w:type="pct"/>
          </w:tcPr>
          <w:p w14:paraId="4A787167" w14:textId="77777777" w:rsidR="00D55E82" w:rsidRPr="00D35F4C" w:rsidRDefault="00802368">
            <w:pPr>
              <w:pStyle w:val="Compact"/>
              <w:rPr>
                <w:i/>
              </w:rPr>
            </w:pPr>
            <w:r w:rsidRPr="00D35F4C">
              <w:rPr>
                <w:i/>
              </w:rPr>
              <w:t>HAL</w:t>
            </w:r>
          </w:p>
        </w:tc>
        <w:tc>
          <w:tcPr>
            <w:tcW w:w="434" w:type="pct"/>
          </w:tcPr>
          <w:p w14:paraId="09A34A0C" w14:textId="77777777" w:rsidR="00D55E82" w:rsidRDefault="00802368" w:rsidP="00D35F4C">
            <w:pPr>
              <w:pStyle w:val="Compact"/>
              <w:jc w:val="right"/>
            </w:pPr>
            <w:r>
              <w:t>1,500</w:t>
            </w:r>
          </w:p>
        </w:tc>
        <w:tc>
          <w:tcPr>
            <w:tcW w:w="596" w:type="pct"/>
          </w:tcPr>
          <w:p w14:paraId="585C68BA" w14:textId="77777777" w:rsidR="00D55E82" w:rsidRDefault="00802368" w:rsidP="00D35F4C">
            <w:pPr>
              <w:pStyle w:val="Compact"/>
              <w:jc w:val="right"/>
            </w:pPr>
            <w:r>
              <w:t>253</w:t>
            </w:r>
          </w:p>
        </w:tc>
        <w:tc>
          <w:tcPr>
            <w:tcW w:w="618" w:type="pct"/>
          </w:tcPr>
          <w:p w14:paraId="6C2A9484" w14:textId="77777777" w:rsidR="00D55E82" w:rsidRDefault="00802368" w:rsidP="00D35F4C">
            <w:pPr>
              <w:pStyle w:val="Compact"/>
              <w:jc w:val="right"/>
            </w:pPr>
            <w:r>
              <w:t>61</w:t>
            </w:r>
          </w:p>
        </w:tc>
        <w:tc>
          <w:tcPr>
            <w:tcW w:w="575" w:type="pct"/>
          </w:tcPr>
          <w:p w14:paraId="389069D7" w14:textId="77777777" w:rsidR="00D55E82" w:rsidRDefault="00802368" w:rsidP="00D35F4C">
            <w:pPr>
              <w:pStyle w:val="Compact"/>
              <w:jc w:val="right"/>
            </w:pPr>
            <w:r>
              <w:t>7</w:t>
            </w:r>
          </w:p>
        </w:tc>
        <w:tc>
          <w:tcPr>
            <w:tcW w:w="470" w:type="pct"/>
          </w:tcPr>
          <w:p w14:paraId="17392783" w14:textId="77777777" w:rsidR="00D55E82" w:rsidRDefault="00802368" w:rsidP="00D35F4C">
            <w:pPr>
              <w:pStyle w:val="Compact"/>
              <w:jc w:val="right"/>
            </w:pPr>
            <w:r>
              <w:t>307</w:t>
            </w:r>
          </w:p>
        </w:tc>
        <w:tc>
          <w:tcPr>
            <w:tcW w:w="606" w:type="pct"/>
          </w:tcPr>
          <w:p w14:paraId="06AD8E3B" w14:textId="77777777" w:rsidR="00D55E82" w:rsidRDefault="00802368" w:rsidP="00D35F4C">
            <w:pPr>
              <w:pStyle w:val="Compact"/>
              <w:jc w:val="right"/>
            </w:pPr>
            <w:r>
              <w:t>19.9</w:t>
            </w:r>
          </w:p>
        </w:tc>
        <w:tc>
          <w:tcPr>
            <w:tcW w:w="787" w:type="pct"/>
          </w:tcPr>
          <w:p w14:paraId="4B362568" w14:textId="77777777" w:rsidR="00D55E82" w:rsidRDefault="00802368" w:rsidP="00D35F4C">
            <w:pPr>
              <w:pStyle w:val="Compact"/>
              <w:jc w:val="right"/>
            </w:pPr>
            <w:r>
              <w:t>2.2</w:t>
            </w:r>
          </w:p>
        </w:tc>
      </w:tr>
      <w:tr w:rsidR="00D35F4C" w14:paraId="2B847EB2" w14:textId="77777777" w:rsidTr="003C50C5">
        <w:tc>
          <w:tcPr>
            <w:tcW w:w="914" w:type="pct"/>
          </w:tcPr>
          <w:p w14:paraId="4CF83A41" w14:textId="77777777" w:rsidR="00D55E82" w:rsidRPr="00D35F4C" w:rsidRDefault="00802368">
            <w:pPr>
              <w:pStyle w:val="Compact"/>
              <w:rPr>
                <w:i/>
              </w:rPr>
            </w:pPr>
            <w:r w:rsidRPr="00D35F4C">
              <w:rPr>
                <w:i/>
              </w:rPr>
              <w:t>EM HAL</w:t>
            </w:r>
          </w:p>
        </w:tc>
        <w:tc>
          <w:tcPr>
            <w:tcW w:w="434" w:type="pct"/>
          </w:tcPr>
          <w:p w14:paraId="69DFB464" w14:textId="77777777" w:rsidR="00D55E82" w:rsidRDefault="00802368" w:rsidP="00D35F4C">
            <w:pPr>
              <w:pStyle w:val="Compact"/>
              <w:jc w:val="right"/>
            </w:pPr>
            <w:r>
              <w:t>888</w:t>
            </w:r>
          </w:p>
        </w:tc>
        <w:tc>
          <w:tcPr>
            <w:tcW w:w="596" w:type="pct"/>
          </w:tcPr>
          <w:p w14:paraId="461845EE" w14:textId="77777777" w:rsidR="00D55E82" w:rsidRDefault="00802368" w:rsidP="00D35F4C">
            <w:pPr>
              <w:pStyle w:val="Compact"/>
              <w:jc w:val="right"/>
            </w:pPr>
            <w:r>
              <w:t>298</w:t>
            </w:r>
          </w:p>
        </w:tc>
        <w:tc>
          <w:tcPr>
            <w:tcW w:w="618" w:type="pct"/>
          </w:tcPr>
          <w:p w14:paraId="2C3FA0FE" w14:textId="77777777" w:rsidR="00D55E82" w:rsidRDefault="00802368" w:rsidP="00D35F4C">
            <w:pPr>
              <w:pStyle w:val="Compact"/>
              <w:jc w:val="right"/>
            </w:pPr>
            <w:r>
              <w:t>12</w:t>
            </w:r>
          </w:p>
        </w:tc>
        <w:tc>
          <w:tcPr>
            <w:tcW w:w="575" w:type="pct"/>
          </w:tcPr>
          <w:p w14:paraId="200FE879" w14:textId="77777777" w:rsidR="00D55E82" w:rsidRDefault="00802368" w:rsidP="00D35F4C">
            <w:pPr>
              <w:pStyle w:val="Compact"/>
              <w:jc w:val="right"/>
            </w:pPr>
            <w:r>
              <w:t>1</w:t>
            </w:r>
          </w:p>
        </w:tc>
        <w:tc>
          <w:tcPr>
            <w:tcW w:w="470" w:type="pct"/>
          </w:tcPr>
          <w:p w14:paraId="1D562647" w14:textId="77777777" w:rsidR="00D55E82" w:rsidRDefault="00802368" w:rsidP="00D35F4C">
            <w:pPr>
              <w:pStyle w:val="Compact"/>
              <w:jc w:val="right"/>
            </w:pPr>
            <w:r>
              <w:t>309</w:t>
            </w:r>
          </w:p>
        </w:tc>
        <w:tc>
          <w:tcPr>
            <w:tcW w:w="606" w:type="pct"/>
          </w:tcPr>
          <w:p w14:paraId="0D072DBD" w14:textId="77777777" w:rsidR="00D55E82" w:rsidRDefault="00802368" w:rsidP="00D35F4C">
            <w:pPr>
              <w:pStyle w:val="Compact"/>
              <w:jc w:val="right"/>
            </w:pPr>
            <w:r>
              <w:t>3.9</w:t>
            </w:r>
          </w:p>
        </w:tc>
        <w:tc>
          <w:tcPr>
            <w:tcW w:w="787" w:type="pct"/>
          </w:tcPr>
          <w:p w14:paraId="67726B1F" w14:textId="77777777" w:rsidR="00D55E82" w:rsidRDefault="00802368" w:rsidP="00D35F4C">
            <w:pPr>
              <w:pStyle w:val="Compact"/>
              <w:jc w:val="right"/>
            </w:pPr>
            <w:r>
              <w:t>0.3</w:t>
            </w:r>
          </w:p>
        </w:tc>
      </w:tr>
      <w:tr w:rsidR="00D35F4C" w14:paraId="5B8E9301" w14:textId="77777777" w:rsidTr="003C50C5">
        <w:tc>
          <w:tcPr>
            <w:tcW w:w="914" w:type="pct"/>
          </w:tcPr>
          <w:p w14:paraId="14FD44DD" w14:textId="77777777" w:rsidR="00D55E82" w:rsidRPr="00D35F4C" w:rsidRDefault="00802368">
            <w:pPr>
              <w:pStyle w:val="Compact"/>
              <w:rPr>
                <w:i/>
              </w:rPr>
            </w:pPr>
            <w:r w:rsidRPr="00D35F4C">
              <w:rPr>
                <w:i/>
              </w:rPr>
              <w:t>POT - No Tender</w:t>
            </w:r>
          </w:p>
        </w:tc>
        <w:tc>
          <w:tcPr>
            <w:tcW w:w="434" w:type="pct"/>
          </w:tcPr>
          <w:p w14:paraId="53478FBA" w14:textId="77777777" w:rsidR="00D55E82" w:rsidRDefault="00802368" w:rsidP="00D35F4C">
            <w:pPr>
              <w:pStyle w:val="Compact"/>
              <w:jc w:val="right"/>
            </w:pPr>
            <w:r>
              <w:t>497</w:t>
            </w:r>
          </w:p>
        </w:tc>
        <w:tc>
          <w:tcPr>
            <w:tcW w:w="596" w:type="pct"/>
          </w:tcPr>
          <w:p w14:paraId="7B61AA4F" w14:textId="77777777" w:rsidR="00D55E82" w:rsidRDefault="00802368" w:rsidP="00D35F4C">
            <w:pPr>
              <w:pStyle w:val="Compact"/>
              <w:jc w:val="right"/>
            </w:pPr>
            <w:r>
              <w:t>65</w:t>
            </w:r>
          </w:p>
        </w:tc>
        <w:tc>
          <w:tcPr>
            <w:tcW w:w="618" w:type="pct"/>
          </w:tcPr>
          <w:p w14:paraId="6CCF8D6F" w14:textId="77777777" w:rsidR="00D55E82" w:rsidRDefault="00802368" w:rsidP="00D35F4C">
            <w:pPr>
              <w:pStyle w:val="Compact"/>
              <w:jc w:val="right"/>
            </w:pPr>
            <w:r>
              <w:t>14</w:t>
            </w:r>
          </w:p>
        </w:tc>
        <w:tc>
          <w:tcPr>
            <w:tcW w:w="575" w:type="pct"/>
          </w:tcPr>
          <w:p w14:paraId="7171DB86" w14:textId="77777777" w:rsidR="00D55E82" w:rsidRDefault="00802368" w:rsidP="00D35F4C">
            <w:pPr>
              <w:pStyle w:val="Compact"/>
              <w:jc w:val="right"/>
            </w:pPr>
            <w:r>
              <w:t>4</w:t>
            </w:r>
          </w:p>
        </w:tc>
        <w:tc>
          <w:tcPr>
            <w:tcW w:w="470" w:type="pct"/>
          </w:tcPr>
          <w:p w14:paraId="37FF9BCA" w14:textId="77777777" w:rsidR="00D55E82" w:rsidRDefault="00802368" w:rsidP="00D35F4C">
            <w:pPr>
              <w:pStyle w:val="Compact"/>
              <w:jc w:val="right"/>
            </w:pPr>
            <w:r>
              <w:t>75</w:t>
            </w:r>
          </w:p>
        </w:tc>
        <w:tc>
          <w:tcPr>
            <w:tcW w:w="606" w:type="pct"/>
          </w:tcPr>
          <w:p w14:paraId="640874D0" w14:textId="77777777" w:rsidR="00D55E82" w:rsidRDefault="00802368" w:rsidP="00D35F4C">
            <w:pPr>
              <w:pStyle w:val="Compact"/>
              <w:jc w:val="right"/>
            </w:pPr>
            <w:r>
              <w:t>18.7</w:t>
            </w:r>
          </w:p>
        </w:tc>
        <w:tc>
          <w:tcPr>
            <w:tcW w:w="787" w:type="pct"/>
          </w:tcPr>
          <w:p w14:paraId="33764700" w14:textId="77777777" w:rsidR="00D55E82" w:rsidRDefault="00802368" w:rsidP="00D35F4C">
            <w:pPr>
              <w:pStyle w:val="Compact"/>
              <w:jc w:val="right"/>
            </w:pPr>
            <w:r>
              <w:t>5.1</w:t>
            </w:r>
          </w:p>
        </w:tc>
      </w:tr>
      <w:tr w:rsidR="00D35F4C" w14:paraId="5A6A37E0" w14:textId="77777777" w:rsidTr="003C50C5">
        <w:tc>
          <w:tcPr>
            <w:tcW w:w="914" w:type="pct"/>
          </w:tcPr>
          <w:p w14:paraId="07AA7C90" w14:textId="77777777" w:rsidR="00D55E82" w:rsidRPr="00D35F4C" w:rsidRDefault="00802368">
            <w:pPr>
              <w:pStyle w:val="Compact"/>
              <w:rPr>
                <w:i/>
              </w:rPr>
            </w:pPr>
            <w:r w:rsidRPr="00D35F4C">
              <w:rPr>
                <w:i/>
              </w:rPr>
              <w:t>POT - Tender</w:t>
            </w:r>
          </w:p>
        </w:tc>
        <w:tc>
          <w:tcPr>
            <w:tcW w:w="434" w:type="pct"/>
          </w:tcPr>
          <w:p w14:paraId="327942B5" w14:textId="77777777" w:rsidR="00D55E82" w:rsidRDefault="00802368" w:rsidP="00D35F4C">
            <w:pPr>
              <w:pStyle w:val="Compact"/>
              <w:jc w:val="right"/>
            </w:pPr>
            <w:r>
              <w:t>103</w:t>
            </w:r>
          </w:p>
        </w:tc>
        <w:tc>
          <w:tcPr>
            <w:tcW w:w="596" w:type="pct"/>
          </w:tcPr>
          <w:p w14:paraId="7100DB8A" w14:textId="77777777" w:rsidR="00D55E82" w:rsidRDefault="00802368" w:rsidP="00D35F4C">
            <w:pPr>
              <w:pStyle w:val="Compact"/>
              <w:jc w:val="right"/>
            </w:pPr>
            <w:r>
              <w:t>11</w:t>
            </w:r>
          </w:p>
        </w:tc>
        <w:tc>
          <w:tcPr>
            <w:tcW w:w="618" w:type="pct"/>
          </w:tcPr>
          <w:p w14:paraId="48F32967" w14:textId="77777777" w:rsidR="00D55E82" w:rsidRDefault="00802368" w:rsidP="00D35F4C">
            <w:pPr>
              <w:pStyle w:val="Compact"/>
              <w:jc w:val="right"/>
            </w:pPr>
            <w:r>
              <w:t>4</w:t>
            </w:r>
          </w:p>
        </w:tc>
        <w:tc>
          <w:tcPr>
            <w:tcW w:w="575" w:type="pct"/>
          </w:tcPr>
          <w:p w14:paraId="33884064" w14:textId="77777777" w:rsidR="00D55E82" w:rsidRDefault="00802368" w:rsidP="00D35F4C">
            <w:pPr>
              <w:pStyle w:val="Compact"/>
              <w:jc w:val="right"/>
            </w:pPr>
            <w:r>
              <w:t>0</w:t>
            </w:r>
          </w:p>
        </w:tc>
        <w:tc>
          <w:tcPr>
            <w:tcW w:w="470" w:type="pct"/>
          </w:tcPr>
          <w:p w14:paraId="0D1B0C5B" w14:textId="77777777" w:rsidR="00D55E82" w:rsidRDefault="00802368" w:rsidP="00D35F4C">
            <w:pPr>
              <w:pStyle w:val="Compact"/>
              <w:jc w:val="right"/>
            </w:pPr>
            <w:r>
              <w:t>15</w:t>
            </w:r>
          </w:p>
        </w:tc>
        <w:tc>
          <w:tcPr>
            <w:tcW w:w="606" w:type="pct"/>
          </w:tcPr>
          <w:p w14:paraId="61B5B23C" w14:textId="77777777" w:rsidR="00D55E82" w:rsidRDefault="00802368" w:rsidP="00D35F4C">
            <w:pPr>
              <w:pStyle w:val="Compact"/>
              <w:jc w:val="right"/>
            </w:pPr>
            <w:r>
              <w:t>26.7</w:t>
            </w:r>
          </w:p>
        </w:tc>
        <w:tc>
          <w:tcPr>
            <w:tcW w:w="787" w:type="pct"/>
          </w:tcPr>
          <w:p w14:paraId="128383F6" w14:textId="77777777" w:rsidR="00D55E82" w:rsidRDefault="00802368" w:rsidP="00D35F4C">
            <w:pPr>
              <w:pStyle w:val="Compact"/>
              <w:jc w:val="right"/>
            </w:pPr>
            <w:r>
              <w:t>0.0</w:t>
            </w:r>
          </w:p>
        </w:tc>
      </w:tr>
      <w:tr w:rsidR="00D35F4C" w14:paraId="73EA40A4" w14:textId="77777777" w:rsidTr="003C50C5">
        <w:tc>
          <w:tcPr>
            <w:tcW w:w="914" w:type="pct"/>
          </w:tcPr>
          <w:p w14:paraId="37EE7F77" w14:textId="77777777" w:rsidR="00D55E82" w:rsidRPr="00D35F4C" w:rsidRDefault="00802368">
            <w:pPr>
              <w:pStyle w:val="Compact"/>
              <w:rPr>
                <w:i/>
              </w:rPr>
            </w:pPr>
            <w:r w:rsidRPr="00D35F4C">
              <w:rPr>
                <w:i/>
              </w:rPr>
              <w:t>EM POT</w:t>
            </w:r>
          </w:p>
        </w:tc>
        <w:tc>
          <w:tcPr>
            <w:tcW w:w="434" w:type="pct"/>
          </w:tcPr>
          <w:p w14:paraId="539CD212" w14:textId="77777777" w:rsidR="00D55E82" w:rsidRDefault="00802368" w:rsidP="00D35F4C">
            <w:pPr>
              <w:pStyle w:val="Compact"/>
              <w:jc w:val="right"/>
            </w:pPr>
            <w:r>
              <w:t>149</w:t>
            </w:r>
          </w:p>
        </w:tc>
        <w:tc>
          <w:tcPr>
            <w:tcW w:w="596" w:type="pct"/>
          </w:tcPr>
          <w:p w14:paraId="4233CE36" w14:textId="77777777" w:rsidR="00D55E82" w:rsidRDefault="00802368" w:rsidP="00D35F4C">
            <w:pPr>
              <w:pStyle w:val="Compact"/>
              <w:jc w:val="right"/>
            </w:pPr>
            <w:r>
              <w:t>51</w:t>
            </w:r>
          </w:p>
        </w:tc>
        <w:tc>
          <w:tcPr>
            <w:tcW w:w="618" w:type="pct"/>
          </w:tcPr>
          <w:p w14:paraId="587AC701" w14:textId="77777777" w:rsidR="00D55E82" w:rsidRDefault="00802368" w:rsidP="00D35F4C">
            <w:pPr>
              <w:pStyle w:val="Compact"/>
              <w:jc w:val="right"/>
            </w:pPr>
            <w:r>
              <w:t>2</w:t>
            </w:r>
          </w:p>
        </w:tc>
        <w:tc>
          <w:tcPr>
            <w:tcW w:w="575" w:type="pct"/>
          </w:tcPr>
          <w:p w14:paraId="793165F3" w14:textId="77777777" w:rsidR="00D55E82" w:rsidRDefault="00802368" w:rsidP="00D35F4C">
            <w:pPr>
              <w:pStyle w:val="Compact"/>
              <w:jc w:val="right"/>
            </w:pPr>
            <w:r>
              <w:t>0</w:t>
            </w:r>
          </w:p>
        </w:tc>
        <w:tc>
          <w:tcPr>
            <w:tcW w:w="470" w:type="pct"/>
          </w:tcPr>
          <w:p w14:paraId="77210D64" w14:textId="77777777" w:rsidR="00D55E82" w:rsidRDefault="00802368" w:rsidP="00D35F4C">
            <w:pPr>
              <w:pStyle w:val="Compact"/>
              <w:jc w:val="right"/>
            </w:pPr>
            <w:r>
              <w:t>53</w:t>
            </w:r>
          </w:p>
        </w:tc>
        <w:tc>
          <w:tcPr>
            <w:tcW w:w="606" w:type="pct"/>
          </w:tcPr>
          <w:p w14:paraId="4A0BA7BE" w14:textId="77777777" w:rsidR="00D55E82" w:rsidRDefault="00802368" w:rsidP="00D35F4C">
            <w:pPr>
              <w:pStyle w:val="Compact"/>
              <w:jc w:val="right"/>
            </w:pPr>
            <w:r>
              <w:t>3.8</w:t>
            </w:r>
          </w:p>
        </w:tc>
        <w:tc>
          <w:tcPr>
            <w:tcW w:w="787" w:type="pct"/>
          </w:tcPr>
          <w:p w14:paraId="3C2F0BF3" w14:textId="77777777" w:rsidR="00D55E82" w:rsidRDefault="00802368" w:rsidP="00D35F4C">
            <w:pPr>
              <w:pStyle w:val="Compact"/>
              <w:jc w:val="right"/>
            </w:pPr>
            <w:r>
              <w:t>0.0</w:t>
            </w:r>
          </w:p>
        </w:tc>
      </w:tr>
      <w:tr w:rsidR="00D35F4C" w14:paraId="6CF3FBB6" w14:textId="77777777" w:rsidTr="003C50C5">
        <w:tc>
          <w:tcPr>
            <w:tcW w:w="914" w:type="pct"/>
          </w:tcPr>
          <w:p w14:paraId="7CBECBD6" w14:textId="77777777" w:rsidR="00D55E82" w:rsidRPr="00D35F4C" w:rsidRDefault="00802368">
            <w:pPr>
              <w:pStyle w:val="Compact"/>
              <w:rPr>
                <w:i/>
              </w:rPr>
            </w:pPr>
            <w:r w:rsidRPr="00D35F4C">
              <w:rPr>
                <w:i/>
              </w:rPr>
              <w:t>TRW - No Tender</w:t>
            </w:r>
          </w:p>
        </w:tc>
        <w:tc>
          <w:tcPr>
            <w:tcW w:w="434" w:type="pct"/>
          </w:tcPr>
          <w:p w14:paraId="3E9EBF1D" w14:textId="77777777" w:rsidR="00D55E82" w:rsidRDefault="00802368" w:rsidP="00D35F4C">
            <w:pPr>
              <w:pStyle w:val="Compact"/>
              <w:jc w:val="right"/>
            </w:pPr>
            <w:r>
              <w:t>1,528</w:t>
            </w:r>
          </w:p>
        </w:tc>
        <w:tc>
          <w:tcPr>
            <w:tcW w:w="596" w:type="pct"/>
          </w:tcPr>
          <w:p w14:paraId="6B168470" w14:textId="77777777" w:rsidR="00D55E82" w:rsidRDefault="00802368" w:rsidP="00D35F4C">
            <w:pPr>
              <w:pStyle w:val="Compact"/>
              <w:jc w:val="right"/>
            </w:pPr>
            <w:r>
              <w:t>338</w:t>
            </w:r>
          </w:p>
        </w:tc>
        <w:tc>
          <w:tcPr>
            <w:tcW w:w="618" w:type="pct"/>
          </w:tcPr>
          <w:p w14:paraId="59E3B2C6" w14:textId="77777777" w:rsidR="00D55E82" w:rsidRDefault="00802368" w:rsidP="00D35F4C">
            <w:pPr>
              <w:pStyle w:val="Compact"/>
              <w:jc w:val="right"/>
            </w:pPr>
            <w:r>
              <w:t>50</w:t>
            </w:r>
          </w:p>
        </w:tc>
        <w:tc>
          <w:tcPr>
            <w:tcW w:w="575" w:type="pct"/>
          </w:tcPr>
          <w:p w14:paraId="0F4E39F6" w14:textId="77777777" w:rsidR="00D55E82" w:rsidRDefault="00802368" w:rsidP="00D35F4C">
            <w:pPr>
              <w:pStyle w:val="Compact"/>
              <w:jc w:val="right"/>
            </w:pPr>
            <w:r>
              <w:t>0</w:t>
            </w:r>
          </w:p>
        </w:tc>
        <w:tc>
          <w:tcPr>
            <w:tcW w:w="470" w:type="pct"/>
          </w:tcPr>
          <w:p w14:paraId="471258A6" w14:textId="77777777" w:rsidR="00D55E82" w:rsidRDefault="00802368" w:rsidP="00D35F4C">
            <w:pPr>
              <w:pStyle w:val="Compact"/>
              <w:jc w:val="right"/>
            </w:pPr>
            <w:r>
              <w:t>388</w:t>
            </w:r>
          </w:p>
        </w:tc>
        <w:tc>
          <w:tcPr>
            <w:tcW w:w="606" w:type="pct"/>
          </w:tcPr>
          <w:p w14:paraId="25DFC0AF" w14:textId="77777777" w:rsidR="00D55E82" w:rsidRDefault="00802368" w:rsidP="00D35F4C">
            <w:pPr>
              <w:pStyle w:val="Compact"/>
              <w:jc w:val="right"/>
            </w:pPr>
            <w:r>
              <w:t>12.9</w:t>
            </w:r>
          </w:p>
        </w:tc>
        <w:tc>
          <w:tcPr>
            <w:tcW w:w="787" w:type="pct"/>
          </w:tcPr>
          <w:p w14:paraId="13EFAE07" w14:textId="77777777" w:rsidR="00D55E82" w:rsidRDefault="00802368" w:rsidP="00D35F4C">
            <w:pPr>
              <w:pStyle w:val="Compact"/>
              <w:jc w:val="right"/>
            </w:pPr>
            <w:r>
              <w:t>0.0</w:t>
            </w:r>
          </w:p>
        </w:tc>
      </w:tr>
      <w:tr w:rsidR="00D35F4C" w14:paraId="29AD3AD6" w14:textId="77777777" w:rsidTr="003C50C5">
        <w:tc>
          <w:tcPr>
            <w:tcW w:w="914" w:type="pct"/>
            <w:tcBorders>
              <w:bottom w:val="single" w:sz="4" w:space="0" w:color="auto"/>
            </w:tcBorders>
          </w:tcPr>
          <w:p w14:paraId="670C65A8" w14:textId="77777777" w:rsidR="00D55E82" w:rsidRPr="00D35F4C" w:rsidRDefault="00802368">
            <w:pPr>
              <w:pStyle w:val="Compact"/>
              <w:rPr>
                <w:i/>
              </w:rPr>
            </w:pPr>
            <w:r w:rsidRPr="00D35F4C">
              <w:rPr>
                <w:i/>
              </w:rPr>
              <w:t>TRW - Tender</w:t>
            </w:r>
          </w:p>
        </w:tc>
        <w:tc>
          <w:tcPr>
            <w:tcW w:w="434" w:type="pct"/>
            <w:tcBorders>
              <w:bottom w:val="single" w:sz="4" w:space="0" w:color="auto"/>
            </w:tcBorders>
          </w:tcPr>
          <w:p w14:paraId="61A4D7A3" w14:textId="77777777" w:rsidR="00D55E82" w:rsidRDefault="00802368" w:rsidP="00D35F4C">
            <w:pPr>
              <w:pStyle w:val="Compact"/>
              <w:jc w:val="right"/>
            </w:pPr>
            <w:r>
              <w:t>58</w:t>
            </w:r>
          </w:p>
        </w:tc>
        <w:tc>
          <w:tcPr>
            <w:tcW w:w="596" w:type="pct"/>
            <w:tcBorders>
              <w:bottom w:val="single" w:sz="4" w:space="0" w:color="auto"/>
            </w:tcBorders>
          </w:tcPr>
          <w:p w14:paraId="0BF180DA" w14:textId="77777777" w:rsidR="00D55E82" w:rsidRDefault="00802368" w:rsidP="00D35F4C">
            <w:pPr>
              <w:pStyle w:val="Compact"/>
              <w:jc w:val="right"/>
            </w:pPr>
            <w:r>
              <w:t>22</w:t>
            </w:r>
          </w:p>
        </w:tc>
        <w:tc>
          <w:tcPr>
            <w:tcW w:w="618" w:type="pct"/>
            <w:tcBorders>
              <w:bottom w:val="single" w:sz="4" w:space="0" w:color="auto"/>
            </w:tcBorders>
          </w:tcPr>
          <w:p w14:paraId="4AE8EF9B" w14:textId="77777777" w:rsidR="00D55E82" w:rsidRDefault="00802368" w:rsidP="00D35F4C">
            <w:pPr>
              <w:pStyle w:val="Compact"/>
              <w:jc w:val="right"/>
            </w:pPr>
            <w:r>
              <w:t>6</w:t>
            </w:r>
          </w:p>
        </w:tc>
        <w:tc>
          <w:tcPr>
            <w:tcW w:w="575" w:type="pct"/>
            <w:tcBorders>
              <w:bottom w:val="single" w:sz="4" w:space="0" w:color="auto"/>
            </w:tcBorders>
          </w:tcPr>
          <w:p w14:paraId="653CE0ED" w14:textId="77777777" w:rsidR="00D55E82" w:rsidRDefault="00802368" w:rsidP="00D35F4C">
            <w:pPr>
              <w:pStyle w:val="Compact"/>
              <w:jc w:val="right"/>
            </w:pPr>
            <w:r>
              <w:t>1</w:t>
            </w:r>
          </w:p>
        </w:tc>
        <w:tc>
          <w:tcPr>
            <w:tcW w:w="470" w:type="pct"/>
            <w:tcBorders>
              <w:bottom w:val="single" w:sz="4" w:space="0" w:color="auto"/>
            </w:tcBorders>
          </w:tcPr>
          <w:p w14:paraId="6B8DD935" w14:textId="77777777" w:rsidR="00D55E82" w:rsidRDefault="00802368" w:rsidP="00D35F4C">
            <w:pPr>
              <w:pStyle w:val="Compact"/>
              <w:jc w:val="right"/>
            </w:pPr>
            <w:r>
              <w:t>27</w:t>
            </w:r>
          </w:p>
        </w:tc>
        <w:tc>
          <w:tcPr>
            <w:tcW w:w="606" w:type="pct"/>
            <w:tcBorders>
              <w:bottom w:val="single" w:sz="4" w:space="0" w:color="auto"/>
            </w:tcBorders>
          </w:tcPr>
          <w:p w14:paraId="3BD2C2C9" w14:textId="77777777" w:rsidR="00D55E82" w:rsidRDefault="00802368" w:rsidP="00D35F4C">
            <w:pPr>
              <w:pStyle w:val="Compact"/>
              <w:jc w:val="right"/>
            </w:pPr>
            <w:r>
              <w:t>22.2</w:t>
            </w:r>
          </w:p>
        </w:tc>
        <w:tc>
          <w:tcPr>
            <w:tcW w:w="787" w:type="pct"/>
            <w:tcBorders>
              <w:bottom w:val="single" w:sz="4" w:space="0" w:color="auto"/>
            </w:tcBorders>
          </w:tcPr>
          <w:p w14:paraId="1F876EAA" w14:textId="77777777" w:rsidR="00D55E82" w:rsidRDefault="00802368" w:rsidP="00D35F4C">
            <w:pPr>
              <w:pStyle w:val="Compact"/>
              <w:jc w:val="right"/>
            </w:pPr>
            <w:r>
              <w:t>3.6</w:t>
            </w:r>
          </w:p>
        </w:tc>
      </w:tr>
      <w:tr w:rsidR="00D35F4C" w14:paraId="409FA299" w14:textId="77777777" w:rsidTr="003C50C5">
        <w:tc>
          <w:tcPr>
            <w:tcW w:w="914" w:type="pct"/>
            <w:tcBorders>
              <w:top w:val="single" w:sz="4" w:space="0" w:color="auto"/>
            </w:tcBorders>
          </w:tcPr>
          <w:p w14:paraId="75B6FDBA" w14:textId="77777777" w:rsidR="00D55E82" w:rsidRDefault="00802368">
            <w:pPr>
              <w:pStyle w:val="Compact"/>
            </w:pPr>
            <w:r>
              <w:t>Total</w:t>
            </w:r>
          </w:p>
        </w:tc>
        <w:tc>
          <w:tcPr>
            <w:tcW w:w="434" w:type="pct"/>
            <w:tcBorders>
              <w:top w:val="single" w:sz="4" w:space="0" w:color="auto"/>
            </w:tcBorders>
          </w:tcPr>
          <w:p w14:paraId="0830CE8C" w14:textId="77777777" w:rsidR="00D55E82" w:rsidRDefault="00802368" w:rsidP="00D35F4C">
            <w:pPr>
              <w:pStyle w:val="Compact"/>
              <w:jc w:val="right"/>
            </w:pPr>
            <w:r>
              <w:t>4,723</w:t>
            </w:r>
          </w:p>
        </w:tc>
        <w:tc>
          <w:tcPr>
            <w:tcW w:w="596" w:type="pct"/>
            <w:tcBorders>
              <w:top w:val="single" w:sz="4" w:space="0" w:color="auto"/>
            </w:tcBorders>
          </w:tcPr>
          <w:p w14:paraId="53707BA4" w14:textId="77777777" w:rsidR="00D55E82" w:rsidRDefault="00802368" w:rsidP="00D35F4C">
            <w:pPr>
              <w:pStyle w:val="Compact"/>
              <w:jc w:val="right"/>
            </w:pPr>
            <w:r>
              <w:t>1,038</w:t>
            </w:r>
          </w:p>
        </w:tc>
        <w:tc>
          <w:tcPr>
            <w:tcW w:w="618" w:type="pct"/>
            <w:tcBorders>
              <w:top w:val="single" w:sz="4" w:space="0" w:color="auto"/>
            </w:tcBorders>
          </w:tcPr>
          <w:p w14:paraId="1D4437EB" w14:textId="77777777" w:rsidR="00D55E82" w:rsidRDefault="00802368" w:rsidP="00D35F4C">
            <w:pPr>
              <w:pStyle w:val="Compact"/>
              <w:jc w:val="right"/>
            </w:pPr>
            <w:r>
              <w:t>149</w:t>
            </w:r>
          </w:p>
        </w:tc>
        <w:tc>
          <w:tcPr>
            <w:tcW w:w="575" w:type="pct"/>
            <w:tcBorders>
              <w:top w:val="single" w:sz="4" w:space="0" w:color="auto"/>
            </w:tcBorders>
          </w:tcPr>
          <w:p w14:paraId="5D21F714" w14:textId="77777777" w:rsidR="00D55E82" w:rsidRDefault="00802368" w:rsidP="00D35F4C">
            <w:pPr>
              <w:pStyle w:val="Compact"/>
              <w:jc w:val="right"/>
            </w:pPr>
            <w:r>
              <w:t>13</w:t>
            </w:r>
          </w:p>
        </w:tc>
        <w:tc>
          <w:tcPr>
            <w:tcW w:w="470" w:type="pct"/>
            <w:tcBorders>
              <w:top w:val="single" w:sz="4" w:space="0" w:color="auto"/>
            </w:tcBorders>
          </w:tcPr>
          <w:p w14:paraId="7B10A9C1" w14:textId="77777777" w:rsidR="00D55E82" w:rsidRDefault="00802368" w:rsidP="00D35F4C">
            <w:pPr>
              <w:pStyle w:val="Compact"/>
              <w:jc w:val="right"/>
            </w:pPr>
            <w:r>
              <w:t>1,174</w:t>
            </w:r>
          </w:p>
        </w:tc>
        <w:tc>
          <w:tcPr>
            <w:tcW w:w="606" w:type="pct"/>
            <w:tcBorders>
              <w:top w:val="single" w:sz="4" w:space="0" w:color="auto"/>
            </w:tcBorders>
          </w:tcPr>
          <w:p w14:paraId="494D5C1B" w14:textId="77777777" w:rsidR="00D55E82" w:rsidRDefault="00802368" w:rsidP="00D35F4C">
            <w:pPr>
              <w:pStyle w:val="Compact"/>
              <w:jc w:val="right"/>
            </w:pPr>
            <w:r>
              <w:t>12.7</w:t>
            </w:r>
          </w:p>
        </w:tc>
        <w:tc>
          <w:tcPr>
            <w:tcW w:w="787" w:type="pct"/>
            <w:tcBorders>
              <w:top w:val="single" w:sz="4" w:space="0" w:color="auto"/>
            </w:tcBorders>
          </w:tcPr>
          <w:p w14:paraId="37D34F8D" w14:textId="77777777" w:rsidR="00D55E82" w:rsidRDefault="00802368" w:rsidP="00D35F4C">
            <w:pPr>
              <w:pStyle w:val="Compact"/>
              <w:jc w:val="right"/>
            </w:pPr>
            <w:r>
              <w:t>1.1</w:t>
            </w:r>
          </w:p>
        </w:tc>
      </w:tr>
    </w:tbl>
    <w:p w14:paraId="7DCCC1FD" w14:textId="77777777" w:rsidR="006F22BD" w:rsidRDefault="006F22BD" w:rsidP="006F22BD">
      <w:pPr>
        <w:pStyle w:val="Heading4"/>
        <w:spacing w:after="240" w:line="240" w:lineRule="auto"/>
        <w:sectPr w:rsidR="006F22BD" w:rsidSect="006F22BD">
          <w:pgSz w:w="12240" w:h="15840"/>
          <w:pgMar w:top="1440" w:right="1440" w:bottom="1440" w:left="1440" w:header="720" w:footer="720" w:gutter="0"/>
          <w:cols w:space="720"/>
          <w:docGrid w:linePitch="299"/>
        </w:sectPr>
      </w:pPr>
      <w:bookmarkStart w:id="97" w:name="section-4"/>
      <w:bookmarkEnd w:id="97"/>
    </w:p>
    <w:p w14:paraId="3C90BE2A" w14:textId="6B70C322" w:rsidR="00D55E82" w:rsidRDefault="00802368" w:rsidP="003C50C5">
      <w:pPr>
        <w:pStyle w:val="Heading4"/>
        <w:spacing w:after="240" w:line="240" w:lineRule="auto"/>
        <w:ind w:left="990" w:hanging="990"/>
      </w:pPr>
      <w:bookmarkStart w:id="98" w:name="table-4.-number-of-logged-trips-in-each-"/>
      <w:bookmarkEnd w:id="98"/>
      <w:r>
        <w:lastRenderedPageBreak/>
        <w:t xml:space="preserve">Table 4. </w:t>
      </w:r>
      <w:r w:rsidR="005609A7">
        <w:t xml:space="preserve">-- </w:t>
      </w:r>
      <w:r w:rsidR="003D36FD" w:rsidRPr="00A207FF">
        <w:t>Number of logged trips in each partial coverage stratum that were selected using the initial random number generator (</w:t>
      </w:r>
      <w:r w:rsidR="003D36FD">
        <w:t>Initial Random Selection</w:t>
      </w:r>
      <w:r w:rsidR="003D36FD" w:rsidRPr="00A207FF">
        <w:t>) and those that remained after user manipulation (</w:t>
      </w:r>
      <w:r w:rsidR="003D36FD">
        <w:t>After Cancellations</w:t>
      </w:r>
      <w:r w:rsidR="003D36FD" w:rsidRPr="00A207FF">
        <w:t xml:space="preserve">). The relative impact of </w:t>
      </w:r>
      <w:r w:rsidR="003D36FD">
        <w:t xml:space="preserve">inherits and </w:t>
      </w:r>
      <w:r w:rsidR="003D36FD" w:rsidRPr="00A207FF">
        <w:t>waivers in trip-selection is also shown (</w:t>
      </w:r>
      <w:r w:rsidR="003D36FD">
        <w:t>With Inherits, After</w:t>
      </w:r>
      <w:r w:rsidR="003D36FD" w:rsidRPr="00A207FF">
        <w:t xml:space="preserve"> Waivers).</w:t>
      </w:r>
    </w:p>
    <w:tbl>
      <w:tblPr>
        <w:tblW w:w="5000" w:type="pct"/>
        <w:tblLook w:val="07E0" w:firstRow="1" w:lastRow="1" w:firstColumn="1" w:lastColumn="1" w:noHBand="1" w:noVBand="1"/>
      </w:tblPr>
      <w:tblGrid>
        <w:gridCol w:w="1965"/>
        <w:gridCol w:w="2833"/>
        <w:gridCol w:w="1506"/>
        <w:gridCol w:w="1503"/>
        <w:gridCol w:w="1594"/>
        <w:gridCol w:w="1594"/>
        <w:gridCol w:w="1965"/>
      </w:tblGrid>
      <w:tr w:rsidR="00D55E82" w14:paraId="52CB84D4" w14:textId="77777777" w:rsidTr="00190E2A">
        <w:tc>
          <w:tcPr>
            <w:tcW w:w="758" w:type="pct"/>
            <w:tcBorders>
              <w:bottom w:val="single" w:sz="0" w:space="0" w:color="auto"/>
            </w:tcBorders>
            <w:vAlign w:val="bottom"/>
          </w:tcPr>
          <w:p w14:paraId="17DC32E4" w14:textId="77777777" w:rsidR="00D55E82" w:rsidRPr="00D35F4C" w:rsidRDefault="00802368">
            <w:pPr>
              <w:pStyle w:val="Compact"/>
              <w:rPr>
                <w:rFonts w:cs="Times New Roman"/>
                <w:sz w:val="20"/>
                <w:szCs w:val="20"/>
              </w:rPr>
            </w:pPr>
            <w:r w:rsidRPr="00D35F4C">
              <w:rPr>
                <w:rFonts w:cs="Times New Roman"/>
                <w:sz w:val="20"/>
                <w:szCs w:val="20"/>
              </w:rPr>
              <w:t>Strata</w:t>
            </w:r>
          </w:p>
        </w:tc>
        <w:tc>
          <w:tcPr>
            <w:tcW w:w="1093" w:type="pct"/>
            <w:tcBorders>
              <w:bottom w:val="single" w:sz="0" w:space="0" w:color="auto"/>
            </w:tcBorders>
            <w:vAlign w:val="bottom"/>
          </w:tcPr>
          <w:p w14:paraId="7599224D" w14:textId="77777777" w:rsidR="00D55E82" w:rsidRPr="00D35F4C" w:rsidRDefault="00802368">
            <w:pPr>
              <w:pStyle w:val="Compact"/>
              <w:rPr>
                <w:rFonts w:cs="Times New Roman"/>
                <w:sz w:val="20"/>
                <w:szCs w:val="20"/>
              </w:rPr>
            </w:pPr>
            <w:r w:rsidRPr="00D35F4C">
              <w:rPr>
                <w:rFonts w:cs="Times New Roman"/>
                <w:sz w:val="20"/>
                <w:szCs w:val="20"/>
              </w:rPr>
              <w:t>Trip disposition</w:t>
            </w:r>
          </w:p>
        </w:tc>
        <w:tc>
          <w:tcPr>
            <w:tcW w:w="581" w:type="pct"/>
            <w:tcBorders>
              <w:bottom w:val="single" w:sz="0" w:space="0" w:color="auto"/>
            </w:tcBorders>
          </w:tcPr>
          <w:p w14:paraId="0EC5DD23" w14:textId="77777777" w:rsidR="00D55E82" w:rsidRPr="00D35F4C" w:rsidRDefault="00802368" w:rsidP="00190E2A">
            <w:pPr>
              <w:pStyle w:val="Compact"/>
              <w:jc w:val="center"/>
              <w:rPr>
                <w:rFonts w:cs="Times New Roman"/>
                <w:sz w:val="20"/>
                <w:szCs w:val="20"/>
              </w:rPr>
            </w:pPr>
            <w:r w:rsidRPr="00D35F4C">
              <w:rPr>
                <w:rFonts w:cs="Times New Roman"/>
                <w:sz w:val="20"/>
                <w:szCs w:val="20"/>
              </w:rPr>
              <w:t>Selected trips</w:t>
            </w:r>
          </w:p>
        </w:tc>
        <w:tc>
          <w:tcPr>
            <w:tcW w:w="580" w:type="pct"/>
            <w:tcBorders>
              <w:bottom w:val="single" w:sz="0" w:space="0" w:color="auto"/>
            </w:tcBorders>
          </w:tcPr>
          <w:p w14:paraId="57C13040" w14:textId="77777777" w:rsidR="00D55E82" w:rsidRPr="00D35F4C" w:rsidRDefault="00802368" w:rsidP="00190E2A">
            <w:pPr>
              <w:pStyle w:val="Compact"/>
              <w:jc w:val="center"/>
              <w:rPr>
                <w:rFonts w:cs="Times New Roman"/>
                <w:sz w:val="20"/>
                <w:szCs w:val="20"/>
              </w:rPr>
            </w:pPr>
            <w:r w:rsidRPr="00D35F4C">
              <w:rPr>
                <w:rFonts w:cs="Times New Roman"/>
                <w:sz w:val="20"/>
                <w:szCs w:val="20"/>
              </w:rPr>
              <w:t>Total trips</w:t>
            </w:r>
          </w:p>
        </w:tc>
        <w:tc>
          <w:tcPr>
            <w:tcW w:w="615" w:type="pct"/>
            <w:tcBorders>
              <w:bottom w:val="single" w:sz="0" w:space="0" w:color="auto"/>
            </w:tcBorders>
          </w:tcPr>
          <w:p w14:paraId="2964EB5B" w14:textId="77777777" w:rsidR="00D55E82" w:rsidRPr="00D35F4C" w:rsidRDefault="00802368" w:rsidP="00190E2A">
            <w:pPr>
              <w:pStyle w:val="Compact"/>
              <w:jc w:val="center"/>
              <w:rPr>
                <w:rFonts w:cs="Times New Roman"/>
                <w:sz w:val="20"/>
                <w:szCs w:val="20"/>
              </w:rPr>
            </w:pPr>
            <w:r w:rsidRPr="00D35F4C">
              <w:rPr>
                <w:rFonts w:cs="Times New Roman"/>
                <w:sz w:val="20"/>
                <w:szCs w:val="20"/>
              </w:rPr>
              <w:t>Actual selection (%)</w:t>
            </w:r>
          </w:p>
        </w:tc>
        <w:tc>
          <w:tcPr>
            <w:tcW w:w="615" w:type="pct"/>
            <w:tcBorders>
              <w:bottom w:val="single" w:sz="0" w:space="0" w:color="auto"/>
            </w:tcBorders>
          </w:tcPr>
          <w:p w14:paraId="1FA5CF50" w14:textId="77777777" w:rsidR="00D55E82" w:rsidRPr="00D35F4C" w:rsidRDefault="00802368" w:rsidP="00190E2A">
            <w:pPr>
              <w:pStyle w:val="Compact"/>
              <w:jc w:val="center"/>
              <w:rPr>
                <w:rFonts w:cs="Times New Roman"/>
                <w:sz w:val="20"/>
                <w:szCs w:val="20"/>
              </w:rPr>
            </w:pPr>
            <w:r w:rsidRPr="00D35F4C">
              <w:rPr>
                <w:rFonts w:cs="Times New Roman"/>
                <w:sz w:val="20"/>
                <w:szCs w:val="20"/>
              </w:rPr>
              <w:t>Programmed selection (%)</w:t>
            </w:r>
          </w:p>
        </w:tc>
        <w:tc>
          <w:tcPr>
            <w:tcW w:w="758" w:type="pct"/>
            <w:tcBorders>
              <w:bottom w:val="single" w:sz="0" w:space="0" w:color="auto"/>
            </w:tcBorders>
          </w:tcPr>
          <w:p w14:paraId="370EEDF4" w14:textId="77777777" w:rsidR="00D55E82" w:rsidRPr="00D35F4C" w:rsidRDefault="00802368" w:rsidP="00190E2A">
            <w:pPr>
              <w:pStyle w:val="Compact"/>
              <w:jc w:val="center"/>
              <w:rPr>
                <w:rFonts w:cs="Times New Roman"/>
                <w:sz w:val="20"/>
                <w:szCs w:val="20"/>
              </w:rPr>
            </w:pPr>
            <w:r w:rsidRPr="00E42D35">
              <w:rPr>
                <w:rFonts w:cs="Times New Roman"/>
                <w:i/>
                <w:sz w:val="20"/>
                <w:szCs w:val="20"/>
              </w:rPr>
              <w:t>p</w:t>
            </w:r>
            <w:r w:rsidRPr="00D35F4C">
              <w:rPr>
                <w:rFonts w:cs="Times New Roman"/>
                <w:sz w:val="20"/>
                <w:szCs w:val="20"/>
              </w:rPr>
              <w:t>-value (H0: Actual = Programmed)</w:t>
            </w:r>
          </w:p>
        </w:tc>
      </w:tr>
      <w:tr w:rsidR="00D55E82" w14:paraId="08436525" w14:textId="77777777" w:rsidTr="00190E2A">
        <w:tc>
          <w:tcPr>
            <w:tcW w:w="758" w:type="pct"/>
          </w:tcPr>
          <w:p w14:paraId="64B39507" w14:textId="77777777" w:rsidR="00D55E82" w:rsidRPr="00190E2A" w:rsidRDefault="00802368">
            <w:pPr>
              <w:pStyle w:val="Compact"/>
              <w:rPr>
                <w:rFonts w:cs="Times New Roman"/>
                <w:i/>
                <w:sz w:val="20"/>
                <w:szCs w:val="20"/>
              </w:rPr>
            </w:pPr>
            <w:r w:rsidRPr="00190E2A">
              <w:rPr>
                <w:rFonts w:cs="Times New Roman"/>
                <w:i/>
                <w:sz w:val="20"/>
                <w:szCs w:val="20"/>
              </w:rPr>
              <w:t>HAL</w:t>
            </w:r>
          </w:p>
        </w:tc>
        <w:tc>
          <w:tcPr>
            <w:tcW w:w="1093" w:type="pct"/>
          </w:tcPr>
          <w:p w14:paraId="5869097B" w14:textId="77777777" w:rsidR="00D55E82" w:rsidRPr="00D35F4C" w:rsidRDefault="00802368">
            <w:pPr>
              <w:pStyle w:val="Compact"/>
              <w:rPr>
                <w:rFonts w:cs="Times New Roman"/>
                <w:sz w:val="20"/>
                <w:szCs w:val="20"/>
              </w:rPr>
            </w:pPr>
            <w:r w:rsidRPr="00D35F4C">
              <w:rPr>
                <w:rFonts w:cs="Times New Roman"/>
                <w:sz w:val="20"/>
                <w:szCs w:val="20"/>
              </w:rPr>
              <w:t xml:space="preserve">Initial Random Selection, </w:t>
            </w:r>
            <w:r w:rsidRPr="00D35F4C">
              <w:rPr>
                <w:rFonts w:cs="Times New Roman"/>
                <w:i/>
                <w:sz w:val="20"/>
                <w:szCs w:val="20"/>
              </w:rPr>
              <w:t>a</w:t>
            </w:r>
          </w:p>
        </w:tc>
        <w:tc>
          <w:tcPr>
            <w:tcW w:w="581" w:type="pct"/>
            <w:vAlign w:val="center"/>
          </w:tcPr>
          <w:p w14:paraId="509D88A7" w14:textId="77777777" w:rsidR="00D55E82" w:rsidRPr="00D35F4C" w:rsidRDefault="00802368" w:rsidP="00190E2A">
            <w:pPr>
              <w:pStyle w:val="Compact"/>
              <w:jc w:val="right"/>
              <w:rPr>
                <w:rFonts w:cs="Times New Roman"/>
                <w:sz w:val="20"/>
                <w:szCs w:val="20"/>
              </w:rPr>
            </w:pPr>
            <w:r w:rsidRPr="00D35F4C">
              <w:rPr>
                <w:rFonts w:cs="Times New Roman"/>
                <w:sz w:val="20"/>
                <w:szCs w:val="20"/>
              </w:rPr>
              <w:t>346</w:t>
            </w:r>
          </w:p>
        </w:tc>
        <w:tc>
          <w:tcPr>
            <w:tcW w:w="580" w:type="pct"/>
            <w:vAlign w:val="center"/>
          </w:tcPr>
          <w:p w14:paraId="469047C2" w14:textId="77777777" w:rsidR="00D55E82" w:rsidRPr="00D35F4C" w:rsidRDefault="00802368" w:rsidP="00190E2A">
            <w:pPr>
              <w:pStyle w:val="Compact"/>
              <w:jc w:val="right"/>
              <w:rPr>
                <w:rFonts w:cs="Times New Roman"/>
                <w:sz w:val="20"/>
                <w:szCs w:val="20"/>
              </w:rPr>
            </w:pPr>
            <w:r w:rsidRPr="00D35F4C">
              <w:rPr>
                <w:rFonts w:cs="Times New Roman"/>
                <w:sz w:val="20"/>
                <w:szCs w:val="20"/>
              </w:rPr>
              <w:t>1,898</w:t>
            </w:r>
          </w:p>
        </w:tc>
        <w:tc>
          <w:tcPr>
            <w:tcW w:w="615" w:type="pct"/>
            <w:vAlign w:val="center"/>
          </w:tcPr>
          <w:p w14:paraId="281DB632" w14:textId="77777777" w:rsidR="00D55E82" w:rsidRPr="00D35F4C" w:rsidRDefault="00802368" w:rsidP="00190E2A">
            <w:pPr>
              <w:pStyle w:val="Compact"/>
              <w:jc w:val="right"/>
              <w:rPr>
                <w:rFonts w:cs="Times New Roman"/>
                <w:sz w:val="20"/>
                <w:szCs w:val="20"/>
              </w:rPr>
            </w:pPr>
            <w:r w:rsidRPr="00D35F4C">
              <w:rPr>
                <w:rFonts w:cs="Times New Roman"/>
                <w:sz w:val="20"/>
                <w:szCs w:val="20"/>
              </w:rPr>
              <w:t>18.23</w:t>
            </w:r>
          </w:p>
        </w:tc>
        <w:tc>
          <w:tcPr>
            <w:tcW w:w="615" w:type="pct"/>
            <w:vAlign w:val="center"/>
          </w:tcPr>
          <w:p w14:paraId="16E3520A" w14:textId="77777777" w:rsidR="00D55E82" w:rsidRPr="00D35F4C" w:rsidRDefault="00802368" w:rsidP="00190E2A">
            <w:pPr>
              <w:pStyle w:val="Compact"/>
              <w:jc w:val="right"/>
              <w:rPr>
                <w:rFonts w:cs="Times New Roman"/>
                <w:sz w:val="20"/>
                <w:szCs w:val="20"/>
              </w:rPr>
            </w:pPr>
            <w:r w:rsidRPr="00D35F4C">
              <w:rPr>
                <w:rFonts w:cs="Times New Roman"/>
                <w:sz w:val="20"/>
                <w:szCs w:val="20"/>
              </w:rPr>
              <w:t>17.71</w:t>
            </w:r>
          </w:p>
        </w:tc>
        <w:tc>
          <w:tcPr>
            <w:tcW w:w="758" w:type="pct"/>
            <w:vAlign w:val="center"/>
          </w:tcPr>
          <w:p w14:paraId="29CF141D" w14:textId="77777777" w:rsidR="00D55E82" w:rsidRPr="00D35F4C" w:rsidRDefault="00802368" w:rsidP="00190E2A">
            <w:pPr>
              <w:pStyle w:val="Compact"/>
              <w:jc w:val="right"/>
              <w:rPr>
                <w:rFonts w:cs="Times New Roman"/>
                <w:sz w:val="20"/>
                <w:szCs w:val="20"/>
              </w:rPr>
            </w:pPr>
            <w:r w:rsidRPr="00D35F4C">
              <w:rPr>
                <w:rFonts w:cs="Times New Roman"/>
                <w:sz w:val="20"/>
                <w:szCs w:val="20"/>
              </w:rPr>
              <w:t>0.548</w:t>
            </w:r>
          </w:p>
        </w:tc>
      </w:tr>
      <w:tr w:rsidR="00D55E82" w14:paraId="7042C14C" w14:textId="77777777" w:rsidTr="00190E2A">
        <w:tc>
          <w:tcPr>
            <w:tcW w:w="758" w:type="pct"/>
          </w:tcPr>
          <w:p w14:paraId="1C8BF04B" w14:textId="77777777" w:rsidR="00D55E82" w:rsidRPr="00190E2A" w:rsidRDefault="00D55E82">
            <w:pPr>
              <w:pStyle w:val="Compact"/>
              <w:rPr>
                <w:rFonts w:cs="Times New Roman"/>
                <w:i/>
                <w:sz w:val="20"/>
                <w:szCs w:val="20"/>
              </w:rPr>
            </w:pPr>
          </w:p>
        </w:tc>
        <w:tc>
          <w:tcPr>
            <w:tcW w:w="1093" w:type="pct"/>
          </w:tcPr>
          <w:p w14:paraId="3F8E3B66" w14:textId="77777777" w:rsidR="00D55E82" w:rsidRPr="00D35F4C" w:rsidRDefault="00802368">
            <w:pPr>
              <w:pStyle w:val="Compact"/>
              <w:rPr>
                <w:rFonts w:cs="Times New Roman"/>
                <w:sz w:val="20"/>
                <w:szCs w:val="20"/>
              </w:rPr>
            </w:pPr>
            <w:r w:rsidRPr="00D35F4C">
              <w:rPr>
                <w:rFonts w:cs="Times New Roman"/>
                <w:sz w:val="20"/>
                <w:szCs w:val="20"/>
              </w:rPr>
              <w:t xml:space="preserve">After Cancellations, </w:t>
            </w:r>
            <w:r w:rsidRPr="00D35F4C">
              <w:rPr>
                <w:rFonts w:cs="Times New Roman"/>
                <w:i/>
                <w:sz w:val="20"/>
                <w:szCs w:val="20"/>
              </w:rPr>
              <w:t>b</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p>
        </w:tc>
        <w:tc>
          <w:tcPr>
            <w:tcW w:w="581" w:type="pct"/>
            <w:vAlign w:val="center"/>
          </w:tcPr>
          <w:p w14:paraId="4E897CD7" w14:textId="77777777" w:rsidR="00D55E82" w:rsidRPr="00D35F4C" w:rsidRDefault="00802368" w:rsidP="00190E2A">
            <w:pPr>
              <w:pStyle w:val="Compact"/>
              <w:jc w:val="right"/>
              <w:rPr>
                <w:rFonts w:cs="Times New Roman"/>
                <w:sz w:val="20"/>
                <w:szCs w:val="20"/>
              </w:rPr>
            </w:pPr>
            <w:r w:rsidRPr="00D35F4C">
              <w:rPr>
                <w:rFonts w:cs="Times New Roman"/>
                <w:sz w:val="20"/>
                <w:szCs w:val="20"/>
              </w:rPr>
              <w:t>253</w:t>
            </w:r>
          </w:p>
        </w:tc>
        <w:tc>
          <w:tcPr>
            <w:tcW w:w="580" w:type="pct"/>
            <w:vAlign w:val="center"/>
          </w:tcPr>
          <w:p w14:paraId="0B871435" w14:textId="77777777" w:rsidR="00D55E82" w:rsidRPr="00D35F4C" w:rsidRDefault="00802368" w:rsidP="00190E2A">
            <w:pPr>
              <w:pStyle w:val="Compact"/>
              <w:jc w:val="right"/>
              <w:rPr>
                <w:rFonts w:cs="Times New Roman"/>
                <w:sz w:val="20"/>
                <w:szCs w:val="20"/>
              </w:rPr>
            </w:pPr>
            <w:r w:rsidRPr="00D35F4C">
              <w:rPr>
                <w:rFonts w:cs="Times New Roman"/>
                <w:sz w:val="20"/>
                <w:szCs w:val="20"/>
              </w:rPr>
              <w:t>1,500</w:t>
            </w:r>
          </w:p>
        </w:tc>
        <w:tc>
          <w:tcPr>
            <w:tcW w:w="615" w:type="pct"/>
            <w:vAlign w:val="center"/>
          </w:tcPr>
          <w:p w14:paraId="581EEF66" w14:textId="77777777" w:rsidR="00D55E82" w:rsidRPr="00D35F4C" w:rsidRDefault="00802368" w:rsidP="00190E2A">
            <w:pPr>
              <w:pStyle w:val="Compact"/>
              <w:jc w:val="right"/>
              <w:rPr>
                <w:rFonts w:cs="Times New Roman"/>
                <w:sz w:val="20"/>
                <w:szCs w:val="20"/>
              </w:rPr>
            </w:pPr>
            <w:r w:rsidRPr="00D35F4C">
              <w:rPr>
                <w:rFonts w:cs="Times New Roman"/>
                <w:sz w:val="20"/>
                <w:szCs w:val="20"/>
              </w:rPr>
              <w:t>16.87</w:t>
            </w:r>
          </w:p>
        </w:tc>
        <w:tc>
          <w:tcPr>
            <w:tcW w:w="615" w:type="pct"/>
            <w:vAlign w:val="center"/>
          </w:tcPr>
          <w:p w14:paraId="35D2F419" w14:textId="77777777" w:rsidR="00D55E82" w:rsidRPr="00D35F4C" w:rsidRDefault="00802368" w:rsidP="00190E2A">
            <w:pPr>
              <w:pStyle w:val="Compact"/>
              <w:jc w:val="right"/>
              <w:rPr>
                <w:rFonts w:cs="Times New Roman"/>
                <w:sz w:val="20"/>
                <w:szCs w:val="20"/>
              </w:rPr>
            </w:pPr>
            <w:r w:rsidRPr="00D35F4C">
              <w:rPr>
                <w:rFonts w:cs="Times New Roman"/>
                <w:sz w:val="20"/>
                <w:szCs w:val="20"/>
              </w:rPr>
              <w:t>17.71</w:t>
            </w:r>
          </w:p>
        </w:tc>
        <w:tc>
          <w:tcPr>
            <w:tcW w:w="758" w:type="pct"/>
            <w:vAlign w:val="center"/>
          </w:tcPr>
          <w:p w14:paraId="78EB26F7" w14:textId="77777777" w:rsidR="00D55E82" w:rsidRPr="00D35F4C" w:rsidRDefault="00802368" w:rsidP="00190E2A">
            <w:pPr>
              <w:pStyle w:val="Compact"/>
              <w:jc w:val="right"/>
              <w:rPr>
                <w:rFonts w:cs="Times New Roman"/>
                <w:sz w:val="20"/>
                <w:szCs w:val="20"/>
              </w:rPr>
            </w:pPr>
            <w:r w:rsidRPr="00D35F4C">
              <w:rPr>
                <w:rFonts w:cs="Times New Roman"/>
                <w:sz w:val="20"/>
                <w:szCs w:val="20"/>
              </w:rPr>
              <w:t>0.417</w:t>
            </w:r>
          </w:p>
        </w:tc>
      </w:tr>
      <w:tr w:rsidR="00D55E82" w14:paraId="586E4D58" w14:textId="77777777" w:rsidTr="00190E2A">
        <w:tc>
          <w:tcPr>
            <w:tcW w:w="758" w:type="pct"/>
          </w:tcPr>
          <w:p w14:paraId="4BFE6C48" w14:textId="77777777" w:rsidR="00D55E82" w:rsidRPr="00190E2A" w:rsidRDefault="00D55E82">
            <w:pPr>
              <w:pStyle w:val="Compact"/>
              <w:rPr>
                <w:rFonts w:cs="Times New Roman"/>
                <w:i/>
                <w:sz w:val="20"/>
                <w:szCs w:val="20"/>
              </w:rPr>
            </w:pPr>
          </w:p>
        </w:tc>
        <w:tc>
          <w:tcPr>
            <w:tcW w:w="1093" w:type="pct"/>
          </w:tcPr>
          <w:p w14:paraId="7A8CE0BE" w14:textId="77777777" w:rsidR="00D55E82" w:rsidRPr="00D35F4C" w:rsidRDefault="00802368">
            <w:pPr>
              <w:pStyle w:val="Compact"/>
              <w:rPr>
                <w:rFonts w:cs="Times New Roman"/>
                <w:sz w:val="20"/>
                <w:szCs w:val="20"/>
              </w:rPr>
            </w:pPr>
            <w:r w:rsidRPr="00D35F4C">
              <w:rPr>
                <w:rFonts w:cs="Times New Roman"/>
                <w:sz w:val="20"/>
                <w:szCs w:val="20"/>
              </w:rPr>
              <w:t xml:space="preserve">With Inherits, </w:t>
            </w:r>
            <w:r w:rsidRPr="00D35F4C">
              <w:rPr>
                <w:rFonts w:cs="Times New Roman"/>
                <w:i/>
                <w:sz w:val="20"/>
                <w:szCs w:val="20"/>
              </w:rPr>
              <w:t>c</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p>
        </w:tc>
        <w:tc>
          <w:tcPr>
            <w:tcW w:w="581" w:type="pct"/>
            <w:vAlign w:val="center"/>
          </w:tcPr>
          <w:p w14:paraId="0996CA05" w14:textId="77777777" w:rsidR="00D55E82" w:rsidRPr="00D35F4C" w:rsidRDefault="00802368" w:rsidP="00190E2A">
            <w:pPr>
              <w:pStyle w:val="Compact"/>
              <w:jc w:val="right"/>
              <w:rPr>
                <w:rFonts w:cs="Times New Roman"/>
                <w:sz w:val="20"/>
                <w:szCs w:val="20"/>
              </w:rPr>
            </w:pPr>
            <w:r w:rsidRPr="00D35F4C">
              <w:rPr>
                <w:rFonts w:cs="Times New Roman"/>
                <w:sz w:val="20"/>
                <w:szCs w:val="20"/>
              </w:rPr>
              <w:t>314</w:t>
            </w:r>
          </w:p>
        </w:tc>
        <w:tc>
          <w:tcPr>
            <w:tcW w:w="580" w:type="pct"/>
            <w:vAlign w:val="center"/>
          </w:tcPr>
          <w:p w14:paraId="78D0D1FE" w14:textId="77777777" w:rsidR="00D55E82" w:rsidRPr="00D35F4C" w:rsidRDefault="00802368" w:rsidP="00190E2A">
            <w:pPr>
              <w:pStyle w:val="Compact"/>
              <w:jc w:val="right"/>
              <w:rPr>
                <w:rFonts w:cs="Times New Roman"/>
                <w:sz w:val="20"/>
                <w:szCs w:val="20"/>
              </w:rPr>
            </w:pPr>
            <w:r w:rsidRPr="00D35F4C">
              <w:rPr>
                <w:rFonts w:cs="Times New Roman"/>
                <w:sz w:val="20"/>
                <w:szCs w:val="20"/>
              </w:rPr>
              <w:t>1,500</w:t>
            </w:r>
          </w:p>
        </w:tc>
        <w:tc>
          <w:tcPr>
            <w:tcW w:w="615" w:type="pct"/>
            <w:vAlign w:val="center"/>
          </w:tcPr>
          <w:p w14:paraId="7E14F59B" w14:textId="77777777" w:rsidR="00D55E82" w:rsidRPr="00D35F4C" w:rsidRDefault="00802368" w:rsidP="00190E2A">
            <w:pPr>
              <w:pStyle w:val="Compact"/>
              <w:jc w:val="right"/>
              <w:rPr>
                <w:rFonts w:cs="Times New Roman"/>
                <w:sz w:val="20"/>
                <w:szCs w:val="20"/>
              </w:rPr>
            </w:pPr>
            <w:r w:rsidRPr="00D35F4C">
              <w:rPr>
                <w:rFonts w:cs="Times New Roman"/>
                <w:sz w:val="20"/>
                <w:szCs w:val="20"/>
              </w:rPr>
              <w:t>20.93</w:t>
            </w:r>
          </w:p>
        </w:tc>
        <w:tc>
          <w:tcPr>
            <w:tcW w:w="615" w:type="pct"/>
            <w:vAlign w:val="center"/>
          </w:tcPr>
          <w:p w14:paraId="051F30BA" w14:textId="77777777" w:rsidR="00D55E82" w:rsidRPr="00D35F4C" w:rsidRDefault="00802368" w:rsidP="00190E2A">
            <w:pPr>
              <w:pStyle w:val="Compact"/>
              <w:jc w:val="right"/>
              <w:rPr>
                <w:rFonts w:cs="Times New Roman"/>
                <w:sz w:val="20"/>
                <w:szCs w:val="20"/>
              </w:rPr>
            </w:pPr>
            <w:r w:rsidRPr="00D35F4C">
              <w:rPr>
                <w:rFonts w:cs="Times New Roman"/>
                <w:sz w:val="20"/>
                <w:szCs w:val="20"/>
              </w:rPr>
              <w:t>17.71</w:t>
            </w:r>
          </w:p>
        </w:tc>
        <w:tc>
          <w:tcPr>
            <w:tcW w:w="758" w:type="pct"/>
            <w:vAlign w:val="center"/>
          </w:tcPr>
          <w:p w14:paraId="189CF4F6" w14:textId="77777777" w:rsidR="00D55E82" w:rsidRPr="00D35F4C" w:rsidRDefault="00802368" w:rsidP="00190E2A">
            <w:pPr>
              <w:pStyle w:val="Compact"/>
              <w:jc w:val="right"/>
              <w:rPr>
                <w:rFonts w:cs="Times New Roman"/>
                <w:sz w:val="20"/>
                <w:szCs w:val="20"/>
              </w:rPr>
            </w:pPr>
            <w:r w:rsidRPr="00D35F4C">
              <w:rPr>
                <w:rFonts w:cs="Times New Roman"/>
                <w:sz w:val="20"/>
                <w:szCs w:val="20"/>
              </w:rPr>
              <w:t>0.001</w:t>
            </w:r>
          </w:p>
        </w:tc>
      </w:tr>
      <w:tr w:rsidR="00D55E82" w14:paraId="2DB1C829" w14:textId="77777777" w:rsidTr="00190E2A">
        <w:tc>
          <w:tcPr>
            <w:tcW w:w="758" w:type="pct"/>
            <w:tcBorders>
              <w:bottom w:val="single" w:sz="4" w:space="0" w:color="auto"/>
            </w:tcBorders>
          </w:tcPr>
          <w:p w14:paraId="1A9A09DB" w14:textId="77777777" w:rsidR="00D55E82" w:rsidRPr="00190E2A" w:rsidRDefault="00D55E82">
            <w:pPr>
              <w:pStyle w:val="Compact"/>
              <w:rPr>
                <w:rFonts w:cs="Times New Roman"/>
                <w:i/>
                <w:sz w:val="20"/>
                <w:szCs w:val="20"/>
              </w:rPr>
            </w:pPr>
          </w:p>
        </w:tc>
        <w:tc>
          <w:tcPr>
            <w:tcW w:w="1093" w:type="pct"/>
            <w:tcBorders>
              <w:bottom w:val="single" w:sz="4" w:space="0" w:color="auto"/>
            </w:tcBorders>
          </w:tcPr>
          <w:p w14:paraId="2278C4B7" w14:textId="77777777" w:rsidR="00D55E82" w:rsidRPr="00D35F4C" w:rsidRDefault="00802368">
            <w:pPr>
              <w:pStyle w:val="Compact"/>
              <w:rPr>
                <w:rFonts w:cs="Times New Roman"/>
                <w:sz w:val="20"/>
                <w:szCs w:val="20"/>
              </w:rPr>
            </w:pPr>
            <w:r w:rsidRPr="00D35F4C">
              <w:rPr>
                <w:rFonts w:cs="Times New Roman"/>
                <w:sz w:val="20"/>
                <w:szCs w:val="20"/>
              </w:rPr>
              <w:t xml:space="preserve">After Waivers, </w:t>
            </w:r>
            <w:r w:rsidRPr="00D35F4C">
              <w:rPr>
                <w:rFonts w:cs="Times New Roman"/>
                <w:i/>
                <w:sz w:val="20"/>
                <w:szCs w:val="20"/>
              </w:rPr>
              <w:t>d</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r w:rsidRPr="00D35F4C">
              <w:rPr>
                <w:rFonts w:cs="Times New Roman"/>
                <w:i/>
                <w:sz w:val="20"/>
                <w:szCs w:val="20"/>
              </w:rPr>
              <w:t>d</w:t>
            </w:r>
            <w:r w:rsidRPr="00D35F4C">
              <w:rPr>
                <w:rFonts w:cs="Times New Roman"/>
                <w:sz w:val="20"/>
                <w:szCs w:val="20"/>
              </w:rPr>
              <w:t>)</w:t>
            </w:r>
          </w:p>
        </w:tc>
        <w:tc>
          <w:tcPr>
            <w:tcW w:w="581" w:type="pct"/>
            <w:tcBorders>
              <w:bottom w:val="single" w:sz="4" w:space="0" w:color="auto"/>
            </w:tcBorders>
            <w:vAlign w:val="center"/>
          </w:tcPr>
          <w:p w14:paraId="0E1F7620" w14:textId="77777777" w:rsidR="00D55E82" w:rsidRPr="00D35F4C" w:rsidRDefault="00802368" w:rsidP="00190E2A">
            <w:pPr>
              <w:pStyle w:val="Compact"/>
              <w:jc w:val="right"/>
              <w:rPr>
                <w:rFonts w:cs="Times New Roman"/>
                <w:sz w:val="20"/>
                <w:szCs w:val="20"/>
              </w:rPr>
            </w:pPr>
            <w:r w:rsidRPr="00D35F4C">
              <w:rPr>
                <w:rFonts w:cs="Times New Roman"/>
                <w:sz w:val="20"/>
                <w:szCs w:val="20"/>
              </w:rPr>
              <w:t>307</w:t>
            </w:r>
          </w:p>
        </w:tc>
        <w:tc>
          <w:tcPr>
            <w:tcW w:w="580" w:type="pct"/>
            <w:tcBorders>
              <w:bottom w:val="single" w:sz="4" w:space="0" w:color="auto"/>
            </w:tcBorders>
            <w:vAlign w:val="center"/>
          </w:tcPr>
          <w:p w14:paraId="680374B3" w14:textId="77777777" w:rsidR="00D55E82" w:rsidRPr="00D35F4C" w:rsidRDefault="00802368" w:rsidP="00190E2A">
            <w:pPr>
              <w:pStyle w:val="Compact"/>
              <w:jc w:val="right"/>
              <w:rPr>
                <w:rFonts w:cs="Times New Roman"/>
                <w:sz w:val="20"/>
                <w:szCs w:val="20"/>
              </w:rPr>
            </w:pPr>
            <w:r w:rsidRPr="00D35F4C">
              <w:rPr>
                <w:rFonts w:cs="Times New Roman"/>
                <w:sz w:val="20"/>
                <w:szCs w:val="20"/>
              </w:rPr>
              <w:t>1,500</w:t>
            </w:r>
          </w:p>
        </w:tc>
        <w:tc>
          <w:tcPr>
            <w:tcW w:w="615" w:type="pct"/>
            <w:tcBorders>
              <w:bottom w:val="single" w:sz="4" w:space="0" w:color="auto"/>
            </w:tcBorders>
            <w:vAlign w:val="center"/>
          </w:tcPr>
          <w:p w14:paraId="67A0F761" w14:textId="77777777" w:rsidR="00D55E82" w:rsidRPr="00D35F4C" w:rsidRDefault="00802368" w:rsidP="00190E2A">
            <w:pPr>
              <w:pStyle w:val="Compact"/>
              <w:jc w:val="right"/>
              <w:rPr>
                <w:rFonts w:cs="Times New Roman"/>
                <w:sz w:val="20"/>
                <w:szCs w:val="20"/>
              </w:rPr>
            </w:pPr>
            <w:r w:rsidRPr="00D35F4C">
              <w:rPr>
                <w:rFonts w:cs="Times New Roman"/>
                <w:sz w:val="20"/>
                <w:szCs w:val="20"/>
              </w:rPr>
              <w:t>20.47</w:t>
            </w:r>
          </w:p>
        </w:tc>
        <w:tc>
          <w:tcPr>
            <w:tcW w:w="615" w:type="pct"/>
            <w:tcBorders>
              <w:bottom w:val="single" w:sz="4" w:space="0" w:color="auto"/>
            </w:tcBorders>
            <w:vAlign w:val="center"/>
          </w:tcPr>
          <w:p w14:paraId="253F23D9" w14:textId="77777777" w:rsidR="00D55E82" w:rsidRPr="00D35F4C" w:rsidRDefault="00802368" w:rsidP="00190E2A">
            <w:pPr>
              <w:pStyle w:val="Compact"/>
              <w:jc w:val="right"/>
              <w:rPr>
                <w:rFonts w:cs="Times New Roman"/>
                <w:sz w:val="20"/>
                <w:szCs w:val="20"/>
              </w:rPr>
            </w:pPr>
            <w:r w:rsidRPr="00D35F4C">
              <w:rPr>
                <w:rFonts w:cs="Times New Roman"/>
                <w:sz w:val="20"/>
                <w:szCs w:val="20"/>
              </w:rPr>
              <w:t>17.71</w:t>
            </w:r>
          </w:p>
        </w:tc>
        <w:tc>
          <w:tcPr>
            <w:tcW w:w="758" w:type="pct"/>
            <w:tcBorders>
              <w:bottom w:val="single" w:sz="4" w:space="0" w:color="auto"/>
            </w:tcBorders>
            <w:vAlign w:val="center"/>
          </w:tcPr>
          <w:p w14:paraId="024F0CFC" w14:textId="77777777" w:rsidR="00D55E82" w:rsidRPr="00D35F4C" w:rsidRDefault="00802368" w:rsidP="00190E2A">
            <w:pPr>
              <w:pStyle w:val="Compact"/>
              <w:jc w:val="right"/>
              <w:rPr>
                <w:rFonts w:cs="Times New Roman"/>
                <w:sz w:val="20"/>
                <w:szCs w:val="20"/>
              </w:rPr>
            </w:pPr>
            <w:r w:rsidRPr="00D35F4C">
              <w:rPr>
                <w:rFonts w:cs="Times New Roman"/>
                <w:sz w:val="20"/>
                <w:szCs w:val="20"/>
              </w:rPr>
              <w:t>0.006</w:t>
            </w:r>
          </w:p>
        </w:tc>
      </w:tr>
      <w:tr w:rsidR="00D55E82" w14:paraId="45FF3841" w14:textId="77777777" w:rsidTr="00190E2A">
        <w:tc>
          <w:tcPr>
            <w:tcW w:w="758" w:type="pct"/>
            <w:tcBorders>
              <w:top w:val="single" w:sz="4" w:space="0" w:color="auto"/>
            </w:tcBorders>
          </w:tcPr>
          <w:p w14:paraId="1858919C" w14:textId="77777777" w:rsidR="00D55E82" w:rsidRPr="00190E2A" w:rsidRDefault="00802368">
            <w:pPr>
              <w:pStyle w:val="Compact"/>
              <w:rPr>
                <w:rFonts w:cs="Times New Roman"/>
                <w:i/>
                <w:sz w:val="20"/>
                <w:szCs w:val="20"/>
              </w:rPr>
            </w:pPr>
            <w:r w:rsidRPr="00190E2A">
              <w:rPr>
                <w:rFonts w:cs="Times New Roman"/>
                <w:i/>
                <w:sz w:val="20"/>
                <w:szCs w:val="20"/>
              </w:rPr>
              <w:t>EM HAL</w:t>
            </w:r>
          </w:p>
        </w:tc>
        <w:tc>
          <w:tcPr>
            <w:tcW w:w="1093" w:type="pct"/>
            <w:tcBorders>
              <w:top w:val="single" w:sz="4" w:space="0" w:color="auto"/>
            </w:tcBorders>
          </w:tcPr>
          <w:p w14:paraId="18D6C772" w14:textId="77777777" w:rsidR="00D55E82" w:rsidRPr="00D35F4C" w:rsidRDefault="00802368">
            <w:pPr>
              <w:pStyle w:val="Compact"/>
              <w:rPr>
                <w:rFonts w:cs="Times New Roman"/>
                <w:sz w:val="20"/>
                <w:szCs w:val="20"/>
              </w:rPr>
            </w:pPr>
            <w:r w:rsidRPr="00D35F4C">
              <w:rPr>
                <w:rFonts w:cs="Times New Roman"/>
                <w:sz w:val="20"/>
                <w:szCs w:val="20"/>
              </w:rPr>
              <w:t xml:space="preserve">Initial Random Selection, </w:t>
            </w:r>
            <w:r w:rsidRPr="00D35F4C">
              <w:rPr>
                <w:rFonts w:cs="Times New Roman"/>
                <w:i/>
                <w:sz w:val="20"/>
                <w:szCs w:val="20"/>
              </w:rPr>
              <w:t>a</w:t>
            </w:r>
          </w:p>
        </w:tc>
        <w:tc>
          <w:tcPr>
            <w:tcW w:w="581" w:type="pct"/>
            <w:tcBorders>
              <w:top w:val="single" w:sz="4" w:space="0" w:color="auto"/>
            </w:tcBorders>
            <w:vAlign w:val="center"/>
          </w:tcPr>
          <w:p w14:paraId="02AE159E" w14:textId="77777777" w:rsidR="00D55E82" w:rsidRPr="00D35F4C" w:rsidRDefault="00802368" w:rsidP="00190E2A">
            <w:pPr>
              <w:pStyle w:val="Compact"/>
              <w:jc w:val="right"/>
              <w:rPr>
                <w:rFonts w:cs="Times New Roman"/>
                <w:sz w:val="20"/>
                <w:szCs w:val="20"/>
              </w:rPr>
            </w:pPr>
            <w:r w:rsidRPr="00D35F4C">
              <w:rPr>
                <w:rFonts w:cs="Times New Roman"/>
                <w:sz w:val="20"/>
                <w:szCs w:val="20"/>
              </w:rPr>
              <w:t>312</w:t>
            </w:r>
          </w:p>
        </w:tc>
        <w:tc>
          <w:tcPr>
            <w:tcW w:w="580" w:type="pct"/>
            <w:tcBorders>
              <w:top w:val="single" w:sz="4" w:space="0" w:color="auto"/>
            </w:tcBorders>
            <w:vAlign w:val="center"/>
          </w:tcPr>
          <w:p w14:paraId="6B800086" w14:textId="77777777" w:rsidR="00D55E82" w:rsidRPr="00D35F4C" w:rsidRDefault="00802368" w:rsidP="00190E2A">
            <w:pPr>
              <w:pStyle w:val="Compact"/>
              <w:jc w:val="right"/>
              <w:rPr>
                <w:rFonts w:cs="Times New Roman"/>
                <w:sz w:val="20"/>
                <w:szCs w:val="20"/>
              </w:rPr>
            </w:pPr>
            <w:r w:rsidRPr="00D35F4C">
              <w:rPr>
                <w:rFonts w:cs="Times New Roman"/>
                <w:sz w:val="20"/>
                <w:szCs w:val="20"/>
              </w:rPr>
              <w:t>920</w:t>
            </w:r>
          </w:p>
        </w:tc>
        <w:tc>
          <w:tcPr>
            <w:tcW w:w="615" w:type="pct"/>
            <w:tcBorders>
              <w:top w:val="single" w:sz="4" w:space="0" w:color="auto"/>
            </w:tcBorders>
            <w:vAlign w:val="center"/>
          </w:tcPr>
          <w:p w14:paraId="28A10261" w14:textId="77777777" w:rsidR="00D55E82" w:rsidRPr="00D35F4C" w:rsidRDefault="00802368" w:rsidP="00190E2A">
            <w:pPr>
              <w:pStyle w:val="Compact"/>
              <w:jc w:val="right"/>
              <w:rPr>
                <w:rFonts w:cs="Times New Roman"/>
                <w:sz w:val="20"/>
                <w:szCs w:val="20"/>
              </w:rPr>
            </w:pPr>
            <w:r w:rsidRPr="00D35F4C">
              <w:rPr>
                <w:rFonts w:cs="Times New Roman"/>
                <w:sz w:val="20"/>
                <w:szCs w:val="20"/>
              </w:rPr>
              <w:t>33.91</w:t>
            </w:r>
          </w:p>
        </w:tc>
        <w:tc>
          <w:tcPr>
            <w:tcW w:w="615" w:type="pct"/>
            <w:tcBorders>
              <w:top w:val="single" w:sz="4" w:space="0" w:color="auto"/>
            </w:tcBorders>
            <w:vAlign w:val="center"/>
          </w:tcPr>
          <w:p w14:paraId="43E50ACB"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tcBorders>
              <w:top w:val="single" w:sz="4" w:space="0" w:color="auto"/>
            </w:tcBorders>
            <w:vAlign w:val="center"/>
          </w:tcPr>
          <w:p w14:paraId="44DBF97E" w14:textId="77777777" w:rsidR="00D55E82" w:rsidRPr="00D35F4C" w:rsidRDefault="00802368" w:rsidP="00190E2A">
            <w:pPr>
              <w:pStyle w:val="Compact"/>
              <w:jc w:val="right"/>
              <w:rPr>
                <w:rFonts w:cs="Times New Roman"/>
                <w:sz w:val="20"/>
                <w:szCs w:val="20"/>
              </w:rPr>
            </w:pPr>
            <w:r w:rsidRPr="00D35F4C">
              <w:rPr>
                <w:rFonts w:cs="Times New Roman"/>
                <w:sz w:val="20"/>
                <w:szCs w:val="20"/>
              </w:rPr>
              <w:t>0.011</w:t>
            </w:r>
          </w:p>
        </w:tc>
      </w:tr>
      <w:tr w:rsidR="00D55E82" w14:paraId="322C78D1" w14:textId="77777777" w:rsidTr="00190E2A">
        <w:tc>
          <w:tcPr>
            <w:tcW w:w="758" w:type="pct"/>
          </w:tcPr>
          <w:p w14:paraId="6B1DFB83" w14:textId="77777777" w:rsidR="00D55E82" w:rsidRPr="00190E2A" w:rsidRDefault="00D55E82">
            <w:pPr>
              <w:pStyle w:val="Compact"/>
              <w:rPr>
                <w:rFonts w:cs="Times New Roman"/>
                <w:i/>
                <w:sz w:val="20"/>
                <w:szCs w:val="20"/>
              </w:rPr>
            </w:pPr>
          </w:p>
        </w:tc>
        <w:tc>
          <w:tcPr>
            <w:tcW w:w="1093" w:type="pct"/>
          </w:tcPr>
          <w:p w14:paraId="7846D1FD" w14:textId="77777777" w:rsidR="00D55E82" w:rsidRPr="00D35F4C" w:rsidRDefault="00802368">
            <w:pPr>
              <w:pStyle w:val="Compact"/>
              <w:rPr>
                <w:rFonts w:cs="Times New Roman"/>
                <w:sz w:val="20"/>
                <w:szCs w:val="20"/>
              </w:rPr>
            </w:pPr>
            <w:r w:rsidRPr="00D35F4C">
              <w:rPr>
                <w:rFonts w:cs="Times New Roman"/>
                <w:sz w:val="20"/>
                <w:szCs w:val="20"/>
              </w:rPr>
              <w:t xml:space="preserve">After Cancellations, </w:t>
            </w:r>
            <w:r w:rsidRPr="00D35F4C">
              <w:rPr>
                <w:rFonts w:cs="Times New Roman"/>
                <w:i/>
                <w:sz w:val="20"/>
                <w:szCs w:val="20"/>
              </w:rPr>
              <w:t>b</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p>
        </w:tc>
        <w:tc>
          <w:tcPr>
            <w:tcW w:w="581" w:type="pct"/>
            <w:vAlign w:val="center"/>
          </w:tcPr>
          <w:p w14:paraId="4FF2CB6C" w14:textId="77777777" w:rsidR="00D55E82" w:rsidRPr="00D35F4C" w:rsidRDefault="00802368" w:rsidP="00190E2A">
            <w:pPr>
              <w:pStyle w:val="Compact"/>
              <w:jc w:val="right"/>
              <w:rPr>
                <w:rFonts w:cs="Times New Roman"/>
                <w:sz w:val="20"/>
                <w:szCs w:val="20"/>
              </w:rPr>
            </w:pPr>
            <w:r w:rsidRPr="00D35F4C">
              <w:rPr>
                <w:rFonts w:cs="Times New Roman"/>
                <w:sz w:val="20"/>
                <w:szCs w:val="20"/>
              </w:rPr>
              <w:t>298</w:t>
            </w:r>
          </w:p>
        </w:tc>
        <w:tc>
          <w:tcPr>
            <w:tcW w:w="580" w:type="pct"/>
            <w:vAlign w:val="center"/>
          </w:tcPr>
          <w:p w14:paraId="3072D975" w14:textId="77777777" w:rsidR="00D55E82" w:rsidRPr="00D35F4C" w:rsidRDefault="00802368" w:rsidP="00190E2A">
            <w:pPr>
              <w:pStyle w:val="Compact"/>
              <w:jc w:val="right"/>
              <w:rPr>
                <w:rFonts w:cs="Times New Roman"/>
                <w:sz w:val="20"/>
                <w:szCs w:val="20"/>
              </w:rPr>
            </w:pPr>
            <w:r w:rsidRPr="00D35F4C">
              <w:rPr>
                <w:rFonts w:cs="Times New Roman"/>
                <w:sz w:val="20"/>
                <w:szCs w:val="20"/>
              </w:rPr>
              <w:t>888</w:t>
            </w:r>
          </w:p>
        </w:tc>
        <w:tc>
          <w:tcPr>
            <w:tcW w:w="615" w:type="pct"/>
            <w:vAlign w:val="center"/>
          </w:tcPr>
          <w:p w14:paraId="410D3492" w14:textId="77777777" w:rsidR="00D55E82" w:rsidRPr="00D35F4C" w:rsidRDefault="00802368" w:rsidP="00190E2A">
            <w:pPr>
              <w:pStyle w:val="Compact"/>
              <w:jc w:val="right"/>
              <w:rPr>
                <w:rFonts w:cs="Times New Roman"/>
                <w:sz w:val="20"/>
                <w:szCs w:val="20"/>
              </w:rPr>
            </w:pPr>
            <w:r w:rsidRPr="00D35F4C">
              <w:rPr>
                <w:rFonts w:cs="Times New Roman"/>
                <w:sz w:val="20"/>
                <w:szCs w:val="20"/>
              </w:rPr>
              <w:t>33.56</w:t>
            </w:r>
          </w:p>
        </w:tc>
        <w:tc>
          <w:tcPr>
            <w:tcW w:w="615" w:type="pct"/>
            <w:vAlign w:val="center"/>
          </w:tcPr>
          <w:p w14:paraId="32A6A16D"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vAlign w:val="center"/>
          </w:tcPr>
          <w:p w14:paraId="3D8BAB03" w14:textId="77777777" w:rsidR="00D55E82" w:rsidRPr="00D35F4C" w:rsidRDefault="00802368" w:rsidP="00190E2A">
            <w:pPr>
              <w:pStyle w:val="Compact"/>
              <w:jc w:val="right"/>
              <w:rPr>
                <w:rFonts w:cs="Times New Roman"/>
                <w:sz w:val="20"/>
                <w:szCs w:val="20"/>
              </w:rPr>
            </w:pPr>
            <w:r w:rsidRPr="00D35F4C">
              <w:rPr>
                <w:rFonts w:cs="Times New Roman"/>
                <w:sz w:val="20"/>
                <w:szCs w:val="20"/>
              </w:rPr>
              <w:t>0.023</w:t>
            </w:r>
          </w:p>
        </w:tc>
      </w:tr>
      <w:tr w:rsidR="00D55E82" w14:paraId="759A1D3C" w14:textId="77777777" w:rsidTr="00190E2A">
        <w:tc>
          <w:tcPr>
            <w:tcW w:w="758" w:type="pct"/>
          </w:tcPr>
          <w:p w14:paraId="6F23C4E3" w14:textId="77777777" w:rsidR="00D55E82" w:rsidRPr="00190E2A" w:rsidRDefault="00D55E82">
            <w:pPr>
              <w:pStyle w:val="Compact"/>
              <w:rPr>
                <w:rFonts w:cs="Times New Roman"/>
                <w:i/>
                <w:sz w:val="20"/>
                <w:szCs w:val="20"/>
              </w:rPr>
            </w:pPr>
          </w:p>
        </w:tc>
        <w:tc>
          <w:tcPr>
            <w:tcW w:w="1093" w:type="pct"/>
          </w:tcPr>
          <w:p w14:paraId="4A4525EF" w14:textId="77777777" w:rsidR="00D55E82" w:rsidRPr="00D35F4C" w:rsidRDefault="00802368">
            <w:pPr>
              <w:pStyle w:val="Compact"/>
              <w:rPr>
                <w:rFonts w:cs="Times New Roman"/>
                <w:sz w:val="20"/>
                <w:szCs w:val="20"/>
              </w:rPr>
            </w:pPr>
            <w:r w:rsidRPr="00D35F4C">
              <w:rPr>
                <w:rFonts w:cs="Times New Roman"/>
                <w:sz w:val="20"/>
                <w:szCs w:val="20"/>
              </w:rPr>
              <w:t xml:space="preserve">With Inherits, </w:t>
            </w:r>
            <w:r w:rsidRPr="00D35F4C">
              <w:rPr>
                <w:rFonts w:cs="Times New Roman"/>
                <w:i/>
                <w:sz w:val="20"/>
                <w:szCs w:val="20"/>
              </w:rPr>
              <w:t>c</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p>
        </w:tc>
        <w:tc>
          <w:tcPr>
            <w:tcW w:w="581" w:type="pct"/>
            <w:vAlign w:val="center"/>
          </w:tcPr>
          <w:p w14:paraId="59CD2A33" w14:textId="77777777" w:rsidR="00D55E82" w:rsidRPr="00D35F4C" w:rsidRDefault="00802368" w:rsidP="00190E2A">
            <w:pPr>
              <w:pStyle w:val="Compact"/>
              <w:jc w:val="right"/>
              <w:rPr>
                <w:rFonts w:cs="Times New Roman"/>
                <w:sz w:val="20"/>
                <w:szCs w:val="20"/>
              </w:rPr>
            </w:pPr>
            <w:r w:rsidRPr="00D35F4C">
              <w:rPr>
                <w:rFonts w:cs="Times New Roman"/>
                <w:sz w:val="20"/>
                <w:szCs w:val="20"/>
              </w:rPr>
              <w:t>310</w:t>
            </w:r>
          </w:p>
        </w:tc>
        <w:tc>
          <w:tcPr>
            <w:tcW w:w="580" w:type="pct"/>
            <w:vAlign w:val="center"/>
          </w:tcPr>
          <w:p w14:paraId="2ED8C158" w14:textId="77777777" w:rsidR="00D55E82" w:rsidRPr="00D35F4C" w:rsidRDefault="00802368" w:rsidP="00190E2A">
            <w:pPr>
              <w:pStyle w:val="Compact"/>
              <w:jc w:val="right"/>
              <w:rPr>
                <w:rFonts w:cs="Times New Roman"/>
                <w:sz w:val="20"/>
                <w:szCs w:val="20"/>
              </w:rPr>
            </w:pPr>
            <w:r w:rsidRPr="00D35F4C">
              <w:rPr>
                <w:rFonts w:cs="Times New Roman"/>
                <w:sz w:val="20"/>
                <w:szCs w:val="20"/>
              </w:rPr>
              <w:t>888</w:t>
            </w:r>
          </w:p>
        </w:tc>
        <w:tc>
          <w:tcPr>
            <w:tcW w:w="615" w:type="pct"/>
            <w:vAlign w:val="center"/>
          </w:tcPr>
          <w:p w14:paraId="4C7E0623" w14:textId="77777777" w:rsidR="00D55E82" w:rsidRPr="00D35F4C" w:rsidRDefault="00802368" w:rsidP="00190E2A">
            <w:pPr>
              <w:pStyle w:val="Compact"/>
              <w:jc w:val="right"/>
              <w:rPr>
                <w:rFonts w:cs="Times New Roman"/>
                <w:sz w:val="20"/>
                <w:szCs w:val="20"/>
              </w:rPr>
            </w:pPr>
            <w:r w:rsidRPr="00D35F4C">
              <w:rPr>
                <w:rFonts w:cs="Times New Roman"/>
                <w:sz w:val="20"/>
                <w:szCs w:val="20"/>
              </w:rPr>
              <w:t>34.91</w:t>
            </w:r>
          </w:p>
        </w:tc>
        <w:tc>
          <w:tcPr>
            <w:tcW w:w="615" w:type="pct"/>
            <w:vAlign w:val="center"/>
          </w:tcPr>
          <w:p w14:paraId="19BE5D43"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vAlign w:val="center"/>
          </w:tcPr>
          <w:p w14:paraId="370C8013" w14:textId="77777777" w:rsidR="00D55E82" w:rsidRPr="00D35F4C" w:rsidRDefault="00802368" w:rsidP="00190E2A">
            <w:pPr>
              <w:pStyle w:val="Compact"/>
              <w:jc w:val="right"/>
              <w:rPr>
                <w:rFonts w:cs="Times New Roman"/>
                <w:sz w:val="20"/>
                <w:szCs w:val="20"/>
              </w:rPr>
            </w:pPr>
            <w:r w:rsidRPr="00D35F4C">
              <w:rPr>
                <w:rFonts w:cs="Times New Roman"/>
                <w:sz w:val="20"/>
                <w:szCs w:val="20"/>
              </w:rPr>
              <w:t>0.002</w:t>
            </w:r>
          </w:p>
        </w:tc>
      </w:tr>
      <w:tr w:rsidR="00D55E82" w14:paraId="5D13CCD5" w14:textId="77777777" w:rsidTr="00190E2A">
        <w:tc>
          <w:tcPr>
            <w:tcW w:w="758" w:type="pct"/>
            <w:tcBorders>
              <w:bottom w:val="single" w:sz="4" w:space="0" w:color="auto"/>
            </w:tcBorders>
          </w:tcPr>
          <w:p w14:paraId="346079D0" w14:textId="77777777" w:rsidR="00D55E82" w:rsidRPr="00190E2A" w:rsidRDefault="00D55E82">
            <w:pPr>
              <w:pStyle w:val="Compact"/>
              <w:rPr>
                <w:rFonts w:cs="Times New Roman"/>
                <w:i/>
                <w:sz w:val="20"/>
                <w:szCs w:val="20"/>
              </w:rPr>
            </w:pPr>
          </w:p>
        </w:tc>
        <w:tc>
          <w:tcPr>
            <w:tcW w:w="1093" w:type="pct"/>
            <w:tcBorders>
              <w:bottom w:val="single" w:sz="4" w:space="0" w:color="auto"/>
            </w:tcBorders>
          </w:tcPr>
          <w:p w14:paraId="742DF381" w14:textId="77777777" w:rsidR="00D55E82" w:rsidRPr="00D35F4C" w:rsidRDefault="00802368">
            <w:pPr>
              <w:pStyle w:val="Compact"/>
              <w:rPr>
                <w:rFonts w:cs="Times New Roman"/>
                <w:sz w:val="20"/>
                <w:szCs w:val="20"/>
              </w:rPr>
            </w:pPr>
            <w:r w:rsidRPr="00D35F4C">
              <w:rPr>
                <w:rFonts w:cs="Times New Roman"/>
                <w:sz w:val="20"/>
                <w:szCs w:val="20"/>
              </w:rPr>
              <w:t xml:space="preserve">After Waivers, </w:t>
            </w:r>
            <w:r w:rsidRPr="00D35F4C">
              <w:rPr>
                <w:rFonts w:cs="Times New Roman"/>
                <w:i/>
                <w:sz w:val="20"/>
                <w:szCs w:val="20"/>
              </w:rPr>
              <w:t>d</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r w:rsidRPr="00D35F4C">
              <w:rPr>
                <w:rFonts w:cs="Times New Roman"/>
                <w:i/>
                <w:sz w:val="20"/>
                <w:szCs w:val="20"/>
              </w:rPr>
              <w:t>d</w:t>
            </w:r>
            <w:r w:rsidRPr="00D35F4C">
              <w:rPr>
                <w:rFonts w:cs="Times New Roman"/>
                <w:sz w:val="20"/>
                <w:szCs w:val="20"/>
              </w:rPr>
              <w:t>)</w:t>
            </w:r>
          </w:p>
        </w:tc>
        <w:tc>
          <w:tcPr>
            <w:tcW w:w="581" w:type="pct"/>
            <w:tcBorders>
              <w:bottom w:val="single" w:sz="4" w:space="0" w:color="auto"/>
            </w:tcBorders>
            <w:vAlign w:val="center"/>
          </w:tcPr>
          <w:p w14:paraId="21E39EFD" w14:textId="77777777" w:rsidR="00D55E82" w:rsidRPr="00D35F4C" w:rsidRDefault="00802368" w:rsidP="00190E2A">
            <w:pPr>
              <w:pStyle w:val="Compact"/>
              <w:jc w:val="right"/>
              <w:rPr>
                <w:rFonts w:cs="Times New Roman"/>
                <w:sz w:val="20"/>
                <w:szCs w:val="20"/>
              </w:rPr>
            </w:pPr>
            <w:r w:rsidRPr="00D35F4C">
              <w:rPr>
                <w:rFonts w:cs="Times New Roman"/>
                <w:sz w:val="20"/>
                <w:szCs w:val="20"/>
              </w:rPr>
              <w:t>309</w:t>
            </w:r>
          </w:p>
        </w:tc>
        <w:tc>
          <w:tcPr>
            <w:tcW w:w="580" w:type="pct"/>
            <w:tcBorders>
              <w:bottom w:val="single" w:sz="4" w:space="0" w:color="auto"/>
            </w:tcBorders>
            <w:vAlign w:val="center"/>
          </w:tcPr>
          <w:p w14:paraId="345724F4" w14:textId="77777777" w:rsidR="00D55E82" w:rsidRPr="00D35F4C" w:rsidRDefault="00802368" w:rsidP="00190E2A">
            <w:pPr>
              <w:pStyle w:val="Compact"/>
              <w:jc w:val="right"/>
              <w:rPr>
                <w:rFonts w:cs="Times New Roman"/>
                <w:sz w:val="20"/>
                <w:szCs w:val="20"/>
              </w:rPr>
            </w:pPr>
            <w:r w:rsidRPr="00D35F4C">
              <w:rPr>
                <w:rFonts w:cs="Times New Roman"/>
                <w:sz w:val="20"/>
                <w:szCs w:val="20"/>
              </w:rPr>
              <w:t>888</w:t>
            </w:r>
          </w:p>
        </w:tc>
        <w:tc>
          <w:tcPr>
            <w:tcW w:w="615" w:type="pct"/>
            <w:tcBorders>
              <w:bottom w:val="single" w:sz="4" w:space="0" w:color="auto"/>
            </w:tcBorders>
            <w:vAlign w:val="center"/>
          </w:tcPr>
          <w:p w14:paraId="0E3184B4" w14:textId="77777777" w:rsidR="00D55E82" w:rsidRPr="00D35F4C" w:rsidRDefault="00802368" w:rsidP="00190E2A">
            <w:pPr>
              <w:pStyle w:val="Compact"/>
              <w:jc w:val="right"/>
              <w:rPr>
                <w:rFonts w:cs="Times New Roman"/>
                <w:sz w:val="20"/>
                <w:szCs w:val="20"/>
              </w:rPr>
            </w:pPr>
            <w:r w:rsidRPr="00D35F4C">
              <w:rPr>
                <w:rFonts w:cs="Times New Roman"/>
                <w:sz w:val="20"/>
                <w:szCs w:val="20"/>
              </w:rPr>
              <w:t>34.80</w:t>
            </w:r>
          </w:p>
        </w:tc>
        <w:tc>
          <w:tcPr>
            <w:tcW w:w="615" w:type="pct"/>
            <w:tcBorders>
              <w:bottom w:val="single" w:sz="4" w:space="0" w:color="auto"/>
            </w:tcBorders>
            <w:vAlign w:val="center"/>
          </w:tcPr>
          <w:p w14:paraId="1CBC9BA0"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tcBorders>
              <w:bottom w:val="single" w:sz="4" w:space="0" w:color="auto"/>
            </w:tcBorders>
            <w:vAlign w:val="center"/>
          </w:tcPr>
          <w:p w14:paraId="0AAAFF60" w14:textId="77777777" w:rsidR="00D55E82" w:rsidRPr="00D35F4C" w:rsidRDefault="00802368" w:rsidP="00190E2A">
            <w:pPr>
              <w:pStyle w:val="Compact"/>
              <w:jc w:val="right"/>
              <w:rPr>
                <w:rFonts w:cs="Times New Roman"/>
                <w:sz w:val="20"/>
                <w:szCs w:val="20"/>
              </w:rPr>
            </w:pPr>
            <w:r w:rsidRPr="00D35F4C">
              <w:rPr>
                <w:rFonts w:cs="Times New Roman"/>
                <w:sz w:val="20"/>
                <w:szCs w:val="20"/>
              </w:rPr>
              <w:t>0.002</w:t>
            </w:r>
          </w:p>
        </w:tc>
      </w:tr>
      <w:tr w:rsidR="00D55E82" w14:paraId="3079A976" w14:textId="77777777" w:rsidTr="00190E2A">
        <w:tc>
          <w:tcPr>
            <w:tcW w:w="758" w:type="pct"/>
            <w:tcBorders>
              <w:top w:val="single" w:sz="4" w:space="0" w:color="auto"/>
            </w:tcBorders>
          </w:tcPr>
          <w:p w14:paraId="5BA5E1BE" w14:textId="77777777" w:rsidR="00D55E82" w:rsidRPr="00190E2A" w:rsidRDefault="00802368">
            <w:pPr>
              <w:pStyle w:val="Compact"/>
              <w:rPr>
                <w:rFonts w:cs="Times New Roman"/>
                <w:i/>
                <w:sz w:val="20"/>
                <w:szCs w:val="20"/>
              </w:rPr>
            </w:pPr>
            <w:r w:rsidRPr="00190E2A">
              <w:rPr>
                <w:rFonts w:cs="Times New Roman"/>
                <w:i/>
                <w:sz w:val="20"/>
                <w:szCs w:val="20"/>
              </w:rPr>
              <w:t>POT - No Tender</w:t>
            </w:r>
          </w:p>
        </w:tc>
        <w:tc>
          <w:tcPr>
            <w:tcW w:w="1093" w:type="pct"/>
            <w:tcBorders>
              <w:top w:val="single" w:sz="4" w:space="0" w:color="auto"/>
            </w:tcBorders>
          </w:tcPr>
          <w:p w14:paraId="05D2121D" w14:textId="77777777" w:rsidR="00D55E82" w:rsidRPr="00D35F4C" w:rsidRDefault="00802368">
            <w:pPr>
              <w:pStyle w:val="Compact"/>
              <w:rPr>
                <w:rFonts w:cs="Times New Roman"/>
                <w:sz w:val="20"/>
                <w:szCs w:val="20"/>
              </w:rPr>
            </w:pPr>
            <w:r w:rsidRPr="00D35F4C">
              <w:rPr>
                <w:rFonts w:cs="Times New Roman"/>
                <w:sz w:val="20"/>
                <w:szCs w:val="20"/>
              </w:rPr>
              <w:t xml:space="preserve">Initial Random Selection, </w:t>
            </w:r>
            <w:r w:rsidRPr="00D35F4C">
              <w:rPr>
                <w:rFonts w:cs="Times New Roman"/>
                <w:i/>
                <w:sz w:val="20"/>
                <w:szCs w:val="20"/>
              </w:rPr>
              <w:t>a</w:t>
            </w:r>
          </w:p>
        </w:tc>
        <w:tc>
          <w:tcPr>
            <w:tcW w:w="581" w:type="pct"/>
            <w:tcBorders>
              <w:top w:val="single" w:sz="4" w:space="0" w:color="auto"/>
            </w:tcBorders>
            <w:vAlign w:val="center"/>
          </w:tcPr>
          <w:p w14:paraId="670D9F13" w14:textId="77777777" w:rsidR="00D55E82" w:rsidRPr="00D35F4C" w:rsidRDefault="00802368" w:rsidP="00190E2A">
            <w:pPr>
              <w:pStyle w:val="Compact"/>
              <w:jc w:val="right"/>
              <w:rPr>
                <w:rFonts w:cs="Times New Roman"/>
                <w:sz w:val="20"/>
                <w:szCs w:val="20"/>
              </w:rPr>
            </w:pPr>
            <w:r w:rsidRPr="00D35F4C">
              <w:rPr>
                <w:rFonts w:cs="Times New Roman"/>
                <w:sz w:val="20"/>
                <w:szCs w:val="20"/>
              </w:rPr>
              <w:t>84</w:t>
            </w:r>
          </w:p>
        </w:tc>
        <w:tc>
          <w:tcPr>
            <w:tcW w:w="580" w:type="pct"/>
            <w:tcBorders>
              <w:top w:val="single" w:sz="4" w:space="0" w:color="auto"/>
            </w:tcBorders>
            <w:vAlign w:val="center"/>
          </w:tcPr>
          <w:p w14:paraId="109C931E" w14:textId="77777777" w:rsidR="00D55E82" w:rsidRPr="00D35F4C" w:rsidRDefault="00802368" w:rsidP="00190E2A">
            <w:pPr>
              <w:pStyle w:val="Compact"/>
              <w:jc w:val="right"/>
              <w:rPr>
                <w:rFonts w:cs="Times New Roman"/>
                <w:sz w:val="20"/>
                <w:szCs w:val="20"/>
              </w:rPr>
            </w:pPr>
            <w:r w:rsidRPr="00D35F4C">
              <w:rPr>
                <w:rFonts w:cs="Times New Roman"/>
                <w:sz w:val="20"/>
                <w:szCs w:val="20"/>
              </w:rPr>
              <w:t>583</w:t>
            </w:r>
          </w:p>
        </w:tc>
        <w:tc>
          <w:tcPr>
            <w:tcW w:w="615" w:type="pct"/>
            <w:tcBorders>
              <w:top w:val="single" w:sz="4" w:space="0" w:color="auto"/>
            </w:tcBorders>
            <w:vAlign w:val="center"/>
          </w:tcPr>
          <w:p w14:paraId="61C498FF" w14:textId="77777777" w:rsidR="00D55E82" w:rsidRPr="00D35F4C" w:rsidRDefault="00802368" w:rsidP="00190E2A">
            <w:pPr>
              <w:pStyle w:val="Compact"/>
              <w:jc w:val="right"/>
              <w:rPr>
                <w:rFonts w:cs="Times New Roman"/>
                <w:sz w:val="20"/>
                <w:szCs w:val="20"/>
              </w:rPr>
            </w:pPr>
            <w:r w:rsidRPr="00D35F4C">
              <w:rPr>
                <w:rFonts w:cs="Times New Roman"/>
                <w:sz w:val="20"/>
                <w:szCs w:val="20"/>
              </w:rPr>
              <w:t>14.41</w:t>
            </w:r>
          </w:p>
        </w:tc>
        <w:tc>
          <w:tcPr>
            <w:tcW w:w="615" w:type="pct"/>
            <w:tcBorders>
              <w:top w:val="single" w:sz="4" w:space="0" w:color="auto"/>
            </w:tcBorders>
            <w:vAlign w:val="center"/>
          </w:tcPr>
          <w:p w14:paraId="4E2E6A31" w14:textId="77777777" w:rsidR="00D55E82" w:rsidRPr="00D35F4C" w:rsidRDefault="00802368" w:rsidP="00190E2A">
            <w:pPr>
              <w:pStyle w:val="Compact"/>
              <w:jc w:val="right"/>
              <w:rPr>
                <w:rFonts w:cs="Times New Roman"/>
                <w:sz w:val="20"/>
                <w:szCs w:val="20"/>
              </w:rPr>
            </w:pPr>
            <w:r w:rsidRPr="00D35F4C">
              <w:rPr>
                <w:rFonts w:cs="Times New Roman"/>
                <w:sz w:val="20"/>
                <w:szCs w:val="20"/>
              </w:rPr>
              <w:t>15.43</w:t>
            </w:r>
          </w:p>
        </w:tc>
        <w:tc>
          <w:tcPr>
            <w:tcW w:w="758" w:type="pct"/>
            <w:tcBorders>
              <w:top w:val="single" w:sz="4" w:space="0" w:color="auto"/>
            </w:tcBorders>
            <w:vAlign w:val="center"/>
          </w:tcPr>
          <w:p w14:paraId="65ACC7CB" w14:textId="77777777" w:rsidR="00D55E82" w:rsidRPr="00D35F4C" w:rsidRDefault="00802368" w:rsidP="00190E2A">
            <w:pPr>
              <w:pStyle w:val="Compact"/>
              <w:jc w:val="right"/>
              <w:rPr>
                <w:rFonts w:cs="Times New Roman"/>
                <w:sz w:val="20"/>
                <w:szCs w:val="20"/>
              </w:rPr>
            </w:pPr>
            <w:r w:rsidRPr="00D35F4C">
              <w:rPr>
                <w:rFonts w:cs="Times New Roman"/>
                <w:sz w:val="20"/>
                <w:szCs w:val="20"/>
              </w:rPr>
              <w:t>0.528</w:t>
            </w:r>
          </w:p>
        </w:tc>
      </w:tr>
      <w:tr w:rsidR="00D55E82" w14:paraId="031D47A5" w14:textId="77777777" w:rsidTr="00190E2A">
        <w:tc>
          <w:tcPr>
            <w:tcW w:w="758" w:type="pct"/>
          </w:tcPr>
          <w:p w14:paraId="4666F13A" w14:textId="77777777" w:rsidR="00D55E82" w:rsidRPr="00190E2A" w:rsidRDefault="00D55E82">
            <w:pPr>
              <w:pStyle w:val="Compact"/>
              <w:rPr>
                <w:rFonts w:cs="Times New Roman"/>
                <w:i/>
                <w:sz w:val="20"/>
                <w:szCs w:val="20"/>
              </w:rPr>
            </w:pPr>
          </w:p>
        </w:tc>
        <w:tc>
          <w:tcPr>
            <w:tcW w:w="1093" w:type="pct"/>
          </w:tcPr>
          <w:p w14:paraId="76412458" w14:textId="77777777" w:rsidR="00D55E82" w:rsidRPr="00D35F4C" w:rsidRDefault="00802368">
            <w:pPr>
              <w:pStyle w:val="Compact"/>
              <w:rPr>
                <w:rFonts w:cs="Times New Roman"/>
                <w:sz w:val="20"/>
                <w:szCs w:val="20"/>
              </w:rPr>
            </w:pPr>
            <w:r w:rsidRPr="00D35F4C">
              <w:rPr>
                <w:rFonts w:cs="Times New Roman"/>
                <w:sz w:val="20"/>
                <w:szCs w:val="20"/>
              </w:rPr>
              <w:t xml:space="preserve">After Cancellations, </w:t>
            </w:r>
            <w:r w:rsidRPr="00D35F4C">
              <w:rPr>
                <w:rFonts w:cs="Times New Roman"/>
                <w:i/>
                <w:sz w:val="20"/>
                <w:szCs w:val="20"/>
              </w:rPr>
              <w:t>b</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p>
        </w:tc>
        <w:tc>
          <w:tcPr>
            <w:tcW w:w="581" w:type="pct"/>
            <w:vAlign w:val="center"/>
          </w:tcPr>
          <w:p w14:paraId="3C1C41D9" w14:textId="77777777" w:rsidR="00D55E82" w:rsidRPr="00D35F4C" w:rsidRDefault="00802368" w:rsidP="00190E2A">
            <w:pPr>
              <w:pStyle w:val="Compact"/>
              <w:jc w:val="right"/>
              <w:rPr>
                <w:rFonts w:cs="Times New Roman"/>
                <w:sz w:val="20"/>
                <w:szCs w:val="20"/>
              </w:rPr>
            </w:pPr>
            <w:r w:rsidRPr="00D35F4C">
              <w:rPr>
                <w:rFonts w:cs="Times New Roman"/>
                <w:sz w:val="20"/>
                <w:szCs w:val="20"/>
              </w:rPr>
              <w:t>65</w:t>
            </w:r>
          </w:p>
        </w:tc>
        <w:tc>
          <w:tcPr>
            <w:tcW w:w="580" w:type="pct"/>
            <w:vAlign w:val="center"/>
          </w:tcPr>
          <w:p w14:paraId="231701AB" w14:textId="77777777" w:rsidR="00D55E82" w:rsidRPr="00D35F4C" w:rsidRDefault="00802368" w:rsidP="00190E2A">
            <w:pPr>
              <w:pStyle w:val="Compact"/>
              <w:jc w:val="right"/>
              <w:rPr>
                <w:rFonts w:cs="Times New Roman"/>
                <w:sz w:val="20"/>
                <w:szCs w:val="20"/>
              </w:rPr>
            </w:pPr>
            <w:r w:rsidRPr="00D35F4C">
              <w:rPr>
                <w:rFonts w:cs="Times New Roman"/>
                <w:sz w:val="20"/>
                <w:szCs w:val="20"/>
              </w:rPr>
              <w:t>497</w:t>
            </w:r>
          </w:p>
        </w:tc>
        <w:tc>
          <w:tcPr>
            <w:tcW w:w="615" w:type="pct"/>
            <w:vAlign w:val="center"/>
          </w:tcPr>
          <w:p w14:paraId="44A7BCCF" w14:textId="77777777" w:rsidR="00D55E82" w:rsidRPr="00D35F4C" w:rsidRDefault="00802368" w:rsidP="00190E2A">
            <w:pPr>
              <w:pStyle w:val="Compact"/>
              <w:jc w:val="right"/>
              <w:rPr>
                <w:rFonts w:cs="Times New Roman"/>
                <w:sz w:val="20"/>
                <w:szCs w:val="20"/>
              </w:rPr>
            </w:pPr>
            <w:r w:rsidRPr="00D35F4C">
              <w:rPr>
                <w:rFonts w:cs="Times New Roman"/>
                <w:sz w:val="20"/>
                <w:szCs w:val="20"/>
              </w:rPr>
              <w:t>13.08</w:t>
            </w:r>
          </w:p>
        </w:tc>
        <w:tc>
          <w:tcPr>
            <w:tcW w:w="615" w:type="pct"/>
            <w:vAlign w:val="center"/>
          </w:tcPr>
          <w:p w14:paraId="72033A2C" w14:textId="77777777" w:rsidR="00D55E82" w:rsidRPr="00D35F4C" w:rsidRDefault="00802368" w:rsidP="00190E2A">
            <w:pPr>
              <w:pStyle w:val="Compact"/>
              <w:jc w:val="right"/>
              <w:rPr>
                <w:rFonts w:cs="Times New Roman"/>
                <w:sz w:val="20"/>
                <w:szCs w:val="20"/>
              </w:rPr>
            </w:pPr>
            <w:r w:rsidRPr="00D35F4C">
              <w:rPr>
                <w:rFonts w:cs="Times New Roman"/>
                <w:sz w:val="20"/>
                <w:szCs w:val="20"/>
              </w:rPr>
              <w:t>15.43</w:t>
            </w:r>
          </w:p>
        </w:tc>
        <w:tc>
          <w:tcPr>
            <w:tcW w:w="758" w:type="pct"/>
            <w:vAlign w:val="center"/>
          </w:tcPr>
          <w:p w14:paraId="00DB962F" w14:textId="77777777" w:rsidR="00D55E82" w:rsidRPr="00D35F4C" w:rsidRDefault="00802368" w:rsidP="00190E2A">
            <w:pPr>
              <w:pStyle w:val="Compact"/>
              <w:jc w:val="right"/>
              <w:rPr>
                <w:rFonts w:cs="Times New Roman"/>
                <w:sz w:val="20"/>
                <w:szCs w:val="20"/>
              </w:rPr>
            </w:pPr>
            <w:r w:rsidRPr="00D35F4C">
              <w:rPr>
                <w:rFonts w:cs="Times New Roman"/>
                <w:sz w:val="20"/>
                <w:szCs w:val="20"/>
              </w:rPr>
              <w:t>0.153</w:t>
            </w:r>
          </w:p>
        </w:tc>
      </w:tr>
      <w:tr w:rsidR="00D55E82" w14:paraId="63F74572" w14:textId="77777777" w:rsidTr="00190E2A">
        <w:tc>
          <w:tcPr>
            <w:tcW w:w="758" w:type="pct"/>
          </w:tcPr>
          <w:p w14:paraId="15522BC2" w14:textId="77777777" w:rsidR="00D55E82" w:rsidRPr="00190E2A" w:rsidRDefault="00D55E82">
            <w:pPr>
              <w:pStyle w:val="Compact"/>
              <w:rPr>
                <w:rFonts w:cs="Times New Roman"/>
                <w:i/>
                <w:sz w:val="20"/>
                <w:szCs w:val="20"/>
              </w:rPr>
            </w:pPr>
          </w:p>
        </w:tc>
        <w:tc>
          <w:tcPr>
            <w:tcW w:w="1093" w:type="pct"/>
          </w:tcPr>
          <w:p w14:paraId="0C6573E7" w14:textId="77777777" w:rsidR="00D55E82" w:rsidRPr="00D35F4C" w:rsidRDefault="00802368">
            <w:pPr>
              <w:pStyle w:val="Compact"/>
              <w:rPr>
                <w:rFonts w:cs="Times New Roman"/>
                <w:sz w:val="20"/>
                <w:szCs w:val="20"/>
              </w:rPr>
            </w:pPr>
            <w:r w:rsidRPr="00D35F4C">
              <w:rPr>
                <w:rFonts w:cs="Times New Roman"/>
                <w:sz w:val="20"/>
                <w:szCs w:val="20"/>
              </w:rPr>
              <w:t xml:space="preserve">With Inherits, </w:t>
            </w:r>
            <w:r w:rsidRPr="00D35F4C">
              <w:rPr>
                <w:rFonts w:cs="Times New Roman"/>
                <w:i/>
                <w:sz w:val="20"/>
                <w:szCs w:val="20"/>
              </w:rPr>
              <w:t>c</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p>
        </w:tc>
        <w:tc>
          <w:tcPr>
            <w:tcW w:w="581" w:type="pct"/>
            <w:vAlign w:val="center"/>
          </w:tcPr>
          <w:p w14:paraId="2B1C1583" w14:textId="77777777" w:rsidR="00D55E82" w:rsidRPr="00D35F4C" w:rsidRDefault="00802368" w:rsidP="00190E2A">
            <w:pPr>
              <w:pStyle w:val="Compact"/>
              <w:jc w:val="right"/>
              <w:rPr>
                <w:rFonts w:cs="Times New Roman"/>
                <w:sz w:val="20"/>
                <w:szCs w:val="20"/>
              </w:rPr>
            </w:pPr>
            <w:r w:rsidRPr="00D35F4C">
              <w:rPr>
                <w:rFonts w:cs="Times New Roman"/>
                <w:sz w:val="20"/>
                <w:szCs w:val="20"/>
              </w:rPr>
              <w:t>79</w:t>
            </w:r>
          </w:p>
        </w:tc>
        <w:tc>
          <w:tcPr>
            <w:tcW w:w="580" w:type="pct"/>
            <w:vAlign w:val="center"/>
          </w:tcPr>
          <w:p w14:paraId="6F720157" w14:textId="77777777" w:rsidR="00D55E82" w:rsidRPr="00D35F4C" w:rsidRDefault="00802368" w:rsidP="00190E2A">
            <w:pPr>
              <w:pStyle w:val="Compact"/>
              <w:jc w:val="right"/>
              <w:rPr>
                <w:rFonts w:cs="Times New Roman"/>
                <w:sz w:val="20"/>
                <w:szCs w:val="20"/>
              </w:rPr>
            </w:pPr>
            <w:r w:rsidRPr="00D35F4C">
              <w:rPr>
                <w:rFonts w:cs="Times New Roman"/>
                <w:sz w:val="20"/>
                <w:szCs w:val="20"/>
              </w:rPr>
              <w:t>497</w:t>
            </w:r>
          </w:p>
        </w:tc>
        <w:tc>
          <w:tcPr>
            <w:tcW w:w="615" w:type="pct"/>
            <w:vAlign w:val="center"/>
          </w:tcPr>
          <w:p w14:paraId="03AA5863" w14:textId="77777777" w:rsidR="00D55E82" w:rsidRPr="00D35F4C" w:rsidRDefault="00802368" w:rsidP="00190E2A">
            <w:pPr>
              <w:pStyle w:val="Compact"/>
              <w:jc w:val="right"/>
              <w:rPr>
                <w:rFonts w:cs="Times New Roman"/>
                <w:sz w:val="20"/>
                <w:szCs w:val="20"/>
              </w:rPr>
            </w:pPr>
            <w:r w:rsidRPr="00D35F4C">
              <w:rPr>
                <w:rFonts w:cs="Times New Roman"/>
                <w:sz w:val="20"/>
                <w:szCs w:val="20"/>
              </w:rPr>
              <w:t>15.90</w:t>
            </w:r>
          </w:p>
        </w:tc>
        <w:tc>
          <w:tcPr>
            <w:tcW w:w="615" w:type="pct"/>
            <w:vAlign w:val="center"/>
          </w:tcPr>
          <w:p w14:paraId="390D8DE1" w14:textId="77777777" w:rsidR="00D55E82" w:rsidRPr="00D35F4C" w:rsidRDefault="00802368" w:rsidP="00190E2A">
            <w:pPr>
              <w:pStyle w:val="Compact"/>
              <w:jc w:val="right"/>
              <w:rPr>
                <w:rFonts w:cs="Times New Roman"/>
                <w:sz w:val="20"/>
                <w:szCs w:val="20"/>
              </w:rPr>
            </w:pPr>
            <w:r w:rsidRPr="00D35F4C">
              <w:rPr>
                <w:rFonts w:cs="Times New Roman"/>
                <w:sz w:val="20"/>
                <w:szCs w:val="20"/>
              </w:rPr>
              <w:t>15.43</w:t>
            </w:r>
          </w:p>
        </w:tc>
        <w:tc>
          <w:tcPr>
            <w:tcW w:w="758" w:type="pct"/>
            <w:vAlign w:val="center"/>
          </w:tcPr>
          <w:p w14:paraId="5808C841" w14:textId="77777777" w:rsidR="00D55E82" w:rsidRPr="00D35F4C" w:rsidRDefault="00802368" w:rsidP="00190E2A">
            <w:pPr>
              <w:pStyle w:val="Compact"/>
              <w:jc w:val="right"/>
              <w:rPr>
                <w:rFonts w:cs="Times New Roman"/>
                <w:sz w:val="20"/>
                <w:szCs w:val="20"/>
              </w:rPr>
            </w:pPr>
            <w:r w:rsidRPr="00D35F4C">
              <w:rPr>
                <w:rFonts w:cs="Times New Roman"/>
                <w:sz w:val="20"/>
                <w:szCs w:val="20"/>
              </w:rPr>
              <w:t>0.756</w:t>
            </w:r>
          </w:p>
        </w:tc>
      </w:tr>
      <w:tr w:rsidR="00D55E82" w14:paraId="226F5C35" w14:textId="77777777" w:rsidTr="00190E2A">
        <w:tc>
          <w:tcPr>
            <w:tcW w:w="758" w:type="pct"/>
            <w:tcBorders>
              <w:bottom w:val="single" w:sz="4" w:space="0" w:color="auto"/>
            </w:tcBorders>
          </w:tcPr>
          <w:p w14:paraId="20300C78" w14:textId="77777777" w:rsidR="00D55E82" w:rsidRPr="00190E2A" w:rsidRDefault="00D55E82">
            <w:pPr>
              <w:pStyle w:val="Compact"/>
              <w:rPr>
                <w:rFonts w:cs="Times New Roman"/>
                <w:i/>
                <w:sz w:val="20"/>
                <w:szCs w:val="20"/>
              </w:rPr>
            </w:pPr>
          </w:p>
        </w:tc>
        <w:tc>
          <w:tcPr>
            <w:tcW w:w="1093" w:type="pct"/>
            <w:tcBorders>
              <w:bottom w:val="single" w:sz="4" w:space="0" w:color="auto"/>
            </w:tcBorders>
          </w:tcPr>
          <w:p w14:paraId="6E5B1A34" w14:textId="77777777" w:rsidR="00D55E82" w:rsidRPr="00D35F4C" w:rsidRDefault="00802368">
            <w:pPr>
              <w:pStyle w:val="Compact"/>
              <w:rPr>
                <w:rFonts w:cs="Times New Roman"/>
                <w:sz w:val="20"/>
                <w:szCs w:val="20"/>
              </w:rPr>
            </w:pPr>
            <w:r w:rsidRPr="00D35F4C">
              <w:rPr>
                <w:rFonts w:cs="Times New Roman"/>
                <w:sz w:val="20"/>
                <w:szCs w:val="20"/>
              </w:rPr>
              <w:t xml:space="preserve">After Waivers, </w:t>
            </w:r>
            <w:r w:rsidRPr="00D35F4C">
              <w:rPr>
                <w:rFonts w:cs="Times New Roman"/>
                <w:i/>
                <w:sz w:val="20"/>
                <w:szCs w:val="20"/>
              </w:rPr>
              <w:t>d</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r w:rsidRPr="00D35F4C">
              <w:rPr>
                <w:rFonts w:cs="Times New Roman"/>
                <w:i/>
                <w:sz w:val="20"/>
                <w:szCs w:val="20"/>
              </w:rPr>
              <w:t>d</w:t>
            </w:r>
            <w:r w:rsidRPr="00D35F4C">
              <w:rPr>
                <w:rFonts w:cs="Times New Roman"/>
                <w:sz w:val="20"/>
                <w:szCs w:val="20"/>
              </w:rPr>
              <w:t>)</w:t>
            </w:r>
          </w:p>
        </w:tc>
        <w:tc>
          <w:tcPr>
            <w:tcW w:w="581" w:type="pct"/>
            <w:tcBorders>
              <w:bottom w:val="single" w:sz="4" w:space="0" w:color="auto"/>
            </w:tcBorders>
            <w:vAlign w:val="center"/>
          </w:tcPr>
          <w:p w14:paraId="38092916" w14:textId="77777777" w:rsidR="00D55E82" w:rsidRPr="00D35F4C" w:rsidRDefault="00802368" w:rsidP="00190E2A">
            <w:pPr>
              <w:pStyle w:val="Compact"/>
              <w:jc w:val="right"/>
              <w:rPr>
                <w:rFonts w:cs="Times New Roman"/>
                <w:sz w:val="20"/>
                <w:szCs w:val="20"/>
              </w:rPr>
            </w:pPr>
            <w:r w:rsidRPr="00D35F4C">
              <w:rPr>
                <w:rFonts w:cs="Times New Roman"/>
                <w:sz w:val="20"/>
                <w:szCs w:val="20"/>
              </w:rPr>
              <w:t>75</w:t>
            </w:r>
          </w:p>
        </w:tc>
        <w:tc>
          <w:tcPr>
            <w:tcW w:w="580" w:type="pct"/>
            <w:tcBorders>
              <w:bottom w:val="single" w:sz="4" w:space="0" w:color="auto"/>
            </w:tcBorders>
            <w:vAlign w:val="center"/>
          </w:tcPr>
          <w:p w14:paraId="527A15EB" w14:textId="77777777" w:rsidR="00D55E82" w:rsidRPr="00D35F4C" w:rsidRDefault="00802368" w:rsidP="00190E2A">
            <w:pPr>
              <w:pStyle w:val="Compact"/>
              <w:jc w:val="right"/>
              <w:rPr>
                <w:rFonts w:cs="Times New Roman"/>
                <w:sz w:val="20"/>
                <w:szCs w:val="20"/>
              </w:rPr>
            </w:pPr>
            <w:r w:rsidRPr="00D35F4C">
              <w:rPr>
                <w:rFonts w:cs="Times New Roman"/>
                <w:sz w:val="20"/>
                <w:szCs w:val="20"/>
              </w:rPr>
              <w:t>497</w:t>
            </w:r>
          </w:p>
        </w:tc>
        <w:tc>
          <w:tcPr>
            <w:tcW w:w="615" w:type="pct"/>
            <w:tcBorders>
              <w:bottom w:val="single" w:sz="4" w:space="0" w:color="auto"/>
            </w:tcBorders>
            <w:vAlign w:val="center"/>
          </w:tcPr>
          <w:p w14:paraId="30A7CBE9" w14:textId="77777777" w:rsidR="00D55E82" w:rsidRPr="00D35F4C" w:rsidRDefault="00802368" w:rsidP="00190E2A">
            <w:pPr>
              <w:pStyle w:val="Compact"/>
              <w:jc w:val="right"/>
              <w:rPr>
                <w:rFonts w:cs="Times New Roman"/>
                <w:sz w:val="20"/>
                <w:szCs w:val="20"/>
              </w:rPr>
            </w:pPr>
            <w:r w:rsidRPr="00D35F4C">
              <w:rPr>
                <w:rFonts w:cs="Times New Roman"/>
                <w:sz w:val="20"/>
                <w:szCs w:val="20"/>
              </w:rPr>
              <w:t>15.09</w:t>
            </w:r>
          </w:p>
        </w:tc>
        <w:tc>
          <w:tcPr>
            <w:tcW w:w="615" w:type="pct"/>
            <w:tcBorders>
              <w:bottom w:val="single" w:sz="4" w:space="0" w:color="auto"/>
            </w:tcBorders>
            <w:vAlign w:val="center"/>
          </w:tcPr>
          <w:p w14:paraId="304686EE" w14:textId="77777777" w:rsidR="00D55E82" w:rsidRPr="00D35F4C" w:rsidRDefault="00802368" w:rsidP="00190E2A">
            <w:pPr>
              <w:pStyle w:val="Compact"/>
              <w:jc w:val="right"/>
              <w:rPr>
                <w:rFonts w:cs="Times New Roman"/>
                <w:sz w:val="20"/>
                <w:szCs w:val="20"/>
              </w:rPr>
            </w:pPr>
            <w:r w:rsidRPr="00D35F4C">
              <w:rPr>
                <w:rFonts w:cs="Times New Roman"/>
                <w:sz w:val="20"/>
                <w:szCs w:val="20"/>
              </w:rPr>
              <w:t>15.43</w:t>
            </w:r>
          </w:p>
        </w:tc>
        <w:tc>
          <w:tcPr>
            <w:tcW w:w="758" w:type="pct"/>
            <w:tcBorders>
              <w:bottom w:val="single" w:sz="4" w:space="0" w:color="auto"/>
            </w:tcBorders>
            <w:vAlign w:val="center"/>
          </w:tcPr>
          <w:p w14:paraId="1CB337C6" w14:textId="77777777" w:rsidR="00D55E82" w:rsidRPr="00D35F4C" w:rsidRDefault="00802368" w:rsidP="00190E2A">
            <w:pPr>
              <w:pStyle w:val="Compact"/>
              <w:jc w:val="right"/>
              <w:rPr>
                <w:rFonts w:cs="Times New Roman"/>
                <w:sz w:val="20"/>
                <w:szCs w:val="20"/>
              </w:rPr>
            </w:pPr>
            <w:r w:rsidRPr="00D35F4C">
              <w:rPr>
                <w:rFonts w:cs="Times New Roman"/>
                <w:sz w:val="20"/>
                <w:szCs w:val="20"/>
              </w:rPr>
              <w:t>0.901</w:t>
            </w:r>
          </w:p>
        </w:tc>
      </w:tr>
      <w:tr w:rsidR="00D55E82" w14:paraId="5937EAFA" w14:textId="77777777" w:rsidTr="00190E2A">
        <w:tc>
          <w:tcPr>
            <w:tcW w:w="758" w:type="pct"/>
            <w:tcBorders>
              <w:top w:val="single" w:sz="4" w:space="0" w:color="auto"/>
            </w:tcBorders>
          </w:tcPr>
          <w:p w14:paraId="2531165A" w14:textId="77777777" w:rsidR="00D55E82" w:rsidRPr="00190E2A" w:rsidRDefault="00802368">
            <w:pPr>
              <w:pStyle w:val="Compact"/>
              <w:rPr>
                <w:rFonts w:cs="Times New Roman"/>
                <w:i/>
                <w:sz w:val="20"/>
                <w:szCs w:val="20"/>
              </w:rPr>
            </w:pPr>
            <w:r w:rsidRPr="00190E2A">
              <w:rPr>
                <w:rFonts w:cs="Times New Roman"/>
                <w:i/>
                <w:sz w:val="20"/>
                <w:szCs w:val="20"/>
              </w:rPr>
              <w:t>POT - Tender</w:t>
            </w:r>
          </w:p>
        </w:tc>
        <w:tc>
          <w:tcPr>
            <w:tcW w:w="1093" w:type="pct"/>
            <w:tcBorders>
              <w:top w:val="single" w:sz="4" w:space="0" w:color="auto"/>
            </w:tcBorders>
          </w:tcPr>
          <w:p w14:paraId="67333DE7" w14:textId="77777777" w:rsidR="00D55E82" w:rsidRPr="00D35F4C" w:rsidRDefault="00802368">
            <w:pPr>
              <w:pStyle w:val="Compact"/>
              <w:rPr>
                <w:rFonts w:cs="Times New Roman"/>
                <w:sz w:val="20"/>
                <w:szCs w:val="20"/>
              </w:rPr>
            </w:pPr>
            <w:r w:rsidRPr="00D35F4C">
              <w:rPr>
                <w:rFonts w:cs="Times New Roman"/>
                <w:sz w:val="20"/>
                <w:szCs w:val="20"/>
              </w:rPr>
              <w:t xml:space="preserve">Initial Random Selection, </w:t>
            </w:r>
            <w:r w:rsidRPr="00D35F4C">
              <w:rPr>
                <w:rFonts w:cs="Times New Roman"/>
                <w:i/>
                <w:sz w:val="20"/>
                <w:szCs w:val="20"/>
              </w:rPr>
              <w:t>a</w:t>
            </w:r>
          </w:p>
        </w:tc>
        <w:tc>
          <w:tcPr>
            <w:tcW w:w="581" w:type="pct"/>
            <w:tcBorders>
              <w:top w:val="single" w:sz="4" w:space="0" w:color="auto"/>
            </w:tcBorders>
            <w:vAlign w:val="center"/>
          </w:tcPr>
          <w:p w14:paraId="33DAC480" w14:textId="77777777" w:rsidR="00D55E82" w:rsidRPr="00D35F4C" w:rsidRDefault="00802368" w:rsidP="00190E2A">
            <w:pPr>
              <w:pStyle w:val="Compact"/>
              <w:jc w:val="right"/>
              <w:rPr>
                <w:rFonts w:cs="Times New Roman"/>
                <w:sz w:val="20"/>
                <w:szCs w:val="20"/>
              </w:rPr>
            </w:pPr>
            <w:r w:rsidRPr="00D35F4C">
              <w:rPr>
                <w:rFonts w:cs="Times New Roman"/>
                <w:sz w:val="20"/>
                <w:szCs w:val="20"/>
              </w:rPr>
              <w:t>14</w:t>
            </w:r>
          </w:p>
        </w:tc>
        <w:tc>
          <w:tcPr>
            <w:tcW w:w="580" w:type="pct"/>
            <w:tcBorders>
              <w:top w:val="single" w:sz="4" w:space="0" w:color="auto"/>
            </w:tcBorders>
            <w:vAlign w:val="center"/>
          </w:tcPr>
          <w:p w14:paraId="6AB12675" w14:textId="77777777" w:rsidR="00D55E82" w:rsidRPr="00D35F4C" w:rsidRDefault="00802368" w:rsidP="00190E2A">
            <w:pPr>
              <w:pStyle w:val="Compact"/>
              <w:jc w:val="right"/>
              <w:rPr>
                <w:rFonts w:cs="Times New Roman"/>
                <w:sz w:val="20"/>
                <w:szCs w:val="20"/>
              </w:rPr>
            </w:pPr>
            <w:r w:rsidRPr="00D35F4C">
              <w:rPr>
                <w:rFonts w:cs="Times New Roman"/>
                <w:sz w:val="20"/>
                <w:szCs w:val="20"/>
              </w:rPr>
              <w:t>132</w:t>
            </w:r>
          </w:p>
        </w:tc>
        <w:tc>
          <w:tcPr>
            <w:tcW w:w="615" w:type="pct"/>
            <w:tcBorders>
              <w:top w:val="single" w:sz="4" w:space="0" w:color="auto"/>
            </w:tcBorders>
            <w:vAlign w:val="center"/>
          </w:tcPr>
          <w:p w14:paraId="291D4D0B" w14:textId="77777777" w:rsidR="00D55E82" w:rsidRPr="00D35F4C" w:rsidRDefault="00802368" w:rsidP="00190E2A">
            <w:pPr>
              <w:pStyle w:val="Compact"/>
              <w:jc w:val="right"/>
              <w:rPr>
                <w:rFonts w:cs="Times New Roman"/>
                <w:sz w:val="20"/>
                <w:szCs w:val="20"/>
              </w:rPr>
            </w:pPr>
            <w:r w:rsidRPr="00D35F4C">
              <w:rPr>
                <w:rFonts w:cs="Times New Roman"/>
                <w:sz w:val="20"/>
                <w:szCs w:val="20"/>
              </w:rPr>
              <w:t>10.61</w:t>
            </w:r>
          </w:p>
        </w:tc>
        <w:tc>
          <w:tcPr>
            <w:tcW w:w="615" w:type="pct"/>
            <w:tcBorders>
              <w:top w:val="single" w:sz="4" w:space="0" w:color="auto"/>
            </w:tcBorders>
            <w:vAlign w:val="center"/>
          </w:tcPr>
          <w:p w14:paraId="6421601B" w14:textId="77777777" w:rsidR="00D55E82" w:rsidRPr="00D35F4C" w:rsidRDefault="00802368" w:rsidP="00190E2A">
            <w:pPr>
              <w:pStyle w:val="Compact"/>
              <w:jc w:val="right"/>
              <w:rPr>
                <w:rFonts w:cs="Times New Roman"/>
                <w:sz w:val="20"/>
                <w:szCs w:val="20"/>
              </w:rPr>
            </w:pPr>
            <w:r w:rsidRPr="00D35F4C">
              <w:rPr>
                <w:rFonts w:cs="Times New Roman"/>
                <w:sz w:val="20"/>
                <w:szCs w:val="20"/>
              </w:rPr>
              <w:t>16.11</w:t>
            </w:r>
          </w:p>
        </w:tc>
        <w:tc>
          <w:tcPr>
            <w:tcW w:w="758" w:type="pct"/>
            <w:tcBorders>
              <w:top w:val="single" w:sz="4" w:space="0" w:color="auto"/>
            </w:tcBorders>
            <w:vAlign w:val="center"/>
          </w:tcPr>
          <w:p w14:paraId="6F70E617" w14:textId="77777777" w:rsidR="00D55E82" w:rsidRPr="00D35F4C" w:rsidRDefault="00802368" w:rsidP="00190E2A">
            <w:pPr>
              <w:pStyle w:val="Compact"/>
              <w:jc w:val="right"/>
              <w:rPr>
                <w:rFonts w:cs="Times New Roman"/>
                <w:sz w:val="20"/>
                <w:szCs w:val="20"/>
              </w:rPr>
            </w:pPr>
            <w:r w:rsidRPr="00D35F4C">
              <w:rPr>
                <w:rFonts w:cs="Times New Roman"/>
                <w:sz w:val="20"/>
                <w:szCs w:val="20"/>
              </w:rPr>
              <w:t>0.097</w:t>
            </w:r>
          </w:p>
        </w:tc>
      </w:tr>
      <w:tr w:rsidR="00D55E82" w14:paraId="2FFFED95" w14:textId="77777777" w:rsidTr="00190E2A">
        <w:tc>
          <w:tcPr>
            <w:tcW w:w="758" w:type="pct"/>
          </w:tcPr>
          <w:p w14:paraId="513E64F1" w14:textId="77777777" w:rsidR="00D55E82" w:rsidRPr="00190E2A" w:rsidRDefault="00D55E82">
            <w:pPr>
              <w:pStyle w:val="Compact"/>
              <w:rPr>
                <w:rFonts w:cs="Times New Roman"/>
                <w:i/>
                <w:sz w:val="20"/>
                <w:szCs w:val="20"/>
              </w:rPr>
            </w:pPr>
          </w:p>
        </w:tc>
        <w:tc>
          <w:tcPr>
            <w:tcW w:w="1093" w:type="pct"/>
          </w:tcPr>
          <w:p w14:paraId="61B34F82" w14:textId="77777777" w:rsidR="00D55E82" w:rsidRPr="00D35F4C" w:rsidRDefault="00802368">
            <w:pPr>
              <w:pStyle w:val="Compact"/>
              <w:rPr>
                <w:rFonts w:cs="Times New Roman"/>
                <w:sz w:val="20"/>
                <w:szCs w:val="20"/>
              </w:rPr>
            </w:pPr>
            <w:r w:rsidRPr="00D35F4C">
              <w:rPr>
                <w:rFonts w:cs="Times New Roman"/>
                <w:sz w:val="20"/>
                <w:szCs w:val="20"/>
              </w:rPr>
              <w:t xml:space="preserve">After Cancellations, </w:t>
            </w:r>
            <w:r w:rsidRPr="00D35F4C">
              <w:rPr>
                <w:rFonts w:cs="Times New Roman"/>
                <w:i/>
                <w:sz w:val="20"/>
                <w:szCs w:val="20"/>
              </w:rPr>
              <w:t>b</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p>
        </w:tc>
        <w:tc>
          <w:tcPr>
            <w:tcW w:w="581" w:type="pct"/>
            <w:vAlign w:val="center"/>
          </w:tcPr>
          <w:p w14:paraId="36FE25E3" w14:textId="77777777" w:rsidR="00D55E82" w:rsidRPr="00D35F4C" w:rsidRDefault="00802368" w:rsidP="00190E2A">
            <w:pPr>
              <w:pStyle w:val="Compact"/>
              <w:jc w:val="right"/>
              <w:rPr>
                <w:rFonts w:cs="Times New Roman"/>
                <w:sz w:val="20"/>
                <w:szCs w:val="20"/>
              </w:rPr>
            </w:pPr>
            <w:r w:rsidRPr="00D35F4C">
              <w:rPr>
                <w:rFonts w:cs="Times New Roman"/>
                <w:sz w:val="20"/>
                <w:szCs w:val="20"/>
              </w:rPr>
              <w:t>11</w:t>
            </w:r>
          </w:p>
        </w:tc>
        <w:tc>
          <w:tcPr>
            <w:tcW w:w="580" w:type="pct"/>
            <w:vAlign w:val="center"/>
          </w:tcPr>
          <w:p w14:paraId="4F005260" w14:textId="77777777" w:rsidR="00D55E82" w:rsidRPr="00D35F4C" w:rsidRDefault="00802368" w:rsidP="00190E2A">
            <w:pPr>
              <w:pStyle w:val="Compact"/>
              <w:jc w:val="right"/>
              <w:rPr>
                <w:rFonts w:cs="Times New Roman"/>
                <w:sz w:val="20"/>
                <w:szCs w:val="20"/>
              </w:rPr>
            </w:pPr>
            <w:r w:rsidRPr="00D35F4C">
              <w:rPr>
                <w:rFonts w:cs="Times New Roman"/>
                <w:sz w:val="20"/>
                <w:szCs w:val="20"/>
              </w:rPr>
              <w:t>103</w:t>
            </w:r>
          </w:p>
        </w:tc>
        <w:tc>
          <w:tcPr>
            <w:tcW w:w="615" w:type="pct"/>
            <w:vAlign w:val="center"/>
          </w:tcPr>
          <w:p w14:paraId="5A650FB4" w14:textId="77777777" w:rsidR="00D55E82" w:rsidRPr="00D35F4C" w:rsidRDefault="00802368" w:rsidP="00190E2A">
            <w:pPr>
              <w:pStyle w:val="Compact"/>
              <w:jc w:val="right"/>
              <w:rPr>
                <w:rFonts w:cs="Times New Roman"/>
                <w:sz w:val="20"/>
                <w:szCs w:val="20"/>
              </w:rPr>
            </w:pPr>
            <w:r w:rsidRPr="00D35F4C">
              <w:rPr>
                <w:rFonts w:cs="Times New Roman"/>
                <w:sz w:val="20"/>
                <w:szCs w:val="20"/>
              </w:rPr>
              <w:t>10.68</w:t>
            </w:r>
          </w:p>
        </w:tc>
        <w:tc>
          <w:tcPr>
            <w:tcW w:w="615" w:type="pct"/>
            <w:vAlign w:val="center"/>
          </w:tcPr>
          <w:p w14:paraId="72185CA1" w14:textId="77777777" w:rsidR="00D55E82" w:rsidRPr="00D35F4C" w:rsidRDefault="00802368" w:rsidP="00190E2A">
            <w:pPr>
              <w:pStyle w:val="Compact"/>
              <w:jc w:val="right"/>
              <w:rPr>
                <w:rFonts w:cs="Times New Roman"/>
                <w:sz w:val="20"/>
                <w:szCs w:val="20"/>
              </w:rPr>
            </w:pPr>
            <w:r w:rsidRPr="00D35F4C">
              <w:rPr>
                <w:rFonts w:cs="Times New Roman"/>
                <w:sz w:val="20"/>
                <w:szCs w:val="20"/>
              </w:rPr>
              <w:t>16.11</w:t>
            </w:r>
          </w:p>
        </w:tc>
        <w:tc>
          <w:tcPr>
            <w:tcW w:w="758" w:type="pct"/>
            <w:vAlign w:val="center"/>
          </w:tcPr>
          <w:p w14:paraId="2BA69070" w14:textId="77777777" w:rsidR="00D55E82" w:rsidRPr="00D35F4C" w:rsidRDefault="00802368" w:rsidP="00190E2A">
            <w:pPr>
              <w:pStyle w:val="Compact"/>
              <w:jc w:val="right"/>
              <w:rPr>
                <w:rFonts w:cs="Times New Roman"/>
                <w:sz w:val="20"/>
                <w:szCs w:val="20"/>
              </w:rPr>
            </w:pPr>
            <w:r w:rsidRPr="00D35F4C">
              <w:rPr>
                <w:rFonts w:cs="Times New Roman"/>
                <w:sz w:val="20"/>
                <w:szCs w:val="20"/>
              </w:rPr>
              <w:t>0.178</w:t>
            </w:r>
          </w:p>
        </w:tc>
      </w:tr>
      <w:tr w:rsidR="00D55E82" w14:paraId="749FF4AB" w14:textId="77777777" w:rsidTr="00190E2A">
        <w:tc>
          <w:tcPr>
            <w:tcW w:w="758" w:type="pct"/>
          </w:tcPr>
          <w:p w14:paraId="084A3F41" w14:textId="77777777" w:rsidR="00D55E82" w:rsidRPr="00190E2A" w:rsidRDefault="00D55E82">
            <w:pPr>
              <w:pStyle w:val="Compact"/>
              <w:rPr>
                <w:rFonts w:cs="Times New Roman"/>
                <w:i/>
                <w:sz w:val="20"/>
                <w:szCs w:val="20"/>
              </w:rPr>
            </w:pPr>
          </w:p>
        </w:tc>
        <w:tc>
          <w:tcPr>
            <w:tcW w:w="1093" w:type="pct"/>
          </w:tcPr>
          <w:p w14:paraId="23695717" w14:textId="77777777" w:rsidR="00D55E82" w:rsidRPr="00D35F4C" w:rsidRDefault="00802368">
            <w:pPr>
              <w:pStyle w:val="Compact"/>
              <w:rPr>
                <w:rFonts w:cs="Times New Roman"/>
                <w:sz w:val="20"/>
                <w:szCs w:val="20"/>
              </w:rPr>
            </w:pPr>
            <w:r w:rsidRPr="00D35F4C">
              <w:rPr>
                <w:rFonts w:cs="Times New Roman"/>
                <w:sz w:val="20"/>
                <w:szCs w:val="20"/>
              </w:rPr>
              <w:t xml:space="preserve">With Inherits, </w:t>
            </w:r>
            <w:r w:rsidRPr="00D35F4C">
              <w:rPr>
                <w:rFonts w:cs="Times New Roman"/>
                <w:i/>
                <w:sz w:val="20"/>
                <w:szCs w:val="20"/>
              </w:rPr>
              <w:t>c</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p>
        </w:tc>
        <w:tc>
          <w:tcPr>
            <w:tcW w:w="581" w:type="pct"/>
            <w:vAlign w:val="center"/>
          </w:tcPr>
          <w:p w14:paraId="1B3EC2DB" w14:textId="77777777" w:rsidR="00D55E82" w:rsidRPr="00D35F4C" w:rsidRDefault="00802368" w:rsidP="00190E2A">
            <w:pPr>
              <w:pStyle w:val="Compact"/>
              <w:jc w:val="right"/>
              <w:rPr>
                <w:rFonts w:cs="Times New Roman"/>
                <w:sz w:val="20"/>
                <w:szCs w:val="20"/>
              </w:rPr>
            </w:pPr>
            <w:r w:rsidRPr="00D35F4C">
              <w:rPr>
                <w:rFonts w:cs="Times New Roman"/>
                <w:sz w:val="20"/>
                <w:szCs w:val="20"/>
              </w:rPr>
              <w:t>15</w:t>
            </w:r>
          </w:p>
        </w:tc>
        <w:tc>
          <w:tcPr>
            <w:tcW w:w="580" w:type="pct"/>
            <w:vAlign w:val="center"/>
          </w:tcPr>
          <w:p w14:paraId="51C6198F" w14:textId="77777777" w:rsidR="00D55E82" w:rsidRPr="00D35F4C" w:rsidRDefault="00802368" w:rsidP="00190E2A">
            <w:pPr>
              <w:pStyle w:val="Compact"/>
              <w:jc w:val="right"/>
              <w:rPr>
                <w:rFonts w:cs="Times New Roman"/>
                <w:sz w:val="20"/>
                <w:szCs w:val="20"/>
              </w:rPr>
            </w:pPr>
            <w:r w:rsidRPr="00D35F4C">
              <w:rPr>
                <w:rFonts w:cs="Times New Roman"/>
                <w:sz w:val="20"/>
                <w:szCs w:val="20"/>
              </w:rPr>
              <w:t>103</w:t>
            </w:r>
          </w:p>
        </w:tc>
        <w:tc>
          <w:tcPr>
            <w:tcW w:w="615" w:type="pct"/>
            <w:vAlign w:val="center"/>
          </w:tcPr>
          <w:p w14:paraId="37CF6029" w14:textId="77777777" w:rsidR="00D55E82" w:rsidRPr="00D35F4C" w:rsidRDefault="00802368" w:rsidP="00190E2A">
            <w:pPr>
              <w:pStyle w:val="Compact"/>
              <w:jc w:val="right"/>
              <w:rPr>
                <w:rFonts w:cs="Times New Roman"/>
                <w:sz w:val="20"/>
                <w:szCs w:val="20"/>
              </w:rPr>
            </w:pPr>
            <w:r w:rsidRPr="00D35F4C">
              <w:rPr>
                <w:rFonts w:cs="Times New Roman"/>
                <w:sz w:val="20"/>
                <w:szCs w:val="20"/>
              </w:rPr>
              <w:t>14.56</w:t>
            </w:r>
          </w:p>
        </w:tc>
        <w:tc>
          <w:tcPr>
            <w:tcW w:w="615" w:type="pct"/>
            <w:vAlign w:val="center"/>
          </w:tcPr>
          <w:p w14:paraId="29A8DD3D" w14:textId="77777777" w:rsidR="00D55E82" w:rsidRPr="00D35F4C" w:rsidRDefault="00802368" w:rsidP="00190E2A">
            <w:pPr>
              <w:pStyle w:val="Compact"/>
              <w:jc w:val="right"/>
              <w:rPr>
                <w:rFonts w:cs="Times New Roman"/>
                <w:sz w:val="20"/>
                <w:szCs w:val="20"/>
              </w:rPr>
            </w:pPr>
            <w:r w:rsidRPr="00D35F4C">
              <w:rPr>
                <w:rFonts w:cs="Times New Roman"/>
                <w:sz w:val="20"/>
                <w:szCs w:val="20"/>
              </w:rPr>
              <w:t>16.11</w:t>
            </w:r>
          </w:p>
        </w:tc>
        <w:tc>
          <w:tcPr>
            <w:tcW w:w="758" w:type="pct"/>
            <w:vAlign w:val="center"/>
          </w:tcPr>
          <w:p w14:paraId="4E3C268E" w14:textId="77777777" w:rsidR="00D55E82" w:rsidRPr="00D35F4C" w:rsidRDefault="00802368" w:rsidP="00190E2A">
            <w:pPr>
              <w:pStyle w:val="Compact"/>
              <w:jc w:val="right"/>
              <w:rPr>
                <w:rFonts w:cs="Times New Roman"/>
                <w:sz w:val="20"/>
                <w:szCs w:val="20"/>
              </w:rPr>
            </w:pPr>
            <w:r w:rsidRPr="00D35F4C">
              <w:rPr>
                <w:rFonts w:cs="Times New Roman"/>
                <w:sz w:val="20"/>
                <w:szCs w:val="20"/>
              </w:rPr>
              <w:t>0.789</w:t>
            </w:r>
          </w:p>
        </w:tc>
      </w:tr>
      <w:tr w:rsidR="00D55E82" w14:paraId="51F305B1" w14:textId="77777777" w:rsidTr="00190E2A">
        <w:tc>
          <w:tcPr>
            <w:tcW w:w="758" w:type="pct"/>
            <w:tcBorders>
              <w:bottom w:val="single" w:sz="4" w:space="0" w:color="auto"/>
            </w:tcBorders>
          </w:tcPr>
          <w:p w14:paraId="377A3138" w14:textId="77777777" w:rsidR="00D55E82" w:rsidRPr="00190E2A" w:rsidRDefault="00D55E82">
            <w:pPr>
              <w:pStyle w:val="Compact"/>
              <w:rPr>
                <w:rFonts w:cs="Times New Roman"/>
                <w:i/>
                <w:sz w:val="20"/>
                <w:szCs w:val="20"/>
              </w:rPr>
            </w:pPr>
          </w:p>
        </w:tc>
        <w:tc>
          <w:tcPr>
            <w:tcW w:w="1093" w:type="pct"/>
            <w:tcBorders>
              <w:bottom w:val="single" w:sz="4" w:space="0" w:color="auto"/>
            </w:tcBorders>
          </w:tcPr>
          <w:p w14:paraId="65BEF6CD" w14:textId="77777777" w:rsidR="00D55E82" w:rsidRPr="00D35F4C" w:rsidRDefault="00802368">
            <w:pPr>
              <w:pStyle w:val="Compact"/>
              <w:rPr>
                <w:rFonts w:cs="Times New Roman"/>
                <w:sz w:val="20"/>
                <w:szCs w:val="20"/>
              </w:rPr>
            </w:pPr>
            <w:r w:rsidRPr="00D35F4C">
              <w:rPr>
                <w:rFonts w:cs="Times New Roman"/>
                <w:sz w:val="20"/>
                <w:szCs w:val="20"/>
              </w:rPr>
              <w:t xml:space="preserve">After Waivers, </w:t>
            </w:r>
            <w:r w:rsidRPr="00D35F4C">
              <w:rPr>
                <w:rFonts w:cs="Times New Roman"/>
                <w:i/>
                <w:sz w:val="20"/>
                <w:szCs w:val="20"/>
              </w:rPr>
              <w:t>d</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r w:rsidRPr="00D35F4C">
              <w:rPr>
                <w:rFonts w:cs="Times New Roman"/>
                <w:i/>
                <w:sz w:val="20"/>
                <w:szCs w:val="20"/>
              </w:rPr>
              <w:t>d</w:t>
            </w:r>
            <w:r w:rsidRPr="00D35F4C">
              <w:rPr>
                <w:rFonts w:cs="Times New Roman"/>
                <w:sz w:val="20"/>
                <w:szCs w:val="20"/>
              </w:rPr>
              <w:t>)</w:t>
            </w:r>
          </w:p>
        </w:tc>
        <w:tc>
          <w:tcPr>
            <w:tcW w:w="581" w:type="pct"/>
            <w:tcBorders>
              <w:bottom w:val="single" w:sz="4" w:space="0" w:color="auto"/>
            </w:tcBorders>
            <w:vAlign w:val="center"/>
          </w:tcPr>
          <w:p w14:paraId="6A0EFEEC" w14:textId="77777777" w:rsidR="00D55E82" w:rsidRPr="00D35F4C" w:rsidRDefault="00802368" w:rsidP="00190E2A">
            <w:pPr>
              <w:pStyle w:val="Compact"/>
              <w:jc w:val="right"/>
              <w:rPr>
                <w:rFonts w:cs="Times New Roman"/>
                <w:sz w:val="20"/>
                <w:szCs w:val="20"/>
              </w:rPr>
            </w:pPr>
            <w:r w:rsidRPr="00D35F4C">
              <w:rPr>
                <w:rFonts w:cs="Times New Roman"/>
                <w:sz w:val="20"/>
                <w:szCs w:val="20"/>
              </w:rPr>
              <w:t>15</w:t>
            </w:r>
          </w:p>
        </w:tc>
        <w:tc>
          <w:tcPr>
            <w:tcW w:w="580" w:type="pct"/>
            <w:tcBorders>
              <w:bottom w:val="single" w:sz="4" w:space="0" w:color="auto"/>
            </w:tcBorders>
            <w:vAlign w:val="center"/>
          </w:tcPr>
          <w:p w14:paraId="5C568584" w14:textId="77777777" w:rsidR="00D55E82" w:rsidRPr="00D35F4C" w:rsidRDefault="00802368" w:rsidP="00190E2A">
            <w:pPr>
              <w:pStyle w:val="Compact"/>
              <w:jc w:val="right"/>
              <w:rPr>
                <w:rFonts w:cs="Times New Roman"/>
                <w:sz w:val="20"/>
                <w:szCs w:val="20"/>
              </w:rPr>
            </w:pPr>
            <w:r w:rsidRPr="00D35F4C">
              <w:rPr>
                <w:rFonts w:cs="Times New Roman"/>
                <w:sz w:val="20"/>
                <w:szCs w:val="20"/>
              </w:rPr>
              <w:t>103</w:t>
            </w:r>
          </w:p>
        </w:tc>
        <w:tc>
          <w:tcPr>
            <w:tcW w:w="615" w:type="pct"/>
            <w:tcBorders>
              <w:bottom w:val="single" w:sz="4" w:space="0" w:color="auto"/>
            </w:tcBorders>
            <w:vAlign w:val="center"/>
          </w:tcPr>
          <w:p w14:paraId="7E4CF45D" w14:textId="77777777" w:rsidR="00D55E82" w:rsidRPr="00D35F4C" w:rsidRDefault="00802368" w:rsidP="00190E2A">
            <w:pPr>
              <w:pStyle w:val="Compact"/>
              <w:jc w:val="right"/>
              <w:rPr>
                <w:rFonts w:cs="Times New Roman"/>
                <w:sz w:val="20"/>
                <w:szCs w:val="20"/>
              </w:rPr>
            </w:pPr>
            <w:r w:rsidRPr="00D35F4C">
              <w:rPr>
                <w:rFonts w:cs="Times New Roman"/>
                <w:sz w:val="20"/>
                <w:szCs w:val="20"/>
              </w:rPr>
              <w:t>14.56</w:t>
            </w:r>
          </w:p>
        </w:tc>
        <w:tc>
          <w:tcPr>
            <w:tcW w:w="615" w:type="pct"/>
            <w:tcBorders>
              <w:bottom w:val="single" w:sz="4" w:space="0" w:color="auto"/>
            </w:tcBorders>
            <w:vAlign w:val="center"/>
          </w:tcPr>
          <w:p w14:paraId="694784B3" w14:textId="77777777" w:rsidR="00D55E82" w:rsidRPr="00D35F4C" w:rsidRDefault="00802368" w:rsidP="00190E2A">
            <w:pPr>
              <w:pStyle w:val="Compact"/>
              <w:jc w:val="right"/>
              <w:rPr>
                <w:rFonts w:cs="Times New Roman"/>
                <w:sz w:val="20"/>
                <w:szCs w:val="20"/>
              </w:rPr>
            </w:pPr>
            <w:r w:rsidRPr="00D35F4C">
              <w:rPr>
                <w:rFonts w:cs="Times New Roman"/>
                <w:sz w:val="20"/>
                <w:szCs w:val="20"/>
              </w:rPr>
              <w:t>16.11</w:t>
            </w:r>
          </w:p>
        </w:tc>
        <w:tc>
          <w:tcPr>
            <w:tcW w:w="758" w:type="pct"/>
            <w:tcBorders>
              <w:bottom w:val="single" w:sz="4" w:space="0" w:color="auto"/>
            </w:tcBorders>
            <w:vAlign w:val="center"/>
          </w:tcPr>
          <w:p w14:paraId="77BABD09" w14:textId="77777777" w:rsidR="00D55E82" w:rsidRPr="00D35F4C" w:rsidRDefault="00802368" w:rsidP="00190E2A">
            <w:pPr>
              <w:pStyle w:val="Compact"/>
              <w:jc w:val="right"/>
              <w:rPr>
                <w:rFonts w:cs="Times New Roman"/>
                <w:sz w:val="20"/>
                <w:szCs w:val="20"/>
              </w:rPr>
            </w:pPr>
            <w:r w:rsidRPr="00D35F4C">
              <w:rPr>
                <w:rFonts w:cs="Times New Roman"/>
                <w:sz w:val="20"/>
                <w:szCs w:val="20"/>
              </w:rPr>
              <w:t>0.789</w:t>
            </w:r>
          </w:p>
        </w:tc>
      </w:tr>
      <w:tr w:rsidR="00D55E82" w14:paraId="438CE37D" w14:textId="77777777" w:rsidTr="00190E2A">
        <w:tc>
          <w:tcPr>
            <w:tcW w:w="758" w:type="pct"/>
            <w:tcBorders>
              <w:top w:val="single" w:sz="4" w:space="0" w:color="auto"/>
            </w:tcBorders>
          </w:tcPr>
          <w:p w14:paraId="732E4837" w14:textId="77777777" w:rsidR="00D55E82" w:rsidRPr="00190E2A" w:rsidRDefault="00802368">
            <w:pPr>
              <w:pStyle w:val="Compact"/>
              <w:rPr>
                <w:rFonts w:cs="Times New Roman"/>
                <w:i/>
                <w:sz w:val="20"/>
                <w:szCs w:val="20"/>
              </w:rPr>
            </w:pPr>
            <w:r w:rsidRPr="00190E2A">
              <w:rPr>
                <w:rFonts w:cs="Times New Roman"/>
                <w:i/>
                <w:sz w:val="20"/>
                <w:szCs w:val="20"/>
              </w:rPr>
              <w:t>EM POT</w:t>
            </w:r>
          </w:p>
        </w:tc>
        <w:tc>
          <w:tcPr>
            <w:tcW w:w="1093" w:type="pct"/>
            <w:tcBorders>
              <w:top w:val="single" w:sz="4" w:space="0" w:color="auto"/>
            </w:tcBorders>
          </w:tcPr>
          <w:p w14:paraId="51955BEB" w14:textId="77777777" w:rsidR="00D55E82" w:rsidRPr="00D35F4C" w:rsidRDefault="00802368">
            <w:pPr>
              <w:pStyle w:val="Compact"/>
              <w:rPr>
                <w:rFonts w:cs="Times New Roman"/>
                <w:sz w:val="20"/>
                <w:szCs w:val="20"/>
              </w:rPr>
            </w:pPr>
            <w:r w:rsidRPr="00D35F4C">
              <w:rPr>
                <w:rFonts w:cs="Times New Roman"/>
                <w:sz w:val="20"/>
                <w:szCs w:val="20"/>
              </w:rPr>
              <w:t xml:space="preserve">Initial Random Selection, </w:t>
            </w:r>
            <w:r w:rsidRPr="00D35F4C">
              <w:rPr>
                <w:rFonts w:cs="Times New Roman"/>
                <w:i/>
                <w:sz w:val="20"/>
                <w:szCs w:val="20"/>
              </w:rPr>
              <w:t>a</w:t>
            </w:r>
          </w:p>
        </w:tc>
        <w:tc>
          <w:tcPr>
            <w:tcW w:w="581" w:type="pct"/>
            <w:tcBorders>
              <w:top w:val="single" w:sz="4" w:space="0" w:color="auto"/>
            </w:tcBorders>
            <w:vAlign w:val="center"/>
          </w:tcPr>
          <w:p w14:paraId="69F41C9C" w14:textId="77777777" w:rsidR="00D55E82" w:rsidRPr="00D35F4C" w:rsidRDefault="00802368" w:rsidP="00190E2A">
            <w:pPr>
              <w:pStyle w:val="Compact"/>
              <w:jc w:val="right"/>
              <w:rPr>
                <w:rFonts w:cs="Times New Roman"/>
                <w:sz w:val="20"/>
                <w:szCs w:val="20"/>
              </w:rPr>
            </w:pPr>
            <w:r w:rsidRPr="00D35F4C">
              <w:rPr>
                <w:rFonts w:cs="Times New Roman"/>
                <w:sz w:val="20"/>
                <w:szCs w:val="20"/>
              </w:rPr>
              <w:t>52</w:t>
            </w:r>
          </w:p>
        </w:tc>
        <w:tc>
          <w:tcPr>
            <w:tcW w:w="580" w:type="pct"/>
            <w:tcBorders>
              <w:top w:val="single" w:sz="4" w:space="0" w:color="auto"/>
            </w:tcBorders>
            <w:vAlign w:val="center"/>
          </w:tcPr>
          <w:p w14:paraId="54FA8F7F" w14:textId="77777777" w:rsidR="00D55E82" w:rsidRPr="00D35F4C" w:rsidRDefault="00802368" w:rsidP="00190E2A">
            <w:pPr>
              <w:pStyle w:val="Compact"/>
              <w:jc w:val="right"/>
              <w:rPr>
                <w:rFonts w:cs="Times New Roman"/>
                <w:sz w:val="20"/>
                <w:szCs w:val="20"/>
              </w:rPr>
            </w:pPr>
            <w:r w:rsidRPr="00D35F4C">
              <w:rPr>
                <w:rFonts w:cs="Times New Roman"/>
                <w:sz w:val="20"/>
                <w:szCs w:val="20"/>
              </w:rPr>
              <w:t>157</w:t>
            </w:r>
          </w:p>
        </w:tc>
        <w:tc>
          <w:tcPr>
            <w:tcW w:w="615" w:type="pct"/>
            <w:tcBorders>
              <w:top w:val="single" w:sz="4" w:space="0" w:color="auto"/>
            </w:tcBorders>
            <w:vAlign w:val="center"/>
          </w:tcPr>
          <w:p w14:paraId="2B5FDA86" w14:textId="77777777" w:rsidR="00D55E82" w:rsidRPr="00D35F4C" w:rsidRDefault="00802368" w:rsidP="00190E2A">
            <w:pPr>
              <w:pStyle w:val="Compact"/>
              <w:jc w:val="right"/>
              <w:rPr>
                <w:rFonts w:cs="Times New Roman"/>
                <w:sz w:val="20"/>
                <w:szCs w:val="20"/>
              </w:rPr>
            </w:pPr>
            <w:r w:rsidRPr="00D35F4C">
              <w:rPr>
                <w:rFonts w:cs="Times New Roman"/>
                <w:sz w:val="20"/>
                <w:szCs w:val="20"/>
              </w:rPr>
              <w:t>33.12</w:t>
            </w:r>
          </w:p>
        </w:tc>
        <w:tc>
          <w:tcPr>
            <w:tcW w:w="615" w:type="pct"/>
            <w:tcBorders>
              <w:top w:val="single" w:sz="4" w:space="0" w:color="auto"/>
            </w:tcBorders>
            <w:vAlign w:val="center"/>
          </w:tcPr>
          <w:p w14:paraId="174F02ED"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tcBorders>
              <w:top w:val="single" w:sz="4" w:space="0" w:color="auto"/>
            </w:tcBorders>
            <w:vAlign w:val="center"/>
          </w:tcPr>
          <w:p w14:paraId="4D2FF312" w14:textId="77777777" w:rsidR="00D55E82" w:rsidRPr="00D35F4C" w:rsidRDefault="00802368" w:rsidP="00190E2A">
            <w:pPr>
              <w:pStyle w:val="Compact"/>
              <w:jc w:val="right"/>
              <w:rPr>
                <w:rFonts w:cs="Times New Roman"/>
                <w:sz w:val="20"/>
                <w:szCs w:val="20"/>
              </w:rPr>
            </w:pPr>
            <w:r w:rsidRPr="00D35F4C">
              <w:rPr>
                <w:rFonts w:cs="Times New Roman"/>
                <w:sz w:val="20"/>
                <w:szCs w:val="20"/>
              </w:rPr>
              <w:t>0.385</w:t>
            </w:r>
          </w:p>
        </w:tc>
      </w:tr>
      <w:tr w:rsidR="00D55E82" w14:paraId="6DB38AF5" w14:textId="77777777" w:rsidTr="00190E2A">
        <w:tc>
          <w:tcPr>
            <w:tcW w:w="758" w:type="pct"/>
          </w:tcPr>
          <w:p w14:paraId="0F00061C" w14:textId="77777777" w:rsidR="00D55E82" w:rsidRPr="00190E2A" w:rsidRDefault="00D55E82">
            <w:pPr>
              <w:pStyle w:val="Compact"/>
              <w:rPr>
                <w:rFonts w:cs="Times New Roman"/>
                <w:i/>
                <w:sz w:val="20"/>
                <w:szCs w:val="20"/>
              </w:rPr>
            </w:pPr>
          </w:p>
        </w:tc>
        <w:tc>
          <w:tcPr>
            <w:tcW w:w="1093" w:type="pct"/>
          </w:tcPr>
          <w:p w14:paraId="0EF70F88" w14:textId="77777777" w:rsidR="00D55E82" w:rsidRPr="00D35F4C" w:rsidRDefault="00802368">
            <w:pPr>
              <w:pStyle w:val="Compact"/>
              <w:rPr>
                <w:rFonts w:cs="Times New Roman"/>
                <w:sz w:val="20"/>
                <w:szCs w:val="20"/>
              </w:rPr>
            </w:pPr>
            <w:r w:rsidRPr="00D35F4C">
              <w:rPr>
                <w:rFonts w:cs="Times New Roman"/>
                <w:sz w:val="20"/>
                <w:szCs w:val="20"/>
              </w:rPr>
              <w:t xml:space="preserve">After Cancellations, </w:t>
            </w:r>
            <w:r w:rsidRPr="00D35F4C">
              <w:rPr>
                <w:rFonts w:cs="Times New Roman"/>
                <w:i/>
                <w:sz w:val="20"/>
                <w:szCs w:val="20"/>
              </w:rPr>
              <w:t>b</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p>
        </w:tc>
        <w:tc>
          <w:tcPr>
            <w:tcW w:w="581" w:type="pct"/>
            <w:vAlign w:val="center"/>
          </w:tcPr>
          <w:p w14:paraId="371B8017" w14:textId="77777777" w:rsidR="00D55E82" w:rsidRPr="00D35F4C" w:rsidRDefault="00802368" w:rsidP="00190E2A">
            <w:pPr>
              <w:pStyle w:val="Compact"/>
              <w:jc w:val="right"/>
              <w:rPr>
                <w:rFonts w:cs="Times New Roman"/>
                <w:sz w:val="20"/>
                <w:szCs w:val="20"/>
              </w:rPr>
            </w:pPr>
            <w:r w:rsidRPr="00D35F4C">
              <w:rPr>
                <w:rFonts w:cs="Times New Roman"/>
                <w:sz w:val="20"/>
                <w:szCs w:val="20"/>
              </w:rPr>
              <w:t>51</w:t>
            </w:r>
          </w:p>
        </w:tc>
        <w:tc>
          <w:tcPr>
            <w:tcW w:w="580" w:type="pct"/>
            <w:vAlign w:val="center"/>
          </w:tcPr>
          <w:p w14:paraId="350DC839" w14:textId="77777777" w:rsidR="00D55E82" w:rsidRPr="00D35F4C" w:rsidRDefault="00802368" w:rsidP="00190E2A">
            <w:pPr>
              <w:pStyle w:val="Compact"/>
              <w:jc w:val="right"/>
              <w:rPr>
                <w:rFonts w:cs="Times New Roman"/>
                <w:sz w:val="20"/>
                <w:szCs w:val="20"/>
              </w:rPr>
            </w:pPr>
            <w:r w:rsidRPr="00D35F4C">
              <w:rPr>
                <w:rFonts w:cs="Times New Roman"/>
                <w:sz w:val="20"/>
                <w:szCs w:val="20"/>
              </w:rPr>
              <w:t>149</w:t>
            </w:r>
          </w:p>
        </w:tc>
        <w:tc>
          <w:tcPr>
            <w:tcW w:w="615" w:type="pct"/>
            <w:vAlign w:val="center"/>
          </w:tcPr>
          <w:p w14:paraId="6CC712B0" w14:textId="77777777" w:rsidR="00D55E82" w:rsidRPr="00D35F4C" w:rsidRDefault="00802368" w:rsidP="00190E2A">
            <w:pPr>
              <w:pStyle w:val="Compact"/>
              <w:jc w:val="right"/>
              <w:rPr>
                <w:rFonts w:cs="Times New Roman"/>
                <w:sz w:val="20"/>
                <w:szCs w:val="20"/>
              </w:rPr>
            </w:pPr>
            <w:r w:rsidRPr="00D35F4C">
              <w:rPr>
                <w:rFonts w:cs="Times New Roman"/>
                <w:sz w:val="20"/>
                <w:szCs w:val="20"/>
              </w:rPr>
              <w:t>34.23</w:t>
            </w:r>
          </w:p>
        </w:tc>
        <w:tc>
          <w:tcPr>
            <w:tcW w:w="615" w:type="pct"/>
            <w:vAlign w:val="center"/>
          </w:tcPr>
          <w:p w14:paraId="2C24DDEE"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vAlign w:val="center"/>
          </w:tcPr>
          <w:p w14:paraId="1D62ADD5" w14:textId="77777777" w:rsidR="00D55E82" w:rsidRPr="00D35F4C" w:rsidRDefault="00802368" w:rsidP="00190E2A">
            <w:pPr>
              <w:pStyle w:val="Compact"/>
              <w:jc w:val="right"/>
              <w:rPr>
                <w:rFonts w:cs="Times New Roman"/>
                <w:sz w:val="20"/>
                <w:szCs w:val="20"/>
              </w:rPr>
            </w:pPr>
            <w:r w:rsidRPr="00D35F4C">
              <w:rPr>
                <w:rFonts w:cs="Times New Roman"/>
                <w:sz w:val="20"/>
                <w:szCs w:val="20"/>
              </w:rPr>
              <w:t>0.283</w:t>
            </w:r>
          </w:p>
        </w:tc>
      </w:tr>
      <w:tr w:rsidR="00D55E82" w14:paraId="438AD045" w14:textId="77777777" w:rsidTr="00190E2A">
        <w:tc>
          <w:tcPr>
            <w:tcW w:w="758" w:type="pct"/>
          </w:tcPr>
          <w:p w14:paraId="1BE6DD41" w14:textId="77777777" w:rsidR="00D55E82" w:rsidRPr="00190E2A" w:rsidRDefault="00D55E82">
            <w:pPr>
              <w:pStyle w:val="Compact"/>
              <w:rPr>
                <w:rFonts w:cs="Times New Roman"/>
                <w:i/>
                <w:sz w:val="20"/>
                <w:szCs w:val="20"/>
              </w:rPr>
            </w:pPr>
          </w:p>
        </w:tc>
        <w:tc>
          <w:tcPr>
            <w:tcW w:w="1093" w:type="pct"/>
          </w:tcPr>
          <w:p w14:paraId="02C2D105" w14:textId="77777777" w:rsidR="00D55E82" w:rsidRPr="00D35F4C" w:rsidRDefault="00802368">
            <w:pPr>
              <w:pStyle w:val="Compact"/>
              <w:rPr>
                <w:rFonts w:cs="Times New Roman"/>
                <w:sz w:val="20"/>
                <w:szCs w:val="20"/>
              </w:rPr>
            </w:pPr>
            <w:r w:rsidRPr="00D35F4C">
              <w:rPr>
                <w:rFonts w:cs="Times New Roman"/>
                <w:sz w:val="20"/>
                <w:szCs w:val="20"/>
              </w:rPr>
              <w:t xml:space="preserve">With Inherits, </w:t>
            </w:r>
            <w:r w:rsidRPr="00D35F4C">
              <w:rPr>
                <w:rFonts w:cs="Times New Roman"/>
                <w:i/>
                <w:sz w:val="20"/>
                <w:szCs w:val="20"/>
              </w:rPr>
              <w:t>c</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p>
        </w:tc>
        <w:tc>
          <w:tcPr>
            <w:tcW w:w="581" w:type="pct"/>
            <w:vAlign w:val="center"/>
          </w:tcPr>
          <w:p w14:paraId="06D96E75" w14:textId="77777777" w:rsidR="00D55E82" w:rsidRPr="00D35F4C" w:rsidRDefault="00802368" w:rsidP="00190E2A">
            <w:pPr>
              <w:pStyle w:val="Compact"/>
              <w:jc w:val="right"/>
              <w:rPr>
                <w:rFonts w:cs="Times New Roman"/>
                <w:sz w:val="20"/>
                <w:szCs w:val="20"/>
              </w:rPr>
            </w:pPr>
            <w:r w:rsidRPr="00D35F4C">
              <w:rPr>
                <w:rFonts w:cs="Times New Roman"/>
                <w:sz w:val="20"/>
                <w:szCs w:val="20"/>
              </w:rPr>
              <w:t>53</w:t>
            </w:r>
          </w:p>
        </w:tc>
        <w:tc>
          <w:tcPr>
            <w:tcW w:w="580" w:type="pct"/>
            <w:vAlign w:val="center"/>
          </w:tcPr>
          <w:p w14:paraId="5E6F367A" w14:textId="77777777" w:rsidR="00D55E82" w:rsidRPr="00D35F4C" w:rsidRDefault="00802368" w:rsidP="00190E2A">
            <w:pPr>
              <w:pStyle w:val="Compact"/>
              <w:jc w:val="right"/>
              <w:rPr>
                <w:rFonts w:cs="Times New Roman"/>
                <w:sz w:val="20"/>
                <w:szCs w:val="20"/>
              </w:rPr>
            </w:pPr>
            <w:r w:rsidRPr="00D35F4C">
              <w:rPr>
                <w:rFonts w:cs="Times New Roman"/>
                <w:sz w:val="20"/>
                <w:szCs w:val="20"/>
              </w:rPr>
              <w:t>149</w:t>
            </w:r>
          </w:p>
        </w:tc>
        <w:tc>
          <w:tcPr>
            <w:tcW w:w="615" w:type="pct"/>
            <w:vAlign w:val="center"/>
          </w:tcPr>
          <w:p w14:paraId="6B89CB16" w14:textId="77777777" w:rsidR="00D55E82" w:rsidRPr="00D35F4C" w:rsidRDefault="00802368" w:rsidP="00190E2A">
            <w:pPr>
              <w:pStyle w:val="Compact"/>
              <w:jc w:val="right"/>
              <w:rPr>
                <w:rFonts w:cs="Times New Roman"/>
                <w:sz w:val="20"/>
                <w:szCs w:val="20"/>
              </w:rPr>
            </w:pPr>
            <w:r w:rsidRPr="00D35F4C">
              <w:rPr>
                <w:rFonts w:cs="Times New Roman"/>
                <w:sz w:val="20"/>
                <w:szCs w:val="20"/>
              </w:rPr>
              <w:t>35.57</w:t>
            </w:r>
          </w:p>
        </w:tc>
        <w:tc>
          <w:tcPr>
            <w:tcW w:w="615" w:type="pct"/>
            <w:vAlign w:val="center"/>
          </w:tcPr>
          <w:p w14:paraId="204107AD"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vAlign w:val="center"/>
          </w:tcPr>
          <w:p w14:paraId="79D034E9" w14:textId="77777777" w:rsidR="00D55E82" w:rsidRPr="00D35F4C" w:rsidRDefault="00802368" w:rsidP="00190E2A">
            <w:pPr>
              <w:pStyle w:val="Compact"/>
              <w:jc w:val="right"/>
              <w:rPr>
                <w:rFonts w:cs="Times New Roman"/>
                <w:sz w:val="20"/>
                <w:szCs w:val="20"/>
              </w:rPr>
            </w:pPr>
            <w:r w:rsidRPr="00D35F4C">
              <w:rPr>
                <w:rFonts w:cs="Times New Roman"/>
                <w:sz w:val="20"/>
                <w:szCs w:val="20"/>
              </w:rPr>
              <w:t>0.152</w:t>
            </w:r>
          </w:p>
        </w:tc>
      </w:tr>
      <w:tr w:rsidR="00D55E82" w14:paraId="1C591AA5" w14:textId="77777777" w:rsidTr="00190E2A">
        <w:tc>
          <w:tcPr>
            <w:tcW w:w="758" w:type="pct"/>
            <w:tcBorders>
              <w:bottom w:val="single" w:sz="4" w:space="0" w:color="auto"/>
            </w:tcBorders>
          </w:tcPr>
          <w:p w14:paraId="3F64CA32" w14:textId="77777777" w:rsidR="00D55E82" w:rsidRPr="00190E2A" w:rsidRDefault="00D55E82">
            <w:pPr>
              <w:pStyle w:val="Compact"/>
              <w:rPr>
                <w:rFonts w:cs="Times New Roman"/>
                <w:i/>
                <w:sz w:val="20"/>
                <w:szCs w:val="20"/>
              </w:rPr>
            </w:pPr>
          </w:p>
        </w:tc>
        <w:tc>
          <w:tcPr>
            <w:tcW w:w="1093" w:type="pct"/>
            <w:tcBorders>
              <w:bottom w:val="single" w:sz="4" w:space="0" w:color="auto"/>
            </w:tcBorders>
          </w:tcPr>
          <w:p w14:paraId="18ADC5EB" w14:textId="77777777" w:rsidR="00D55E82" w:rsidRPr="00D35F4C" w:rsidRDefault="00802368">
            <w:pPr>
              <w:pStyle w:val="Compact"/>
              <w:rPr>
                <w:rFonts w:cs="Times New Roman"/>
                <w:sz w:val="20"/>
                <w:szCs w:val="20"/>
              </w:rPr>
            </w:pPr>
            <w:r w:rsidRPr="00D35F4C">
              <w:rPr>
                <w:rFonts w:cs="Times New Roman"/>
                <w:sz w:val="20"/>
                <w:szCs w:val="20"/>
              </w:rPr>
              <w:t xml:space="preserve">After Waivers, </w:t>
            </w:r>
            <w:r w:rsidRPr="00D35F4C">
              <w:rPr>
                <w:rFonts w:cs="Times New Roman"/>
                <w:i/>
                <w:sz w:val="20"/>
                <w:szCs w:val="20"/>
              </w:rPr>
              <w:t>d</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r w:rsidRPr="00D35F4C">
              <w:rPr>
                <w:rFonts w:cs="Times New Roman"/>
                <w:i/>
                <w:sz w:val="20"/>
                <w:szCs w:val="20"/>
              </w:rPr>
              <w:t>d</w:t>
            </w:r>
            <w:r w:rsidRPr="00D35F4C">
              <w:rPr>
                <w:rFonts w:cs="Times New Roman"/>
                <w:sz w:val="20"/>
                <w:szCs w:val="20"/>
              </w:rPr>
              <w:t>)</w:t>
            </w:r>
          </w:p>
        </w:tc>
        <w:tc>
          <w:tcPr>
            <w:tcW w:w="581" w:type="pct"/>
            <w:tcBorders>
              <w:bottom w:val="single" w:sz="4" w:space="0" w:color="auto"/>
            </w:tcBorders>
            <w:vAlign w:val="center"/>
          </w:tcPr>
          <w:p w14:paraId="5D8E9579" w14:textId="77777777" w:rsidR="00D55E82" w:rsidRPr="00D35F4C" w:rsidRDefault="00802368" w:rsidP="00190E2A">
            <w:pPr>
              <w:pStyle w:val="Compact"/>
              <w:jc w:val="right"/>
              <w:rPr>
                <w:rFonts w:cs="Times New Roman"/>
                <w:sz w:val="20"/>
                <w:szCs w:val="20"/>
              </w:rPr>
            </w:pPr>
            <w:r w:rsidRPr="00D35F4C">
              <w:rPr>
                <w:rFonts w:cs="Times New Roman"/>
                <w:sz w:val="20"/>
                <w:szCs w:val="20"/>
              </w:rPr>
              <w:t>53</w:t>
            </w:r>
          </w:p>
        </w:tc>
        <w:tc>
          <w:tcPr>
            <w:tcW w:w="580" w:type="pct"/>
            <w:tcBorders>
              <w:bottom w:val="single" w:sz="4" w:space="0" w:color="auto"/>
            </w:tcBorders>
            <w:vAlign w:val="center"/>
          </w:tcPr>
          <w:p w14:paraId="42091946" w14:textId="77777777" w:rsidR="00D55E82" w:rsidRPr="00D35F4C" w:rsidRDefault="00802368" w:rsidP="00190E2A">
            <w:pPr>
              <w:pStyle w:val="Compact"/>
              <w:jc w:val="right"/>
              <w:rPr>
                <w:rFonts w:cs="Times New Roman"/>
                <w:sz w:val="20"/>
                <w:szCs w:val="20"/>
              </w:rPr>
            </w:pPr>
            <w:r w:rsidRPr="00D35F4C">
              <w:rPr>
                <w:rFonts w:cs="Times New Roman"/>
                <w:sz w:val="20"/>
                <w:szCs w:val="20"/>
              </w:rPr>
              <w:t>149</w:t>
            </w:r>
          </w:p>
        </w:tc>
        <w:tc>
          <w:tcPr>
            <w:tcW w:w="615" w:type="pct"/>
            <w:tcBorders>
              <w:bottom w:val="single" w:sz="4" w:space="0" w:color="auto"/>
            </w:tcBorders>
            <w:vAlign w:val="center"/>
          </w:tcPr>
          <w:p w14:paraId="721B75DB" w14:textId="77777777" w:rsidR="00D55E82" w:rsidRPr="00D35F4C" w:rsidRDefault="00802368" w:rsidP="00190E2A">
            <w:pPr>
              <w:pStyle w:val="Compact"/>
              <w:jc w:val="right"/>
              <w:rPr>
                <w:rFonts w:cs="Times New Roman"/>
                <w:sz w:val="20"/>
                <w:szCs w:val="20"/>
              </w:rPr>
            </w:pPr>
            <w:r w:rsidRPr="00D35F4C">
              <w:rPr>
                <w:rFonts w:cs="Times New Roman"/>
                <w:sz w:val="20"/>
                <w:szCs w:val="20"/>
              </w:rPr>
              <w:t>35.57</w:t>
            </w:r>
          </w:p>
        </w:tc>
        <w:tc>
          <w:tcPr>
            <w:tcW w:w="615" w:type="pct"/>
            <w:tcBorders>
              <w:bottom w:val="single" w:sz="4" w:space="0" w:color="auto"/>
            </w:tcBorders>
            <w:vAlign w:val="center"/>
          </w:tcPr>
          <w:p w14:paraId="22855430" w14:textId="77777777" w:rsidR="00D55E82" w:rsidRPr="00D35F4C" w:rsidRDefault="00802368" w:rsidP="00190E2A">
            <w:pPr>
              <w:pStyle w:val="Compact"/>
              <w:jc w:val="right"/>
              <w:rPr>
                <w:rFonts w:cs="Times New Roman"/>
                <w:sz w:val="20"/>
                <w:szCs w:val="20"/>
              </w:rPr>
            </w:pPr>
            <w:r w:rsidRPr="00D35F4C">
              <w:rPr>
                <w:rFonts w:cs="Times New Roman"/>
                <w:sz w:val="20"/>
                <w:szCs w:val="20"/>
              </w:rPr>
              <w:t>30.00</w:t>
            </w:r>
          </w:p>
        </w:tc>
        <w:tc>
          <w:tcPr>
            <w:tcW w:w="758" w:type="pct"/>
            <w:tcBorders>
              <w:bottom w:val="single" w:sz="4" w:space="0" w:color="auto"/>
            </w:tcBorders>
            <w:vAlign w:val="center"/>
          </w:tcPr>
          <w:p w14:paraId="6FFB7234" w14:textId="77777777" w:rsidR="00D55E82" w:rsidRPr="00D35F4C" w:rsidRDefault="00802368" w:rsidP="00190E2A">
            <w:pPr>
              <w:pStyle w:val="Compact"/>
              <w:jc w:val="right"/>
              <w:rPr>
                <w:rFonts w:cs="Times New Roman"/>
                <w:sz w:val="20"/>
                <w:szCs w:val="20"/>
              </w:rPr>
            </w:pPr>
            <w:r w:rsidRPr="00D35F4C">
              <w:rPr>
                <w:rFonts w:cs="Times New Roman"/>
                <w:sz w:val="20"/>
                <w:szCs w:val="20"/>
              </w:rPr>
              <w:t>0.152</w:t>
            </w:r>
          </w:p>
        </w:tc>
      </w:tr>
      <w:tr w:rsidR="00D55E82" w14:paraId="68F0BB19" w14:textId="77777777" w:rsidTr="00190E2A">
        <w:tc>
          <w:tcPr>
            <w:tcW w:w="758" w:type="pct"/>
            <w:tcBorders>
              <w:top w:val="single" w:sz="4" w:space="0" w:color="auto"/>
            </w:tcBorders>
          </w:tcPr>
          <w:p w14:paraId="215FF932" w14:textId="77777777" w:rsidR="00D55E82" w:rsidRPr="00190E2A" w:rsidRDefault="00802368">
            <w:pPr>
              <w:pStyle w:val="Compact"/>
              <w:rPr>
                <w:rFonts w:cs="Times New Roman"/>
                <w:i/>
                <w:sz w:val="20"/>
                <w:szCs w:val="20"/>
              </w:rPr>
            </w:pPr>
            <w:r w:rsidRPr="00190E2A">
              <w:rPr>
                <w:rFonts w:cs="Times New Roman"/>
                <w:i/>
                <w:sz w:val="20"/>
                <w:szCs w:val="20"/>
              </w:rPr>
              <w:t>TRW - No Tender</w:t>
            </w:r>
          </w:p>
        </w:tc>
        <w:tc>
          <w:tcPr>
            <w:tcW w:w="1093" w:type="pct"/>
            <w:tcBorders>
              <w:top w:val="single" w:sz="4" w:space="0" w:color="auto"/>
            </w:tcBorders>
          </w:tcPr>
          <w:p w14:paraId="79E7B10D" w14:textId="77777777" w:rsidR="00D55E82" w:rsidRPr="00D35F4C" w:rsidRDefault="00802368">
            <w:pPr>
              <w:pStyle w:val="Compact"/>
              <w:rPr>
                <w:rFonts w:cs="Times New Roman"/>
                <w:sz w:val="20"/>
                <w:szCs w:val="20"/>
              </w:rPr>
            </w:pPr>
            <w:r w:rsidRPr="00D35F4C">
              <w:rPr>
                <w:rFonts w:cs="Times New Roman"/>
                <w:sz w:val="20"/>
                <w:szCs w:val="20"/>
              </w:rPr>
              <w:t xml:space="preserve">Initial Random Selection, </w:t>
            </w:r>
            <w:r w:rsidRPr="00D35F4C">
              <w:rPr>
                <w:rFonts w:cs="Times New Roman"/>
                <w:i/>
                <w:sz w:val="20"/>
                <w:szCs w:val="20"/>
              </w:rPr>
              <w:t>a</w:t>
            </w:r>
          </w:p>
        </w:tc>
        <w:tc>
          <w:tcPr>
            <w:tcW w:w="581" w:type="pct"/>
            <w:tcBorders>
              <w:top w:val="single" w:sz="4" w:space="0" w:color="auto"/>
            </w:tcBorders>
            <w:vAlign w:val="center"/>
          </w:tcPr>
          <w:p w14:paraId="48804146" w14:textId="77777777" w:rsidR="00D55E82" w:rsidRPr="00D35F4C" w:rsidRDefault="00802368" w:rsidP="00190E2A">
            <w:pPr>
              <w:pStyle w:val="Compact"/>
              <w:jc w:val="right"/>
              <w:rPr>
                <w:rFonts w:cs="Times New Roman"/>
                <w:sz w:val="20"/>
                <w:szCs w:val="20"/>
              </w:rPr>
            </w:pPr>
            <w:r w:rsidRPr="00D35F4C">
              <w:rPr>
                <w:rFonts w:cs="Times New Roman"/>
                <w:sz w:val="20"/>
                <w:szCs w:val="20"/>
              </w:rPr>
              <w:t>426</w:t>
            </w:r>
          </w:p>
        </w:tc>
        <w:tc>
          <w:tcPr>
            <w:tcW w:w="580" w:type="pct"/>
            <w:tcBorders>
              <w:top w:val="single" w:sz="4" w:space="0" w:color="auto"/>
            </w:tcBorders>
            <w:vAlign w:val="center"/>
          </w:tcPr>
          <w:p w14:paraId="7B54F683" w14:textId="77777777" w:rsidR="00D55E82" w:rsidRPr="00D35F4C" w:rsidRDefault="00802368" w:rsidP="00190E2A">
            <w:pPr>
              <w:pStyle w:val="Compact"/>
              <w:jc w:val="right"/>
              <w:rPr>
                <w:rFonts w:cs="Times New Roman"/>
                <w:sz w:val="20"/>
                <w:szCs w:val="20"/>
              </w:rPr>
            </w:pPr>
            <w:r w:rsidRPr="00D35F4C">
              <w:rPr>
                <w:rFonts w:cs="Times New Roman"/>
                <w:sz w:val="20"/>
                <w:szCs w:val="20"/>
              </w:rPr>
              <w:t>1,747</w:t>
            </w:r>
          </w:p>
        </w:tc>
        <w:tc>
          <w:tcPr>
            <w:tcW w:w="615" w:type="pct"/>
            <w:tcBorders>
              <w:top w:val="single" w:sz="4" w:space="0" w:color="auto"/>
            </w:tcBorders>
            <w:vAlign w:val="center"/>
          </w:tcPr>
          <w:p w14:paraId="058208DD" w14:textId="77777777" w:rsidR="00D55E82" w:rsidRPr="00D35F4C" w:rsidRDefault="00802368" w:rsidP="00190E2A">
            <w:pPr>
              <w:pStyle w:val="Compact"/>
              <w:jc w:val="right"/>
              <w:rPr>
                <w:rFonts w:cs="Times New Roman"/>
                <w:sz w:val="20"/>
                <w:szCs w:val="20"/>
              </w:rPr>
            </w:pPr>
            <w:r w:rsidRPr="00D35F4C">
              <w:rPr>
                <w:rFonts w:cs="Times New Roman"/>
                <w:sz w:val="20"/>
                <w:szCs w:val="20"/>
              </w:rPr>
              <w:t>24.38</w:t>
            </w:r>
          </w:p>
        </w:tc>
        <w:tc>
          <w:tcPr>
            <w:tcW w:w="615" w:type="pct"/>
            <w:tcBorders>
              <w:top w:val="single" w:sz="4" w:space="0" w:color="auto"/>
            </w:tcBorders>
            <w:vAlign w:val="center"/>
          </w:tcPr>
          <w:p w14:paraId="689AB0C4" w14:textId="77777777" w:rsidR="00D55E82" w:rsidRPr="00D35F4C" w:rsidRDefault="00802368" w:rsidP="00190E2A">
            <w:pPr>
              <w:pStyle w:val="Compact"/>
              <w:jc w:val="right"/>
              <w:rPr>
                <w:rFonts w:cs="Times New Roman"/>
                <w:sz w:val="20"/>
                <w:szCs w:val="20"/>
              </w:rPr>
            </w:pPr>
            <w:r w:rsidRPr="00D35F4C">
              <w:rPr>
                <w:rFonts w:cs="Times New Roman"/>
                <w:sz w:val="20"/>
                <w:szCs w:val="20"/>
              </w:rPr>
              <w:t>23.70</w:t>
            </w:r>
          </w:p>
        </w:tc>
        <w:tc>
          <w:tcPr>
            <w:tcW w:w="758" w:type="pct"/>
            <w:tcBorders>
              <w:top w:val="single" w:sz="4" w:space="0" w:color="auto"/>
            </w:tcBorders>
            <w:vAlign w:val="center"/>
          </w:tcPr>
          <w:p w14:paraId="117C4F09" w14:textId="77777777" w:rsidR="00D55E82" w:rsidRPr="00D35F4C" w:rsidRDefault="00802368" w:rsidP="00190E2A">
            <w:pPr>
              <w:pStyle w:val="Compact"/>
              <w:jc w:val="right"/>
              <w:rPr>
                <w:rFonts w:cs="Times New Roman"/>
                <w:sz w:val="20"/>
                <w:szCs w:val="20"/>
              </w:rPr>
            </w:pPr>
            <w:r w:rsidRPr="00D35F4C">
              <w:rPr>
                <w:rFonts w:cs="Times New Roman"/>
                <w:sz w:val="20"/>
                <w:szCs w:val="20"/>
              </w:rPr>
              <w:t>0.500</w:t>
            </w:r>
          </w:p>
        </w:tc>
      </w:tr>
      <w:tr w:rsidR="00D55E82" w14:paraId="3B8A1EFD" w14:textId="77777777" w:rsidTr="00190E2A">
        <w:tc>
          <w:tcPr>
            <w:tcW w:w="758" w:type="pct"/>
          </w:tcPr>
          <w:p w14:paraId="76469C13" w14:textId="77777777" w:rsidR="00D55E82" w:rsidRPr="00190E2A" w:rsidRDefault="00D55E82">
            <w:pPr>
              <w:pStyle w:val="Compact"/>
              <w:rPr>
                <w:rFonts w:cs="Times New Roman"/>
                <w:i/>
                <w:sz w:val="20"/>
                <w:szCs w:val="20"/>
              </w:rPr>
            </w:pPr>
          </w:p>
        </w:tc>
        <w:tc>
          <w:tcPr>
            <w:tcW w:w="1093" w:type="pct"/>
          </w:tcPr>
          <w:p w14:paraId="0DDE779F" w14:textId="77777777" w:rsidR="00D55E82" w:rsidRPr="00D35F4C" w:rsidRDefault="00802368">
            <w:pPr>
              <w:pStyle w:val="Compact"/>
              <w:rPr>
                <w:rFonts w:cs="Times New Roman"/>
                <w:sz w:val="20"/>
                <w:szCs w:val="20"/>
              </w:rPr>
            </w:pPr>
            <w:r w:rsidRPr="00D35F4C">
              <w:rPr>
                <w:rFonts w:cs="Times New Roman"/>
                <w:sz w:val="20"/>
                <w:szCs w:val="20"/>
              </w:rPr>
              <w:t xml:space="preserve">After Cancellations, </w:t>
            </w:r>
            <w:r w:rsidRPr="00D35F4C">
              <w:rPr>
                <w:rFonts w:cs="Times New Roman"/>
                <w:i/>
                <w:sz w:val="20"/>
                <w:szCs w:val="20"/>
              </w:rPr>
              <w:t>b</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p>
        </w:tc>
        <w:tc>
          <w:tcPr>
            <w:tcW w:w="581" w:type="pct"/>
            <w:vAlign w:val="center"/>
          </w:tcPr>
          <w:p w14:paraId="2A9FC5D6" w14:textId="77777777" w:rsidR="00D55E82" w:rsidRPr="00D35F4C" w:rsidRDefault="00802368" w:rsidP="00190E2A">
            <w:pPr>
              <w:pStyle w:val="Compact"/>
              <w:jc w:val="right"/>
              <w:rPr>
                <w:rFonts w:cs="Times New Roman"/>
                <w:sz w:val="20"/>
                <w:szCs w:val="20"/>
              </w:rPr>
            </w:pPr>
            <w:r w:rsidRPr="00D35F4C">
              <w:rPr>
                <w:rFonts w:cs="Times New Roman"/>
                <w:sz w:val="20"/>
                <w:szCs w:val="20"/>
              </w:rPr>
              <w:t>338</w:t>
            </w:r>
          </w:p>
        </w:tc>
        <w:tc>
          <w:tcPr>
            <w:tcW w:w="580" w:type="pct"/>
            <w:vAlign w:val="center"/>
          </w:tcPr>
          <w:p w14:paraId="4E7569A0" w14:textId="77777777" w:rsidR="00D55E82" w:rsidRPr="00D35F4C" w:rsidRDefault="00802368" w:rsidP="00190E2A">
            <w:pPr>
              <w:pStyle w:val="Compact"/>
              <w:jc w:val="right"/>
              <w:rPr>
                <w:rFonts w:cs="Times New Roman"/>
                <w:sz w:val="20"/>
                <w:szCs w:val="20"/>
              </w:rPr>
            </w:pPr>
            <w:r w:rsidRPr="00D35F4C">
              <w:rPr>
                <w:rFonts w:cs="Times New Roman"/>
                <w:sz w:val="20"/>
                <w:szCs w:val="20"/>
              </w:rPr>
              <w:t>1,528</w:t>
            </w:r>
          </w:p>
        </w:tc>
        <w:tc>
          <w:tcPr>
            <w:tcW w:w="615" w:type="pct"/>
            <w:vAlign w:val="center"/>
          </w:tcPr>
          <w:p w14:paraId="0961F286" w14:textId="77777777" w:rsidR="00D55E82" w:rsidRPr="00D35F4C" w:rsidRDefault="00802368" w:rsidP="00190E2A">
            <w:pPr>
              <w:pStyle w:val="Compact"/>
              <w:jc w:val="right"/>
              <w:rPr>
                <w:rFonts w:cs="Times New Roman"/>
                <w:sz w:val="20"/>
                <w:szCs w:val="20"/>
              </w:rPr>
            </w:pPr>
            <w:r w:rsidRPr="00D35F4C">
              <w:rPr>
                <w:rFonts w:cs="Times New Roman"/>
                <w:sz w:val="20"/>
                <w:szCs w:val="20"/>
              </w:rPr>
              <w:t>22.12</w:t>
            </w:r>
          </w:p>
        </w:tc>
        <w:tc>
          <w:tcPr>
            <w:tcW w:w="615" w:type="pct"/>
            <w:vAlign w:val="center"/>
          </w:tcPr>
          <w:p w14:paraId="0DA1B887" w14:textId="77777777" w:rsidR="00D55E82" w:rsidRPr="00D35F4C" w:rsidRDefault="00802368" w:rsidP="00190E2A">
            <w:pPr>
              <w:pStyle w:val="Compact"/>
              <w:jc w:val="right"/>
              <w:rPr>
                <w:rFonts w:cs="Times New Roman"/>
                <w:sz w:val="20"/>
                <w:szCs w:val="20"/>
              </w:rPr>
            </w:pPr>
            <w:r w:rsidRPr="00D35F4C">
              <w:rPr>
                <w:rFonts w:cs="Times New Roman"/>
                <w:sz w:val="20"/>
                <w:szCs w:val="20"/>
              </w:rPr>
              <w:t>23.70</w:t>
            </w:r>
          </w:p>
        </w:tc>
        <w:tc>
          <w:tcPr>
            <w:tcW w:w="758" w:type="pct"/>
            <w:vAlign w:val="center"/>
          </w:tcPr>
          <w:p w14:paraId="1030CF37" w14:textId="77777777" w:rsidR="00D55E82" w:rsidRPr="00D35F4C" w:rsidRDefault="00802368" w:rsidP="00190E2A">
            <w:pPr>
              <w:pStyle w:val="Compact"/>
              <w:jc w:val="right"/>
              <w:rPr>
                <w:rFonts w:cs="Times New Roman"/>
                <w:sz w:val="20"/>
                <w:szCs w:val="20"/>
              </w:rPr>
            </w:pPr>
            <w:r w:rsidRPr="00D35F4C">
              <w:rPr>
                <w:rFonts w:cs="Times New Roman"/>
                <w:sz w:val="20"/>
                <w:szCs w:val="20"/>
              </w:rPr>
              <w:t>0.149</w:t>
            </w:r>
          </w:p>
        </w:tc>
      </w:tr>
      <w:tr w:rsidR="00D55E82" w14:paraId="53DDE2C4" w14:textId="77777777" w:rsidTr="00190E2A">
        <w:tc>
          <w:tcPr>
            <w:tcW w:w="758" w:type="pct"/>
          </w:tcPr>
          <w:p w14:paraId="3CD3979E" w14:textId="77777777" w:rsidR="00D55E82" w:rsidRPr="00190E2A" w:rsidRDefault="00D55E82">
            <w:pPr>
              <w:pStyle w:val="Compact"/>
              <w:rPr>
                <w:rFonts w:cs="Times New Roman"/>
                <w:i/>
                <w:sz w:val="20"/>
                <w:szCs w:val="20"/>
              </w:rPr>
            </w:pPr>
          </w:p>
        </w:tc>
        <w:tc>
          <w:tcPr>
            <w:tcW w:w="1093" w:type="pct"/>
          </w:tcPr>
          <w:p w14:paraId="1C6C5BB9" w14:textId="77777777" w:rsidR="00D55E82" w:rsidRPr="00D35F4C" w:rsidRDefault="00802368">
            <w:pPr>
              <w:pStyle w:val="Compact"/>
              <w:rPr>
                <w:rFonts w:cs="Times New Roman"/>
                <w:sz w:val="20"/>
                <w:szCs w:val="20"/>
              </w:rPr>
            </w:pPr>
            <w:r w:rsidRPr="00D35F4C">
              <w:rPr>
                <w:rFonts w:cs="Times New Roman"/>
                <w:sz w:val="20"/>
                <w:szCs w:val="20"/>
              </w:rPr>
              <w:t xml:space="preserve">With Inherits, </w:t>
            </w:r>
            <w:r w:rsidRPr="00D35F4C">
              <w:rPr>
                <w:rFonts w:cs="Times New Roman"/>
                <w:i/>
                <w:sz w:val="20"/>
                <w:szCs w:val="20"/>
              </w:rPr>
              <w:t>c</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p>
        </w:tc>
        <w:tc>
          <w:tcPr>
            <w:tcW w:w="581" w:type="pct"/>
            <w:vAlign w:val="center"/>
          </w:tcPr>
          <w:p w14:paraId="04077B16" w14:textId="77777777" w:rsidR="00D55E82" w:rsidRPr="00D35F4C" w:rsidRDefault="00802368" w:rsidP="00190E2A">
            <w:pPr>
              <w:pStyle w:val="Compact"/>
              <w:jc w:val="right"/>
              <w:rPr>
                <w:rFonts w:cs="Times New Roman"/>
                <w:sz w:val="20"/>
                <w:szCs w:val="20"/>
              </w:rPr>
            </w:pPr>
            <w:r w:rsidRPr="00D35F4C">
              <w:rPr>
                <w:rFonts w:cs="Times New Roman"/>
                <w:sz w:val="20"/>
                <w:szCs w:val="20"/>
              </w:rPr>
              <w:t>388</w:t>
            </w:r>
          </w:p>
        </w:tc>
        <w:tc>
          <w:tcPr>
            <w:tcW w:w="580" w:type="pct"/>
            <w:vAlign w:val="center"/>
          </w:tcPr>
          <w:p w14:paraId="2E09BB48" w14:textId="77777777" w:rsidR="00D55E82" w:rsidRPr="00D35F4C" w:rsidRDefault="00802368" w:rsidP="00190E2A">
            <w:pPr>
              <w:pStyle w:val="Compact"/>
              <w:jc w:val="right"/>
              <w:rPr>
                <w:rFonts w:cs="Times New Roman"/>
                <w:sz w:val="20"/>
                <w:szCs w:val="20"/>
              </w:rPr>
            </w:pPr>
            <w:r w:rsidRPr="00D35F4C">
              <w:rPr>
                <w:rFonts w:cs="Times New Roman"/>
                <w:sz w:val="20"/>
                <w:szCs w:val="20"/>
              </w:rPr>
              <w:t>1,528</w:t>
            </w:r>
          </w:p>
        </w:tc>
        <w:tc>
          <w:tcPr>
            <w:tcW w:w="615" w:type="pct"/>
            <w:vAlign w:val="center"/>
          </w:tcPr>
          <w:p w14:paraId="46628D27" w14:textId="77777777" w:rsidR="00D55E82" w:rsidRPr="00D35F4C" w:rsidRDefault="00802368" w:rsidP="00190E2A">
            <w:pPr>
              <w:pStyle w:val="Compact"/>
              <w:jc w:val="right"/>
              <w:rPr>
                <w:rFonts w:cs="Times New Roman"/>
                <w:sz w:val="20"/>
                <w:szCs w:val="20"/>
              </w:rPr>
            </w:pPr>
            <w:r w:rsidRPr="00D35F4C">
              <w:rPr>
                <w:rFonts w:cs="Times New Roman"/>
                <w:sz w:val="20"/>
                <w:szCs w:val="20"/>
              </w:rPr>
              <w:t>25.39</w:t>
            </w:r>
          </w:p>
        </w:tc>
        <w:tc>
          <w:tcPr>
            <w:tcW w:w="615" w:type="pct"/>
            <w:vAlign w:val="center"/>
          </w:tcPr>
          <w:p w14:paraId="4DCDDC65" w14:textId="77777777" w:rsidR="00D55E82" w:rsidRPr="00D35F4C" w:rsidRDefault="00802368" w:rsidP="00190E2A">
            <w:pPr>
              <w:pStyle w:val="Compact"/>
              <w:jc w:val="right"/>
              <w:rPr>
                <w:rFonts w:cs="Times New Roman"/>
                <w:sz w:val="20"/>
                <w:szCs w:val="20"/>
              </w:rPr>
            </w:pPr>
            <w:r w:rsidRPr="00D35F4C">
              <w:rPr>
                <w:rFonts w:cs="Times New Roman"/>
                <w:sz w:val="20"/>
                <w:szCs w:val="20"/>
              </w:rPr>
              <w:t>23.70</w:t>
            </w:r>
          </w:p>
        </w:tc>
        <w:tc>
          <w:tcPr>
            <w:tcW w:w="758" w:type="pct"/>
            <w:vAlign w:val="center"/>
          </w:tcPr>
          <w:p w14:paraId="6D8CF69D" w14:textId="77777777" w:rsidR="00D55E82" w:rsidRPr="00D35F4C" w:rsidRDefault="00802368" w:rsidP="00190E2A">
            <w:pPr>
              <w:pStyle w:val="Compact"/>
              <w:jc w:val="right"/>
              <w:rPr>
                <w:rFonts w:cs="Times New Roman"/>
                <w:sz w:val="20"/>
                <w:szCs w:val="20"/>
              </w:rPr>
            </w:pPr>
            <w:r w:rsidRPr="00D35F4C">
              <w:rPr>
                <w:rFonts w:cs="Times New Roman"/>
                <w:sz w:val="20"/>
                <w:szCs w:val="20"/>
              </w:rPr>
              <w:t>0.125</w:t>
            </w:r>
          </w:p>
        </w:tc>
      </w:tr>
      <w:tr w:rsidR="00D55E82" w14:paraId="4FD747A0" w14:textId="77777777" w:rsidTr="00190E2A">
        <w:tc>
          <w:tcPr>
            <w:tcW w:w="758" w:type="pct"/>
            <w:tcBorders>
              <w:bottom w:val="single" w:sz="4" w:space="0" w:color="auto"/>
            </w:tcBorders>
          </w:tcPr>
          <w:p w14:paraId="02514B41" w14:textId="77777777" w:rsidR="00D55E82" w:rsidRPr="00190E2A" w:rsidRDefault="00D55E82">
            <w:pPr>
              <w:pStyle w:val="Compact"/>
              <w:rPr>
                <w:rFonts w:cs="Times New Roman"/>
                <w:i/>
                <w:sz w:val="20"/>
                <w:szCs w:val="20"/>
              </w:rPr>
            </w:pPr>
          </w:p>
        </w:tc>
        <w:tc>
          <w:tcPr>
            <w:tcW w:w="1093" w:type="pct"/>
            <w:tcBorders>
              <w:bottom w:val="single" w:sz="4" w:space="0" w:color="auto"/>
            </w:tcBorders>
          </w:tcPr>
          <w:p w14:paraId="03C0AC1F" w14:textId="77777777" w:rsidR="00D55E82" w:rsidRPr="00D35F4C" w:rsidRDefault="00802368">
            <w:pPr>
              <w:pStyle w:val="Compact"/>
              <w:rPr>
                <w:rFonts w:cs="Times New Roman"/>
                <w:sz w:val="20"/>
                <w:szCs w:val="20"/>
              </w:rPr>
            </w:pPr>
            <w:r w:rsidRPr="00D35F4C">
              <w:rPr>
                <w:rFonts w:cs="Times New Roman"/>
                <w:sz w:val="20"/>
                <w:szCs w:val="20"/>
              </w:rPr>
              <w:t xml:space="preserve">After Waivers, </w:t>
            </w:r>
            <w:r w:rsidRPr="00D35F4C">
              <w:rPr>
                <w:rFonts w:cs="Times New Roman"/>
                <w:i/>
                <w:sz w:val="20"/>
                <w:szCs w:val="20"/>
              </w:rPr>
              <w:t>d</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r w:rsidRPr="00D35F4C">
              <w:rPr>
                <w:rFonts w:cs="Times New Roman"/>
                <w:i/>
                <w:sz w:val="20"/>
                <w:szCs w:val="20"/>
              </w:rPr>
              <w:t>d</w:t>
            </w:r>
            <w:r w:rsidRPr="00D35F4C">
              <w:rPr>
                <w:rFonts w:cs="Times New Roman"/>
                <w:sz w:val="20"/>
                <w:szCs w:val="20"/>
              </w:rPr>
              <w:t>)</w:t>
            </w:r>
          </w:p>
        </w:tc>
        <w:tc>
          <w:tcPr>
            <w:tcW w:w="581" w:type="pct"/>
            <w:tcBorders>
              <w:bottom w:val="single" w:sz="4" w:space="0" w:color="auto"/>
            </w:tcBorders>
            <w:vAlign w:val="center"/>
          </w:tcPr>
          <w:p w14:paraId="1197DAE3" w14:textId="77777777" w:rsidR="00D55E82" w:rsidRPr="00D35F4C" w:rsidRDefault="00802368" w:rsidP="00190E2A">
            <w:pPr>
              <w:pStyle w:val="Compact"/>
              <w:jc w:val="right"/>
              <w:rPr>
                <w:rFonts w:cs="Times New Roman"/>
                <w:sz w:val="20"/>
                <w:szCs w:val="20"/>
              </w:rPr>
            </w:pPr>
            <w:r w:rsidRPr="00D35F4C">
              <w:rPr>
                <w:rFonts w:cs="Times New Roman"/>
                <w:sz w:val="20"/>
                <w:szCs w:val="20"/>
              </w:rPr>
              <w:t>388</w:t>
            </w:r>
          </w:p>
        </w:tc>
        <w:tc>
          <w:tcPr>
            <w:tcW w:w="580" w:type="pct"/>
            <w:tcBorders>
              <w:bottom w:val="single" w:sz="4" w:space="0" w:color="auto"/>
            </w:tcBorders>
            <w:vAlign w:val="center"/>
          </w:tcPr>
          <w:p w14:paraId="09B4F4B9" w14:textId="77777777" w:rsidR="00D55E82" w:rsidRPr="00D35F4C" w:rsidRDefault="00802368" w:rsidP="00190E2A">
            <w:pPr>
              <w:pStyle w:val="Compact"/>
              <w:jc w:val="right"/>
              <w:rPr>
                <w:rFonts w:cs="Times New Roman"/>
                <w:sz w:val="20"/>
                <w:szCs w:val="20"/>
              </w:rPr>
            </w:pPr>
            <w:r w:rsidRPr="00D35F4C">
              <w:rPr>
                <w:rFonts w:cs="Times New Roman"/>
                <w:sz w:val="20"/>
                <w:szCs w:val="20"/>
              </w:rPr>
              <w:t>1,528</w:t>
            </w:r>
          </w:p>
        </w:tc>
        <w:tc>
          <w:tcPr>
            <w:tcW w:w="615" w:type="pct"/>
            <w:tcBorders>
              <w:bottom w:val="single" w:sz="4" w:space="0" w:color="auto"/>
            </w:tcBorders>
            <w:vAlign w:val="center"/>
          </w:tcPr>
          <w:p w14:paraId="7E1D259F" w14:textId="77777777" w:rsidR="00D55E82" w:rsidRPr="00D35F4C" w:rsidRDefault="00802368" w:rsidP="00190E2A">
            <w:pPr>
              <w:pStyle w:val="Compact"/>
              <w:jc w:val="right"/>
              <w:rPr>
                <w:rFonts w:cs="Times New Roman"/>
                <w:sz w:val="20"/>
                <w:szCs w:val="20"/>
              </w:rPr>
            </w:pPr>
            <w:r w:rsidRPr="00D35F4C">
              <w:rPr>
                <w:rFonts w:cs="Times New Roman"/>
                <w:sz w:val="20"/>
                <w:szCs w:val="20"/>
              </w:rPr>
              <w:t>25.39</w:t>
            </w:r>
          </w:p>
        </w:tc>
        <w:tc>
          <w:tcPr>
            <w:tcW w:w="615" w:type="pct"/>
            <w:tcBorders>
              <w:bottom w:val="single" w:sz="4" w:space="0" w:color="auto"/>
            </w:tcBorders>
            <w:vAlign w:val="center"/>
          </w:tcPr>
          <w:p w14:paraId="3F39471A" w14:textId="77777777" w:rsidR="00D55E82" w:rsidRPr="00D35F4C" w:rsidRDefault="00802368" w:rsidP="00190E2A">
            <w:pPr>
              <w:pStyle w:val="Compact"/>
              <w:jc w:val="right"/>
              <w:rPr>
                <w:rFonts w:cs="Times New Roman"/>
                <w:sz w:val="20"/>
                <w:szCs w:val="20"/>
              </w:rPr>
            </w:pPr>
            <w:r w:rsidRPr="00D35F4C">
              <w:rPr>
                <w:rFonts w:cs="Times New Roman"/>
                <w:sz w:val="20"/>
                <w:szCs w:val="20"/>
              </w:rPr>
              <w:t>23.70</w:t>
            </w:r>
          </w:p>
        </w:tc>
        <w:tc>
          <w:tcPr>
            <w:tcW w:w="758" w:type="pct"/>
            <w:tcBorders>
              <w:bottom w:val="single" w:sz="4" w:space="0" w:color="auto"/>
            </w:tcBorders>
            <w:vAlign w:val="center"/>
          </w:tcPr>
          <w:p w14:paraId="136975C2" w14:textId="77777777" w:rsidR="00D55E82" w:rsidRPr="00D35F4C" w:rsidRDefault="00802368" w:rsidP="00190E2A">
            <w:pPr>
              <w:pStyle w:val="Compact"/>
              <w:jc w:val="right"/>
              <w:rPr>
                <w:rFonts w:cs="Times New Roman"/>
                <w:sz w:val="20"/>
                <w:szCs w:val="20"/>
              </w:rPr>
            </w:pPr>
            <w:r w:rsidRPr="00D35F4C">
              <w:rPr>
                <w:rFonts w:cs="Times New Roman"/>
                <w:sz w:val="20"/>
                <w:szCs w:val="20"/>
              </w:rPr>
              <w:t>0.125</w:t>
            </w:r>
          </w:p>
        </w:tc>
      </w:tr>
      <w:tr w:rsidR="00D55E82" w14:paraId="5A64580F" w14:textId="77777777" w:rsidTr="00190E2A">
        <w:tc>
          <w:tcPr>
            <w:tcW w:w="758" w:type="pct"/>
            <w:tcBorders>
              <w:top w:val="single" w:sz="4" w:space="0" w:color="auto"/>
            </w:tcBorders>
          </w:tcPr>
          <w:p w14:paraId="10E3AF27" w14:textId="77777777" w:rsidR="00D55E82" w:rsidRPr="00190E2A" w:rsidRDefault="00802368">
            <w:pPr>
              <w:pStyle w:val="Compact"/>
              <w:rPr>
                <w:rFonts w:cs="Times New Roman"/>
                <w:i/>
                <w:sz w:val="20"/>
                <w:szCs w:val="20"/>
              </w:rPr>
            </w:pPr>
            <w:r w:rsidRPr="00190E2A">
              <w:rPr>
                <w:rFonts w:cs="Times New Roman"/>
                <w:i/>
                <w:sz w:val="20"/>
                <w:szCs w:val="20"/>
              </w:rPr>
              <w:t>TRW - Tender</w:t>
            </w:r>
          </w:p>
        </w:tc>
        <w:tc>
          <w:tcPr>
            <w:tcW w:w="1093" w:type="pct"/>
            <w:tcBorders>
              <w:top w:val="single" w:sz="4" w:space="0" w:color="auto"/>
            </w:tcBorders>
          </w:tcPr>
          <w:p w14:paraId="09C31F79" w14:textId="77777777" w:rsidR="00D55E82" w:rsidRPr="00D35F4C" w:rsidRDefault="00802368">
            <w:pPr>
              <w:pStyle w:val="Compact"/>
              <w:rPr>
                <w:rFonts w:cs="Times New Roman"/>
                <w:sz w:val="20"/>
                <w:szCs w:val="20"/>
              </w:rPr>
            </w:pPr>
            <w:r w:rsidRPr="00D35F4C">
              <w:rPr>
                <w:rFonts w:cs="Times New Roman"/>
                <w:sz w:val="20"/>
                <w:szCs w:val="20"/>
              </w:rPr>
              <w:t xml:space="preserve">Initial Random Selection, </w:t>
            </w:r>
            <w:r w:rsidRPr="00D35F4C">
              <w:rPr>
                <w:rFonts w:cs="Times New Roman"/>
                <w:i/>
                <w:sz w:val="20"/>
                <w:szCs w:val="20"/>
              </w:rPr>
              <w:t>a</w:t>
            </w:r>
          </w:p>
        </w:tc>
        <w:tc>
          <w:tcPr>
            <w:tcW w:w="581" w:type="pct"/>
            <w:tcBorders>
              <w:top w:val="single" w:sz="4" w:space="0" w:color="auto"/>
            </w:tcBorders>
            <w:vAlign w:val="center"/>
          </w:tcPr>
          <w:p w14:paraId="1D9B1031" w14:textId="77777777" w:rsidR="00D55E82" w:rsidRPr="00D35F4C" w:rsidRDefault="00802368" w:rsidP="00190E2A">
            <w:pPr>
              <w:pStyle w:val="Compact"/>
              <w:jc w:val="right"/>
              <w:rPr>
                <w:rFonts w:cs="Times New Roman"/>
                <w:sz w:val="20"/>
                <w:szCs w:val="20"/>
              </w:rPr>
            </w:pPr>
            <w:r w:rsidRPr="00D35F4C">
              <w:rPr>
                <w:rFonts w:cs="Times New Roman"/>
                <w:sz w:val="20"/>
                <w:szCs w:val="20"/>
              </w:rPr>
              <w:t>30</w:t>
            </w:r>
          </w:p>
        </w:tc>
        <w:tc>
          <w:tcPr>
            <w:tcW w:w="580" w:type="pct"/>
            <w:tcBorders>
              <w:top w:val="single" w:sz="4" w:space="0" w:color="auto"/>
            </w:tcBorders>
            <w:vAlign w:val="center"/>
          </w:tcPr>
          <w:p w14:paraId="60C8FA38" w14:textId="77777777" w:rsidR="00D55E82" w:rsidRPr="00D35F4C" w:rsidRDefault="00802368" w:rsidP="00190E2A">
            <w:pPr>
              <w:pStyle w:val="Compact"/>
              <w:jc w:val="right"/>
              <w:rPr>
                <w:rFonts w:cs="Times New Roman"/>
                <w:sz w:val="20"/>
                <w:szCs w:val="20"/>
              </w:rPr>
            </w:pPr>
            <w:r w:rsidRPr="00D35F4C">
              <w:rPr>
                <w:rFonts w:cs="Times New Roman"/>
                <w:sz w:val="20"/>
                <w:szCs w:val="20"/>
              </w:rPr>
              <w:t>76</w:t>
            </w:r>
          </w:p>
        </w:tc>
        <w:tc>
          <w:tcPr>
            <w:tcW w:w="615" w:type="pct"/>
            <w:tcBorders>
              <w:top w:val="single" w:sz="4" w:space="0" w:color="auto"/>
            </w:tcBorders>
            <w:vAlign w:val="center"/>
          </w:tcPr>
          <w:p w14:paraId="19342F0E" w14:textId="77777777" w:rsidR="00D55E82" w:rsidRPr="00D35F4C" w:rsidRDefault="00802368" w:rsidP="00190E2A">
            <w:pPr>
              <w:pStyle w:val="Compact"/>
              <w:jc w:val="right"/>
              <w:rPr>
                <w:rFonts w:cs="Times New Roman"/>
                <w:sz w:val="20"/>
                <w:szCs w:val="20"/>
              </w:rPr>
            </w:pPr>
            <w:r w:rsidRPr="00D35F4C">
              <w:rPr>
                <w:rFonts w:cs="Times New Roman"/>
                <w:sz w:val="20"/>
                <w:szCs w:val="20"/>
              </w:rPr>
              <w:t>39.47</w:t>
            </w:r>
          </w:p>
        </w:tc>
        <w:tc>
          <w:tcPr>
            <w:tcW w:w="615" w:type="pct"/>
            <w:tcBorders>
              <w:top w:val="single" w:sz="4" w:space="0" w:color="auto"/>
            </w:tcBorders>
            <w:vAlign w:val="center"/>
          </w:tcPr>
          <w:p w14:paraId="01FDF778" w14:textId="77777777" w:rsidR="00D55E82" w:rsidRPr="00D35F4C" w:rsidRDefault="00802368" w:rsidP="00190E2A">
            <w:pPr>
              <w:pStyle w:val="Compact"/>
              <w:jc w:val="right"/>
              <w:rPr>
                <w:rFonts w:cs="Times New Roman"/>
                <w:sz w:val="20"/>
                <w:szCs w:val="20"/>
              </w:rPr>
            </w:pPr>
            <w:r w:rsidRPr="00D35F4C">
              <w:rPr>
                <w:rFonts w:cs="Times New Roman"/>
                <w:sz w:val="20"/>
                <w:szCs w:val="20"/>
              </w:rPr>
              <w:t>27.12</w:t>
            </w:r>
          </w:p>
        </w:tc>
        <w:tc>
          <w:tcPr>
            <w:tcW w:w="758" w:type="pct"/>
            <w:tcBorders>
              <w:top w:val="single" w:sz="4" w:space="0" w:color="auto"/>
            </w:tcBorders>
            <w:vAlign w:val="center"/>
          </w:tcPr>
          <w:p w14:paraId="070B5FBC" w14:textId="77777777" w:rsidR="00D55E82" w:rsidRPr="00D35F4C" w:rsidRDefault="00802368" w:rsidP="00190E2A">
            <w:pPr>
              <w:pStyle w:val="Compact"/>
              <w:jc w:val="right"/>
              <w:rPr>
                <w:rFonts w:cs="Times New Roman"/>
                <w:sz w:val="20"/>
                <w:szCs w:val="20"/>
              </w:rPr>
            </w:pPr>
            <w:r w:rsidRPr="00D35F4C">
              <w:rPr>
                <w:rFonts w:cs="Times New Roman"/>
                <w:sz w:val="20"/>
                <w:szCs w:val="20"/>
              </w:rPr>
              <w:t>0.020</w:t>
            </w:r>
          </w:p>
        </w:tc>
      </w:tr>
      <w:tr w:rsidR="00D55E82" w14:paraId="4BB83794" w14:textId="77777777" w:rsidTr="00190E2A">
        <w:tc>
          <w:tcPr>
            <w:tcW w:w="758" w:type="pct"/>
          </w:tcPr>
          <w:p w14:paraId="56932116" w14:textId="77777777" w:rsidR="00D55E82" w:rsidRPr="00D35F4C" w:rsidRDefault="00D55E82">
            <w:pPr>
              <w:pStyle w:val="Compact"/>
              <w:rPr>
                <w:rFonts w:cs="Times New Roman"/>
                <w:sz w:val="20"/>
                <w:szCs w:val="20"/>
              </w:rPr>
            </w:pPr>
          </w:p>
        </w:tc>
        <w:tc>
          <w:tcPr>
            <w:tcW w:w="1093" w:type="pct"/>
          </w:tcPr>
          <w:p w14:paraId="65693E41" w14:textId="77777777" w:rsidR="00D55E82" w:rsidRPr="00D35F4C" w:rsidRDefault="00802368">
            <w:pPr>
              <w:pStyle w:val="Compact"/>
              <w:rPr>
                <w:rFonts w:cs="Times New Roman"/>
                <w:sz w:val="20"/>
                <w:szCs w:val="20"/>
              </w:rPr>
            </w:pPr>
            <w:r w:rsidRPr="00D35F4C">
              <w:rPr>
                <w:rFonts w:cs="Times New Roman"/>
                <w:sz w:val="20"/>
                <w:szCs w:val="20"/>
              </w:rPr>
              <w:t xml:space="preserve">After Cancellations, </w:t>
            </w:r>
            <w:r w:rsidRPr="00D35F4C">
              <w:rPr>
                <w:rFonts w:cs="Times New Roman"/>
                <w:i/>
                <w:sz w:val="20"/>
                <w:szCs w:val="20"/>
              </w:rPr>
              <w:t>b</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p>
        </w:tc>
        <w:tc>
          <w:tcPr>
            <w:tcW w:w="581" w:type="pct"/>
            <w:vAlign w:val="center"/>
          </w:tcPr>
          <w:p w14:paraId="118627B8" w14:textId="77777777" w:rsidR="00D55E82" w:rsidRPr="00D35F4C" w:rsidRDefault="00802368" w:rsidP="00190E2A">
            <w:pPr>
              <w:pStyle w:val="Compact"/>
              <w:jc w:val="right"/>
              <w:rPr>
                <w:rFonts w:cs="Times New Roman"/>
                <w:sz w:val="20"/>
                <w:szCs w:val="20"/>
              </w:rPr>
            </w:pPr>
            <w:r w:rsidRPr="00D35F4C">
              <w:rPr>
                <w:rFonts w:cs="Times New Roman"/>
                <w:sz w:val="20"/>
                <w:szCs w:val="20"/>
              </w:rPr>
              <w:t>22</w:t>
            </w:r>
          </w:p>
        </w:tc>
        <w:tc>
          <w:tcPr>
            <w:tcW w:w="580" w:type="pct"/>
            <w:vAlign w:val="center"/>
          </w:tcPr>
          <w:p w14:paraId="62AE8B18" w14:textId="77777777" w:rsidR="00D55E82" w:rsidRPr="00D35F4C" w:rsidRDefault="00802368" w:rsidP="00190E2A">
            <w:pPr>
              <w:pStyle w:val="Compact"/>
              <w:jc w:val="right"/>
              <w:rPr>
                <w:rFonts w:cs="Times New Roman"/>
                <w:sz w:val="20"/>
                <w:szCs w:val="20"/>
              </w:rPr>
            </w:pPr>
            <w:r w:rsidRPr="00D35F4C">
              <w:rPr>
                <w:rFonts w:cs="Times New Roman"/>
                <w:sz w:val="20"/>
                <w:szCs w:val="20"/>
              </w:rPr>
              <w:t>58</w:t>
            </w:r>
          </w:p>
        </w:tc>
        <w:tc>
          <w:tcPr>
            <w:tcW w:w="615" w:type="pct"/>
            <w:vAlign w:val="center"/>
          </w:tcPr>
          <w:p w14:paraId="5D1AFBF9" w14:textId="77777777" w:rsidR="00D55E82" w:rsidRPr="00D35F4C" w:rsidRDefault="00802368" w:rsidP="00190E2A">
            <w:pPr>
              <w:pStyle w:val="Compact"/>
              <w:jc w:val="right"/>
              <w:rPr>
                <w:rFonts w:cs="Times New Roman"/>
                <w:sz w:val="20"/>
                <w:szCs w:val="20"/>
              </w:rPr>
            </w:pPr>
            <w:r w:rsidRPr="00D35F4C">
              <w:rPr>
                <w:rFonts w:cs="Times New Roman"/>
                <w:sz w:val="20"/>
                <w:szCs w:val="20"/>
              </w:rPr>
              <w:t>37.93</w:t>
            </w:r>
          </w:p>
        </w:tc>
        <w:tc>
          <w:tcPr>
            <w:tcW w:w="615" w:type="pct"/>
            <w:vAlign w:val="center"/>
          </w:tcPr>
          <w:p w14:paraId="6F415AA4" w14:textId="77777777" w:rsidR="00D55E82" w:rsidRPr="00D35F4C" w:rsidRDefault="00802368" w:rsidP="00190E2A">
            <w:pPr>
              <w:pStyle w:val="Compact"/>
              <w:jc w:val="right"/>
              <w:rPr>
                <w:rFonts w:cs="Times New Roman"/>
                <w:sz w:val="20"/>
                <w:szCs w:val="20"/>
              </w:rPr>
            </w:pPr>
            <w:r w:rsidRPr="00D35F4C">
              <w:rPr>
                <w:rFonts w:cs="Times New Roman"/>
                <w:sz w:val="20"/>
                <w:szCs w:val="20"/>
              </w:rPr>
              <w:t>27.12</w:t>
            </w:r>
          </w:p>
        </w:tc>
        <w:tc>
          <w:tcPr>
            <w:tcW w:w="758" w:type="pct"/>
            <w:vAlign w:val="center"/>
          </w:tcPr>
          <w:p w14:paraId="393F47F4" w14:textId="77777777" w:rsidR="00D55E82" w:rsidRPr="00D35F4C" w:rsidRDefault="00802368" w:rsidP="00190E2A">
            <w:pPr>
              <w:pStyle w:val="Compact"/>
              <w:jc w:val="right"/>
              <w:rPr>
                <w:rFonts w:cs="Times New Roman"/>
                <w:sz w:val="20"/>
                <w:szCs w:val="20"/>
              </w:rPr>
            </w:pPr>
            <w:r w:rsidRPr="00D35F4C">
              <w:rPr>
                <w:rFonts w:cs="Times New Roman"/>
                <w:sz w:val="20"/>
                <w:szCs w:val="20"/>
              </w:rPr>
              <w:t>0.076</w:t>
            </w:r>
          </w:p>
        </w:tc>
      </w:tr>
      <w:tr w:rsidR="00D55E82" w14:paraId="69569407" w14:textId="77777777" w:rsidTr="00190E2A">
        <w:tc>
          <w:tcPr>
            <w:tcW w:w="758" w:type="pct"/>
          </w:tcPr>
          <w:p w14:paraId="7538FDBB" w14:textId="77777777" w:rsidR="00D55E82" w:rsidRPr="00D35F4C" w:rsidRDefault="00D55E82">
            <w:pPr>
              <w:pStyle w:val="Compact"/>
              <w:rPr>
                <w:rFonts w:cs="Times New Roman"/>
                <w:sz w:val="20"/>
                <w:szCs w:val="20"/>
              </w:rPr>
            </w:pPr>
          </w:p>
        </w:tc>
        <w:tc>
          <w:tcPr>
            <w:tcW w:w="1093" w:type="pct"/>
          </w:tcPr>
          <w:p w14:paraId="266AEE63" w14:textId="77777777" w:rsidR="00D55E82" w:rsidRPr="00D35F4C" w:rsidRDefault="00802368">
            <w:pPr>
              <w:pStyle w:val="Compact"/>
              <w:rPr>
                <w:rFonts w:cs="Times New Roman"/>
                <w:sz w:val="20"/>
                <w:szCs w:val="20"/>
              </w:rPr>
            </w:pPr>
            <w:r w:rsidRPr="00D35F4C">
              <w:rPr>
                <w:rFonts w:cs="Times New Roman"/>
                <w:sz w:val="20"/>
                <w:szCs w:val="20"/>
              </w:rPr>
              <w:t xml:space="preserve">With Inherits, </w:t>
            </w:r>
            <w:r w:rsidRPr="00D35F4C">
              <w:rPr>
                <w:rFonts w:cs="Times New Roman"/>
                <w:i/>
                <w:sz w:val="20"/>
                <w:szCs w:val="20"/>
              </w:rPr>
              <w:t>c</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p>
        </w:tc>
        <w:tc>
          <w:tcPr>
            <w:tcW w:w="581" w:type="pct"/>
            <w:vAlign w:val="center"/>
          </w:tcPr>
          <w:p w14:paraId="6F4824C1" w14:textId="77777777" w:rsidR="00D55E82" w:rsidRPr="00D35F4C" w:rsidRDefault="00802368" w:rsidP="00190E2A">
            <w:pPr>
              <w:pStyle w:val="Compact"/>
              <w:jc w:val="right"/>
              <w:rPr>
                <w:rFonts w:cs="Times New Roman"/>
                <w:sz w:val="20"/>
                <w:szCs w:val="20"/>
              </w:rPr>
            </w:pPr>
            <w:r w:rsidRPr="00D35F4C">
              <w:rPr>
                <w:rFonts w:cs="Times New Roman"/>
                <w:sz w:val="20"/>
                <w:szCs w:val="20"/>
              </w:rPr>
              <w:t>28</w:t>
            </w:r>
          </w:p>
        </w:tc>
        <w:tc>
          <w:tcPr>
            <w:tcW w:w="580" w:type="pct"/>
            <w:vAlign w:val="center"/>
          </w:tcPr>
          <w:p w14:paraId="3DB6E352" w14:textId="77777777" w:rsidR="00D55E82" w:rsidRPr="00D35F4C" w:rsidRDefault="00802368" w:rsidP="00190E2A">
            <w:pPr>
              <w:pStyle w:val="Compact"/>
              <w:jc w:val="right"/>
              <w:rPr>
                <w:rFonts w:cs="Times New Roman"/>
                <w:sz w:val="20"/>
                <w:szCs w:val="20"/>
              </w:rPr>
            </w:pPr>
            <w:r w:rsidRPr="00D35F4C">
              <w:rPr>
                <w:rFonts w:cs="Times New Roman"/>
                <w:sz w:val="20"/>
                <w:szCs w:val="20"/>
              </w:rPr>
              <w:t>58</w:t>
            </w:r>
          </w:p>
        </w:tc>
        <w:tc>
          <w:tcPr>
            <w:tcW w:w="615" w:type="pct"/>
            <w:vAlign w:val="center"/>
          </w:tcPr>
          <w:p w14:paraId="2C3B8726" w14:textId="77777777" w:rsidR="00D55E82" w:rsidRPr="00D35F4C" w:rsidRDefault="00802368" w:rsidP="00190E2A">
            <w:pPr>
              <w:pStyle w:val="Compact"/>
              <w:jc w:val="right"/>
              <w:rPr>
                <w:rFonts w:cs="Times New Roman"/>
                <w:sz w:val="20"/>
                <w:szCs w:val="20"/>
              </w:rPr>
            </w:pPr>
            <w:r w:rsidRPr="00D35F4C">
              <w:rPr>
                <w:rFonts w:cs="Times New Roman"/>
                <w:sz w:val="20"/>
                <w:szCs w:val="20"/>
              </w:rPr>
              <w:t>48.28</w:t>
            </w:r>
          </w:p>
        </w:tc>
        <w:tc>
          <w:tcPr>
            <w:tcW w:w="615" w:type="pct"/>
            <w:vAlign w:val="center"/>
          </w:tcPr>
          <w:p w14:paraId="02BC85CA" w14:textId="77777777" w:rsidR="00D55E82" w:rsidRPr="00D35F4C" w:rsidRDefault="00802368" w:rsidP="00190E2A">
            <w:pPr>
              <w:pStyle w:val="Compact"/>
              <w:jc w:val="right"/>
              <w:rPr>
                <w:rFonts w:cs="Times New Roman"/>
                <w:sz w:val="20"/>
                <w:szCs w:val="20"/>
              </w:rPr>
            </w:pPr>
            <w:r w:rsidRPr="00D35F4C">
              <w:rPr>
                <w:rFonts w:cs="Times New Roman"/>
                <w:sz w:val="20"/>
                <w:szCs w:val="20"/>
              </w:rPr>
              <w:t>27.12</w:t>
            </w:r>
          </w:p>
        </w:tc>
        <w:tc>
          <w:tcPr>
            <w:tcW w:w="758" w:type="pct"/>
            <w:vAlign w:val="center"/>
          </w:tcPr>
          <w:p w14:paraId="156546B7" w14:textId="77777777" w:rsidR="00D55E82" w:rsidRPr="00D35F4C" w:rsidRDefault="00802368" w:rsidP="00190E2A">
            <w:pPr>
              <w:pStyle w:val="Compact"/>
              <w:jc w:val="right"/>
              <w:rPr>
                <w:rFonts w:cs="Times New Roman"/>
                <w:sz w:val="20"/>
                <w:szCs w:val="20"/>
              </w:rPr>
            </w:pPr>
            <w:r w:rsidRPr="00D35F4C">
              <w:rPr>
                <w:rFonts w:cs="Times New Roman"/>
                <w:sz w:val="20"/>
                <w:szCs w:val="20"/>
              </w:rPr>
              <w:t>0.001</w:t>
            </w:r>
          </w:p>
        </w:tc>
      </w:tr>
      <w:tr w:rsidR="00D55E82" w14:paraId="73A1B864" w14:textId="77777777" w:rsidTr="00190E2A">
        <w:tc>
          <w:tcPr>
            <w:tcW w:w="758" w:type="pct"/>
            <w:tcBorders>
              <w:bottom w:val="single" w:sz="4" w:space="0" w:color="auto"/>
            </w:tcBorders>
          </w:tcPr>
          <w:p w14:paraId="3979AE34" w14:textId="77777777" w:rsidR="00D55E82" w:rsidRPr="00D35F4C" w:rsidRDefault="00D55E82">
            <w:pPr>
              <w:pStyle w:val="Compact"/>
              <w:rPr>
                <w:rFonts w:cs="Times New Roman"/>
                <w:sz w:val="20"/>
                <w:szCs w:val="20"/>
              </w:rPr>
            </w:pPr>
          </w:p>
        </w:tc>
        <w:tc>
          <w:tcPr>
            <w:tcW w:w="1093" w:type="pct"/>
            <w:tcBorders>
              <w:bottom w:val="single" w:sz="4" w:space="0" w:color="auto"/>
            </w:tcBorders>
          </w:tcPr>
          <w:p w14:paraId="0C1CDCAE" w14:textId="77777777" w:rsidR="00D55E82" w:rsidRPr="00D35F4C" w:rsidRDefault="00802368">
            <w:pPr>
              <w:pStyle w:val="Compact"/>
              <w:rPr>
                <w:rFonts w:cs="Times New Roman"/>
                <w:sz w:val="20"/>
                <w:szCs w:val="20"/>
              </w:rPr>
            </w:pPr>
            <w:r w:rsidRPr="00D35F4C">
              <w:rPr>
                <w:rFonts w:cs="Times New Roman"/>
                <w:sz w:val="20"/>
                <w:szCs w:val="20"/>
              </w:rPr>
              <w:t xml:space="preserve">After Waivers, </w:t>
            </w:r>
            <w:r w:rsidRPr="00D35F4C">
              <w:rPr>
                <w:rFonts w:cs="Times New Roman"/>
                <w:i/>
                <w:sz w:val="20"/>
                <w:szCs w:val="20"/>
              </w:rPr>
              <w:t>d</w:t>
            </w:r>
            <w:r w:rsidRPr="00D35F4C">
              <w:rPr>
                <w:rFonts w:cs="Times New Roman"/>
                <w:sz w:val="20"/>
                <w:szCs w:val="20"/>
              </w:rPr>
              <w:t xml:space="preserve"> (</w:t>
            </w:r>
            <w:r w:rsidRPr="00D35F4C">
              <w:rPr>
                <w:rFonts w:cs="Times New Roman"/>
                <w:i/>
                <w:sz w:val="20"/>
                <w:szCs w:val="20"/>
              </w:rPr>
              <w:t>a</w:t>
            </w:r>
            <w:r w:rsidRPr="00D35F4C">
              <w:rPr>
                <w:rFonts w:cs="Times New Roman"/>
                <w:sz w:val="20"/>
                <w:szCs w:val="20"/>
              </w:rPr>
              <w:t>-</w:t>
            </w:r>
            <w:r w:rsidRPr="00D35F4C">
              <w:rPr>
                <w:rFonts w:cs="Times New Roman"/>
                <w:i/>
                <w:sz w:val="20"/>
                <w:szCs w:val="20"/>
              </w:rPr>
              <w:t>b</w:t>
            </w:r>
            <w:r w:rsidRPr="00D35F4C">
              <w:rPr>
                <w:rFonts w:cs="Times New Roman"/>
                <w:sz w:val="20"/>
                <w:szCs w:val="20"/>
              </w:rPr>
              <w:t>+</w:t>
            </w:r>
            <w:r w:rsidRPr="00D35F4C">
              <w:rPr>
                <w:rFonts w:cs="Times New Roman"/>
                <w:i/>
                <w:sz w:val="20"/>
                <w:szCs w:val="20"/>
              </w:rPr>
              <w:t>c</w:t>
            </w:r>
            <w:r w:rsidRPr="00D35F4C">
              <w:rPr>
                <w:rFonts w:cs="Times New Roman"/>
                <w:sz w:val="20"/>
                <w:szCs w:val="20"/>
              </w:rPr>
              <w:t>-</w:t>
            </w:r>
            <w:r w:rsidRPr="00D35F4C">
              <w:rPr>
                <w:rFonts w:cs="Times New Roman"/>
                <w:i/>
                <w:sz w:val="20"/>
                <w:szCs w:val="20"/>
              </w:rPr>
              <w:t>d</w:t>
            </w:r>
            <w:r w:rsidRPr="00D35F4C">
              <w:rPr>
                <w:rFonts w:cs="Times New Roman"/>
                <w:sz w:val="20"/>
                <w:szCs w:val="20"/>
              </w:rPr>
              <w:t>)</w:t>
            </w:r>
          </w:p>
        </w:tc>
        <w:tc>
          <w:tcPr>
            <w:tcW w:w="581" w:type="pct"/>
            <w:tcBorders>
              <w:bottom w:val="single" w:sz="4" w:space="0" w:color="auto"/>
            </w:tcBorders>
            <w:vAlign w:val="center"/>
          </w:tcPr>
          <w:p w14:paraId="4A4AC63E" w14:textId="77777777" w:rsidR="00D55E82" w:rsidRPr="00D35F4C" w:rsidRDefault="00802368" w:rsidP="00190E2A">
            <w:pPr>
              <w:pStyle w:val="Compact"/>
              <w:jc w:val="right"/>
              <w:rPr>
                <w:rFonts w:cs="Times New Roman"/>
                <w:sz w:val="20"/>
                <w:szCs w:val="20"/>
              </w:rPr>
            </w:pPr>
            <w:r w:rsidRPr="00D35F4C">
              <w:rPr>
                <w:rFonts w:cs="Times New Roman"/>
                <w:sz w:val="20"/>
                <w:szCs w:val="20"/>
              </w:rPr>
              <w:t>27</w:t>
            </w:r>
          </w:p>
        </w:tc>
        <w:tc>
          <w:tcPr>
            <w:tcW w:w="580" w:type="pct"/>
            <w:tcBorders>
              <w:bottom w:val="single" w:sz="4" w:space="0" w:color="auto"/>
            </w:tcBorders>
            <w:vAlign w:val="center"/>
          </w:tcPr>
          <w:p w14:paraId="31A419DB" w14:textId="77777777" w:rsidR="00D55E82" w:rsidRPr="00D35F4C" w:rsidRDefault="00802368" w:rsidP="00190E2A">
            <w:pPr>
              <w:pStyle w:val="Compact"/>
              <w:jc w:val="right"/>
              <w:rPr>
                <w:rFonts w:cs="Times New Roman"/>
                <w:sz w:val="20"/>
                <w:szCs w:val="20"/>
              </w:rPr>
            </w:pPr>
            <w:r w:rsidRPr="00D35F4C">
              <w:rPr>
                <w:rFonts w:cs="Times New Roman"/>
                <w:sz w:val="20"/>
                <w:szCs w:val="20"/>
              </w:rPr>
              <w:t>58</w:t>
            </w:r>
          </w:p>
        </w:tc>
        <w:tc>
          <w:tcPr>
            <w:tcW w:w="615" w:type="pct"/>
            <w:tcBorders>
              <w:bottom w:val="single" w:sz="4" w:space="0" w:color="auto"/>
            </w:tcBorders>
            <w:vAlign w:val="center"/>
          </w:tcPr>
          <w:p w14:paraId="7F80BE85" w14:textId="77777777" w:rsidR="00D55E82" w:rsidRPr="00D35F4C" w:rsidRDefault="00802368" w:rsidP="00190E2A">
            <w:pPr>
              <w:pStyle w:val="Compact"/>
              <w:jc w:val="right"/>
              <w:rPr>
                <w:rFonts w:cs="Times New Roman"/>
                <w:sz w:val="20"/>
                <w:szCs w:val="20"/>
              </w:rPr>
            </w:pPr>
            <w:r w:rsidRPr="00D35F4C">
              <w:rPr>
                <w:rFonts w:cs="Times New Roman"/>
                <w:sz w:val="20"/>
                <w:szCs w:val="20"/>
              </w:rPr>
              <w:t>46.55</w:t>
            </w:r>
          </w:p>
        </w:tc>
        <w:tc>
          <w:tcPr>
            <w:tcW w:w="615" w:type="pct"/>
            <w:tcBorders>
              <w:bottom w:val="single" w:sz="4" w:space="0" w:color="auto"/>
            </w:tcBorders>
            <w:vAlign w:val="center"/>
          </w:tcPr>
          <w:p w14:paraId="0919FDF7" w14:textId="77777777" w:rsidR="00D55E82" w:rsidRPr="00D35F4C" w:rsidRDefault="00802368" w:rsidP="00190E2A">
            <w:pPr>
              <w:pStyle w:val="Compact"/>
              <w:jc w:val="right"/>
              <w:rPr>
                <w:rFonts w:cs="Times New Roman"/>
                <w:sz w:val="20"/>
                <w:szCs w:val="20"/>
              </w:rPr>
            </w:pPr>
            <w:r w:rsidRPr="00D35F4C">
              <w:rPr>
                <w:rFonts w:cs="Times New Roman"/>
                <w:sz w:val="20"/>
                <w:szCs w:val="20"/>
              </w:rPr>
              <w:t>27.12</w:t>
            </w:r>
          </w:p>
        </w:tc>
        <w:tc>
          <w:tcPr>
            <w:tcW w:w="758" w:type="pct"/>
            <w:tcBorders>
              <w:bottom w:val="single" w:sz="4" w:space="0" w:color="auto"/>
            </w:tcBorders>
            <w:vAlign w:val="center"/>
          </w:tcPr>
          <w:p w14:paraId="453093C5" w14:textId="77777777" w:rsidR="00D55E82" w:rsidRPr="00D35F4C" w:rsidRDefault="00802368" w:rsidP="00190E2A">
            <w:pPr>
              <w:pStyle w:val="Compact"/>
              <w:jc w:val="right"/>
              <w:rPr>
                <w:rFonts w:cs="Times New Roman"/>
                <w:sz w:val="20"/>
                <w:szCs w:val="20"/>
              </w:rPr>
            </w:pPr>
            <w:r w:rsidRPr="00D35F4C">
              <w:rPr>
                <w:rFonts w:cs="Times New Roman"/>
                <w:sz w:val="20"/>
                <w:szCs w:val="20"/>
              </w:rPr>
              <w:t>0.002</w:t>
            </w:r>
          </w:p>
        </w:tc>
      </w:tr>
    </w:tbl>
    <w:p w14:paraId="1E2BCDA4" w14:textId="77777777" w:rsidR="00D55E82" w:rsidRDefault="00D55E82">
      <w:pPr>
        <w:pStyle w:val="Heading5"/>
      </w:pPr>
      <w:bookmarkStart w:id="99" w:name="section-5"/>
      <w:bookmarkEnd w:id="99"/>
    </w:p>
    <w:p w14:paraId="117CC30E" w14:textId="596566B4" w:rsidR="00D55E82" w:rsidRDefault="00802368" w:rsidP="005609A7">
      <w:pPr>
        <w:pStyle w:val="Heading4"/>
        <w:spacing w:after="240" w:line="240" w:lineRule="auto"/>
        <w:ind w:left="990" w:hanging="990"/>
      </w:pPr>
      <w:bookmarkStart w:id="100" w:name="table-5.-number-of-total-vessels-v-sampl"/>
      <w:bookmarkEnd w:id="100"/>
      <w:r>
        <w:t xml:space="preserve">Table 5. </w:t>
      </w:r>
      <w:r w:rsidR="005609A7">
        <w:t xml:space="preserve">-- </w:t>
      </w:r>
      <w:r w:rsidR="005609A7" w:rsidRPr="00BA099D">
        <w:t>Number of total vessels (</w:t>
      </w:r>
      <w:r w:rsidR="005609A7" w:rsidRPr="00890791">
        <w:rPr>
          <w:i/>
        </w:rPr>
        <w:t>V</w:t>
      </w:r>
      <w:r w:rsidR="005609A7" w:rsidRPr="00BA099D">
        <w:t>), sampled vessels (</w:t>
      </w:r>
      <w:r w:rsidR="005609A7" w:rsidRPr="00890791">
        <w:rPr>
          <w:i/>
        </w:rPr>
        <w:t>v</w:t>
      </w:r>
      <w:r w:rsidR="005609A7" w:rsidRPr="00BA099D">
        <w:t>), total trips (</w:t>
      </w:r>
      <w:r w:rsidR="005609A7" w:rsidRPr="00890791">
        <w:rPr>
          <w:i/>
        </w:rPr>
        <w:t>N</w:t>
      </w:r>
      <w:r w:rsidR="005609A7" w:rsidRPr="00BA099D">
        <w:t>), sampled trips (</w:t>
      </w:r>
      <w:r w:rsidR="005609A7" w:rsidRPr="00890791">
        <w:rPr>
          <w:i/>
        </w:rPr>
        <w:t>n</w:t>
      </w:r>
      <w:r w:rsidR="005609A7" w:rsidRPr="00BA099D">
        <w:t xml:space="preserve">) for each stratum in 2019. The expected coverage </w:t>
      </w:r>
      <w:r w:rsidR="00890791">
        <w:t xml:space="preserve">(Expected?) </w:t>
      </w:r>
      <w:r w:rsidR="005609A7" w:rsidRPr="00BA099D">
        <w:t>and 95% confidence interval columns are expressed as percentages of the total number of trips taken within each stratum.</w:t>
      </w:r>
    </w:p>
    <w:tbl>
      <w:tblPr>
        <w:tblW w:w="5000" w:type="pct"/>
        <w:tblLook w:val="07E0" w:firstRow="1" w:lastRow="1" w:firstColumn="1" w:lastColumn="1" w:noHBand="1" w:noVBand="1"/>
      </w:tblPr>
      <w:tblGrid>
        <w:gridCol w:w="1763"/>
        <w:gridCol w:w="1970"/>
        <w:gridCol w:w="656"/>
        <w:gridCol w:w="546"/>
        <w:gridCol w:w="821"/>
        <w:gridCol w:w="711"/>
        <w:gridCol w:w="1047"/>
        <w:gridCol w:w="1517"/>
        <w:gridCol w:w="1398"/>
        <w:gridCol w:w="1398"/>
        <w:gridCol w:w="1133"/>
      </w:tblGrid>
      <w:tr w:rsidR="00890791" w14:paraId="324275D1" w14:textId="77777777" w:rsidTr="00890791">
        <w:tc>
          <w:tcPr>
            <w:tcW w:w="682" w:type="pct"/>
            <w:vAlign w:val="bottom"/>
          </w:tcPr>
          <w:p w14:paraId="0C5AD3E1" w14:textId="77777777" w:rsidR="00890791" w:rsidRDefault="00890791">
            <w:pPr>
              <w:pStyle w:val="Compact"/>
            </w:pPr>
          </w:p>
        </w:tc>
        <w:tc>
          <w:tcPr>
            <w:tcW w:w="762" w:type="pct"/>
            <w:vAlign w:val="bottom"/>
          </w:tcPr>
          <w:p w14:paraId="137F2519" w14:textId="77777777" w:rsidR="00890791" w:rsidRDefault="00890791">
            <w:pPr>
              <w:pStyle w:val="Compact"/>
            </w:pPr>
          </w:p>
        </w:tc>
        <w:tc>
          <w:tcPr>
            <w:tcW w:w="253" w:type="pct"/>
            <w:vAlign w:val="bottom"/>
          </w:tcPr>
          <w:p w14:paraId="0FBEF911" w14:textId="77777777" w:rsidR="00890791" w:rsidRDefault="00890791" w:rsidP="00BF6529">
            <w:pPr>
              <w:pStyle w:val="Compact"/>
              <w:jc w:val="right"/>
              <w:rPr>
                <w:i/>
              </w:rPr>
            </w:pPr>
          </w:p>
        </w:tc>
        <w:tc>
          <w:tcPr>
            <w:tcW w:w="211" w:type="pct"/>
            <w:vAlign w:val="bottom"/>
          </w:tcPr>
          <w:p w14:paraId="2C65B182" w14:textId="77777777" w:rsidR="00890791" w:rsidRDefault="00890791" w:rsidP="00BF6529">
            <w:pPr>
              <w:pStyle w:val="Compact"/>
              <w:jc w:val="right"/>
              <w:rPr>
                <w:i/>
              </w:rPr>
            </w:pPr>
          </w:p>
        </w:tc>
        <w:tc>
          <w:tcPr>
            <w:tcW w:w="317" w:type="pct"/>
            <w:vAlign w:val="bottom"/>
          </w:tcPr>
          <w:p w14:paraId="545781C5" w14:textId="77777777" w:rsidR="00890791" w:rsidRDefault="00890791" w:rsidP="00BF6529">
            <w:pPr>
              <w:pStyle w:val="Compact"/>
              <w:jc w:val="right"/>
              <w:rPr>
                <w:i/>
              </w:rPr>
            </w:pPr>
          </w:p>
        </w:tc>
        <w:tc>
          <w:tcPr>
            <w:tcW w:w="274" w:type="pct"/>
            <w:vAlign w:val="bottom"/>
          </w:tcPr>
          <w:p w14:paraId="3C1A4F96" w14:textId="77777777" w:rsidR="00890791" w:rsidRDefault="00890791" w:rsidP="00BF6529">
            <w:pPr>
              <w:pStyle w:val="Compact"/>
              <w:jc w:val="right"/>
              <w:rPr>
                <w:i/>
              </w:rPr>
            </w:pPr>
          </w:p>
        </w:tc>
        <w:tc>
          <w:tcPr>
            <w:tcW w:w="996" w:type="pct"/>
            <w:gridSpan w:val="2"/>
            <w:vAlign w:val="center"/>
          </w:tcPr>
          <w:p w14:paraId="4508A68A" w14:textId="4DA4EA3A" w:rsidR="00890791" w:rsidRDefault="00890791" w:rsidP="00890791">
            <w:pPr>
              <w:pStyle w:val="Compact"/>
              <w:jc w:val="center"/>
            </w:pPr>
            <w:r>
              <w:t>Coverage</w:t>
            </w:r>
          </w:p>
        </w:tc>
        <w:tc>
          <w:tcPr>
            <w:tcW w:w="1082" w:type="pct"/>
            <w:gridSpan w:val="2"/>
            <w:vAlign w:val="center"/>
          </w:tcPr>
          <w:p w14:paraId="61E4D611" w14:textId="58AE82F4" w:rsidR="00890791" w:rsidRDefault="00890791" w:rsidP="00890791">
            <w:pPr>
              <w:pStyle w:val="Compact"/>
              <w:jc w:val="center"/>
            </w:pPr>
            <w:r>
              <w:t>95% Confidence Interval</w:t>
            </w:r>
          </w:p>
        </w:tc>
        <w:tc>
          <w:tcPr>
            <w:tcW w:w="423" w:type="pct"/>
            <w:vAlign w:val="bottom"/>
          </w:tcPr>
          <w:p w14:paraId="22F52969" w14:textId="77777777" w:rsidR="00890791" w:rsidRDefault="00890791" w:rsidP="00BF6529">
            <w:pPr>
              <w:pStyle w:val="Compact"/>
              <w:jc w:val="right"/>
            </w:pPr>
          </w:p>
        </w:tc>
      </w:tr>
      <w:tr w:rsidR="00BF6529" w14:paraId="4053E476" w14:textId="77777777" w:rsidTr="00890791">
        <w:tc>
          <w:tcPr>
            <w:tcW w:w="682" w:type="pct"/>
            <w:tcBorders>
              <w:bottom w:val="single" w:sz="2" w:space="0" w:color="auto"/>
            </w:tcBorders>
            <w:vAlign w:val="bottom"/>
          </w:tcPr>
          <w:p w14:paraId="7A53A595" w14:textId="77777777" w:rsidR="00D55E82" w:rsidRDefault="00802368">
            <w:pPr>
              <w:pStyle w:val="Compact"/>
            </w:pPr>
            <w:r>
              <w:t>Coverage</w:t>
            </w:r>
          </w:p>
        </w:tc>
        <w:tc>
          <w:tcPr>
            <w:tcW w:w="762" w:type="pct"/>
            <w:tcBorders>
              <w:bottom w:val="single" w:sz="2" w:space="0" w:color="auto"/>
            </w:tcBorders>
            <w:vAlign w:val="bottom"/>
          </w:tcPr>
          <w:p w14:paraId="7604397D" w14:textId="77777777" w:rsidR="00D55E82" w:rsidRDefault="00802368">
            <w:pPr>
              <w:pStyle w:val="Compact"/>
            </w:pPr>
            <w:r>
              <w:t>Strata</w:t>
            </w:r>
          </w:p>
        </w:tc>
        <w:tc>
          <w:tcPr>
            <w:tcW w:w="253" w:type="pct"/>
            <w:tcBorders>
              <w:bottom w:val="single" w:sz="2" w:space="0" w:color="auto"/>
            </w:tcBorders>
            <w:vAlign w:val="bottom"/>
          </w:tcPr>
          <w:p w14:paraId="1B1E7410" w14:textId="77777777" w:rsidR="00D55E82" w:rsidRDefault="00802368" w:rsidP="00BF6529">
            <w:pPr>
              <w:pStyle w:val="Compact"/>
              <w:jc w:val="right"/>
            </w:pPr>
            <w:r>
              <w:rPr>
                <w:i/>
              </w:rPr>
              <w:t>V</w:t>
            </w:r>
          </w:p>
        </w:tc>
        <w:tc>
          <w:tcPr>
            <w:tcW w:w="211" w:type="pct"/>
            <w:tcBorders>
              <w:bottom w:val="single" w:sz="2" w:space="0" w:color="auto"/>
            </w:tcBorders>
            <w:vAlign w:val="bottom"/>
          </w:tcPr>
          <w:p w14:paraId="7A5742D4" w14:textId="77777777" w:rsidR="00D55E82" w:rsidRDefault="00802368" w:rsidP="00BF6529">
            <w:pPr>
              <w:pStyle w:val="Compact"/>
              <w:jc w:val="right"/>
            </w:pPr>
            <w:r>
              <w:rPr>
                <w:i/>
              </w:rPr>
              <w:t>v</w:t>
            </w:r>
          </w:p>
        </w:tc>
        <w:tc>
          <w:tcPr>
            <w:tcW w:w="317" w:type="pct"/>
            <w:tcBorders>
              <w:bottom w:val="single" w:sz="2" w:space="0" w:color="auto"/>
            </w:tcBorders>
            <w:vAlign w:val="bottom"/>
          </w:tcPr>
          <w:p w14:paraId="00ABC7FD" w14:textId="77777777" w:rsidR="00D55E82" w:rsidRDefault="00802368" w:rsidP="00BF6529">
            <w:pPr>
              <w:pStyle w:val="Compact"/>
              <w:jc w:val="right"/>
            </w:pPr>
            <w:r>
              <w:rPr>
                <w:i/>
              </w:rPr>
              <w:t>N</w:t>
            </w:r>
          </w:p>
        </w:tc>
        <w:tc>
          <w:tcPr>
            <w:tcW w:w="274" w:type="pct"/>
            <w:tcBorders>
              <w:bottom w:val="single" w:sz="2" w:space="0" w:color="auto"/>
            </w:tcBorders>
            <w:vAlign w:val="bottom"/>
          </w:tcPr>
          <w:p w14:paraId="5923E9E2" w14:textId="77777777" w:rsidR="00D55E82" w:rsidRDefault="00802368" w:rsidP="00BF6529">
            <w:pPr>
              <w:pStyle w:val="Compact"/>
              <w:jc w:val="right"/>
            </w:pPr>
            <w:r>
              <w:rPr>
                <w:i/>
              </w:rPr>
              <w:t>n</w:t>
            </w:r>
          </w:p>
        </w:tc>
        <w:tc>
          <w:tcPr>
            <w:tcW w:w="409" w:type="pct"/>
            <w:tcBorders>
              <w:bottom w:val="single" w:sz="2" w:space="0" w:color="auto"/>
            </w:tcBorders>
            <w:vAlign w:val="bottom"/>
          </w:tcPr>
          <w:p w14:paraId="51D06D0D" w14:textId="44D214E7" w:rsidR="00D55E82" w:rsidRDefault="00802368" w:rsidP="00890791">
            <w:pPr>
              <w:pStyle w:val="Compact"/>
              <w:jc w:val="right"/>
            </w:pPr>
            <w:r>
              <w:t xml:space="preserve">Expected </w:t>
            </w:r>
          </w:p>
        </w:tc>
        <w:tc>
          <w:tcPr>
            <w:tcW w:w="587" w:type="pct"/>
            <w:tcBorders>
              <w:bottom w:val="single" w:sz="2" w:space="0" w:color="auto"/>
            </w:tcBorders>
            <w:vAlign w:val="bottom"/>
          </w:tcPr>
          <w:p w14:paraId="43F46AE2" w14:textId="4659E8E5" w:rsidR="00D55E82" w:rsidRDefault="00802368" w:rsidP="00890791">
            <w:pPr>
              <w:pStyle w:val="Compact"/>
              <w:jc w:val="right"/>
            </w:pPr>
            <w:r>
              <w:t xml:space="preserve">Realized </w:t>
            </w:r>
          </w:p>
        </w:tc>
        <w:tc>
          <w:tcPr>
            <w:tcW w:w="541" w:type="pct"/>
            <w:tcBorders>
              <w:bottom w:val="single" w:sz="2" w:space="0" w:color="auto"/>
            </w:tcBorders>
            <w:vAlign w:val="bottom"/>
          </w:tcPr>
          <w:p w14:paraId="12B52DCE" w14:textId="7FF51B23" w:rsidR="00D55E82" w:rsidRDefault="00802368" w:rsidP="00890791">
            <w:pPr>
              <w:pStyle w:val="Compact"/>
              <w:jc w:val="center"/>
            </w:pPr>
            <w:r>
              <w:t>lower limit</w:t>
            </w:r>
          </w:p>
        </w:tc>
        <w:tc>
          <w:tcPr>
            <w:tcW w:w="541" w:type="pct"/>
            <w:tcBorders>
              <w:bottom w:val="single" w:sz="2" w:space="0" w:color="auto"/>
            </w:tcBorders>
            <w:vAlign w:val="bottom"/>
          </w:tcPr>
          <w:p w14:paraId="4BAAF92C" w14:textId="1624D096" w:rsidR="00D55E82" w:rsidRDefault="00802368" w:rsidP="00890791">
            <w:pPr>
              <w:pStyle w:val="Compact"/>
              <w:jc w:val="center"/>
            </w:pPr>
            <w:r>
              <w:t>upper limit</w:t>
            </w:r>
          </w:p>
        </w:tc>
        <w:tc>
          <w:tcPr>
            <w:tcW w:w="423" w:type="pct"/>
            <w:tcBorders>
              <w:bottom w:val="single" w:sz="2" w:space="0" w:color="auto"/>
            </w:tcBorders>
            <w:vAlign w:val="bottom"/>
          </w:tcPr>
          <w:p w14:paraId="7925F5CE" w14:textId="3F2C10A5" w:rsidR="00D55E82" w:rsidRDefault="00890791" w:rsidP="00890791">
            <w:pPr>
              <w:pStyle w:val="Compact"/>
              <w:jc w:val="center"/>
            </w:pPr>
            <w:r>
              <w:t>E</w:t>
            </w:r>
            <w:r w:rsidR="00802368">
              <w:t>xpected?</w:t>
            </w:r>
          </w:p>
        </w:tc>
      </w:tr>
      <w:tr w:rsidR="00BF6529" w14:paraId="1D320D16" w14:textId="77777777" w:rsidTr="00890791">
        <w:tc>
          <w:tcPr>
            <w:tcW w:w="682" w:type="pct"/>
            <w:tcBorders>
              <w:top w:val="single" w:sz="2" w:space="0" w:color="auto"/>
              <w:bottom w:val="single" w:sz="4" w:space="0" w:color="auto"/>
            </w:tcBorders>
          </w:tcPr>
          <w:p w14:paraId="6D7049D2" w14:textId="77777777" w:rsidR="00D55E82" w:rsidRDefault="00802368">
            <w:pPr>
              <w:pStyle w:val="Compact"/>
            </w:pPr>
            <w:r>
              <w:t>Full</w:t>
            </w:r>
          </w:p>
        </w:tc>
        <w:tc>
          <w:tcPr>
            <w:tcW w:w="762" w:type="pct"/>
            <w:tcBorders>
              <w:top w:val="single" w:sz="2" w:space="0" w:color="auto"/>
              <w:bottom w:val="single" w:sz="4" w:space="0" w:color="auto"/>
            </w:tcBorders>
          </w:tcPr>
          <w:p w14:paraId="07CCFE05" w14:textId="77777777" w:rsidR="00D55E82" w:rsidRPr="00190E2A" w:rsidRDefault="00802368">
            <w:pPr>
              <w:pStyle w:val="Compact"/>
              <w:rPr>
                <w:i/>
              </w:rPr>
            </w:pPr>
            <w:r w:rsidRPr="00190E2A">
              <w:rPr>
                <w:i/>
              </w:rPr>
              <w:t>Full</w:t>
            </w:r>
          </w:p>
        </w:tc>
        <w:tc>
          <w:tcPr>
            <w:tcW w:w="253" w:type="pct"/>
            <w:tcBorders>
              <w:top w:val="single" w:sz="2" w:space="0" w:color="auto"/>
              <w:bottom w:val="single" w:sz="4" w:space="0" w:color="auto"/>
            </w:tcBorders>
          </w:tcPr>
          <w:p w14:paraId="5E39BBB0" w14:textId="77777777" w:rsidR="00D55E82" w:rsidRDefault="00802368" w:rsidP="00BF6529">
            <w:pPr>
              <w:pStyle w:val="Compact"/>
              <w:jc w:val="right"/>
            </w:pPr>
            <w:r>
              <w:t>161</w:t>
            </w:r>
          </w:p>
        </w:tc>
        <w:tc>
          <w:tcPr>
            <w:tcW w:w="211" w:type="pct"/>
            <w:tcBorders>
              <w:top w:val="single" w:sz="2" w:space="0" w:color="auto"/>
              <w:bottom w:val="single" w:sz="4" w:space="0" w:color="auto"/>
            </w:tcBorders>
          </w:tcPr>
          <w:p w14:paraId="67E23FC7" w14:textId="77777777" w:rsidR="00D55E82" w:rsidRDefault="00802368" w:rsidP="00BF6529">
            <w:pPr>
              <w:pStyle w:val="Compact"/>
              <w:jc w:val="right"/>
            </w:pPr>
            <w:r>
              <w:t>161</w:t>
            </w:r>
          </w:p>
        </w:tc>
        <w:tc>
          <w:tcPr>
            <w:tcW w:w="317" w:type="pct"/>
            <w:tcBorders>
              <w:top w:val="single" w:sz="2" w:space="0" w:color="auto"/>
              <w:bottom w:val="single" w:sz="4" w:space="0" w:color="auto"/>
            </w:tcBorders>
          </w:tcPr>
          <w:p w14:paraId="6DB5A442" w14:textId="77777777" w:rsidR="00D55E82" w:rsidRDefault="00802368" w:rsidP="00BF6529">
            <w:pPr>
              <w:pStyle w:val="Compact"/>
              <w:jc w:val="right"/>
            </w:pPr>
            <w:r>
              <w:t>3,343</w:t>
            </w:r>
          </w:p>
        </w:tc>
        <w:tc>
          <w:tcPr>
            <w:tcW w:w="274" w:type="pct"/>
            <w:tcBorders>
              <w:top w:val="single" w:sz="2" w:space="0" w:color="auto"/>
              <w:bottom w:val="single" w:sz="4" w:space="0" w:color="auto"/>
            </w:tcBorders>
          </w:tcPr>
          <w:p w14:paraId="6C6B788D" w14:textId="77777777" w:rsidR="00D55E82" w:rsidRDefault="00802368" w:rsidP="00BF6529">
            <w:pPr>
              <w:pStyle w:val="Compact"/>
              <w:jc w:val="right"/>
            </w:pPr>
            <w:r>
              <w:t>3,338</w:t>
            </w:r>
          </w:p>
        </w:tc>
        <w:tc>
          <w:tcPr>
            <w:tcW w:w="409" w:type="pct"/>
            <w:tcBorders>
              <w:top w:val="single" w:sz="2" w:space="0" w:color="auto"/>
              <w:bottom w:val="single" w:sz="4" w:space="0" w:color="auto"/>
            </w:tcBorders>
          </w:tcPr>
          <w:p w14:paraId="71FCADBC" w14:textId="77777777" w:rsidR="00D55E82" w:rsidRDefault="00802368" w:rsidP="00BF6529">
            <w:pPr>
              <w:pStyle w:val="Compact"/>
              <w:jc w:val="right"/>
            </w:pPr>
            <w:r>
              <w:t>100.0</w:t>
            </w:r>
          </w:p>
        </w:tc>
        <w:tc>
          <w:tcPr>
            <w:tcW w:w="587" w:type="pct"/>
            <w:tcBorders>
              <w:top w:val="single" w:sz="2" w:space="0" w:color="auto"/>
              <w:bottom w:val="single" w:sz="4" w:space="0" w:color="auto"/>
            </w:tcBorders>
          </w:tcPr>
          <w:p w14:paraId="05A1F086" w14:textId="77777777" w:rsidR="00D55E82" w:rsidRDefault="00802368" w:rsidP="00BF6529">
            <w:pPr>
              <w:pStyle w:val="Compact"/>
              <w:jc w:val="right"/>
            </w:pPr>
            <w:r>
              <w:t>99.9</w:t>
            </w:r>
          </w:p>
        </w:tc>
        <w:tc>
          <w:tcPr>
            <w:tcW w:w="541" w:type="pct"/>
            <w:tcBorders>
              <w:top w:val="single" w:sz="2" w:space="0" w:color="auto"/>
              <w:bottom w:val="single" w:sz="4" w:space="0" w:color="auto"/>
            </w:tcBorders>
          </w:tcPr>
          <w:p w14:paraId="3094F576" w14:textId="77777777" w:rsidR="00D55E82" w:rsidRDefault="00D55E82" w:rsidP="00890791">
            <w:pPr>
              <w:pStyle w:val="Compact"/>
              <w:jc w:val="center"/>
            </w:pPr>
          </w:p>
        </w:tc>
        <w:tc>
          <w:tcPr>
            <w:tcW w:w="541" w:type="pct"/>
            <w:tcBorders>
              <w:top w:val="single" w:sz="2" w:space="0" w:color="auto"/>
              <w:bottom w:val="single" w:sz="4" w:space="0" w:color="auto"/>
            </w:tcBorders>
          </w:tcPr>
          <w:p w14:paraId="5D996CDB" w14:textId="77777777" w:rsidR="00D55E82" w:rsidRDefault="00D55E82" w:rsidP="00890791">
            <w:pPr>
              <w:pStyle w:val="Compact"/>
              <w:jc w:val="center"/>
            </w:pPr>
          </w:p>
        </w:tc>
        <w:tc>
          <w:tcPr>
            <w:tcW w:w="423" w:type="pct"/>
            <w:tcBorders>
              <w:top w:val="single" w:sz="2" w:space="0" w:color="auto"/>
              <w:bottom w:val="single" w:sz="4" w:space="0" w:color="auto"/>
            </w:tcBorders>
          </w:tcPr>
          <w:p w14:paraId="61F20837" w14:textId="77777777" w:rsidR="00D55E82" w:rsidRDefault="00802368" w:rsidP="00890791">
            <w:pPr>
              <w:pStyle w:val="Compact"/>
              <w:jc w:val="center"/>
            </w:pPr>
            <w:r>
              <w:t>No</w:t>
            </w:r>
          </w:p>
        </w:tc>
      </w:tr>
      <w:tr w:rsidR="00BF6529" w14:paraId="3E7991E9" w14:textId="77777777" w:rsidTr="00890791">
        <w:tc>
          <w:tcPr>
            <w:tcW w:w="682" w:type="pct"/>
            <w:tcBorders>
              <w:top w:val="single" w:sz="4" w:space="0" w:color="auto"/>
            </w:tcBorders>
          </w:tcPr>
          <w:p w14:paraId="242CB612" w14:textId="77777777" w:rsidR="00D55E82" w:rsidRDefault="00802368">
            <w:pPr>
              <w:pStyle w:val="Compact"/>
            </w:pPr>
            <w:r>
              <w:t>Partial</w:t>
            </w:r>
          </w:p>
        </w:tc>
        <w:tc>
          <w:tcPr>
            <w:tcW w:w="762" w:type="pct"/>
            <w:tcBorders>
              <w:top w:val="single" w:sz="4" w:space="0" w:color="auto"/>
            </w:tcBorders>
          </w:tcPr>
          <w:p w14:paraId="6251A967" w14:textId="77777777" w:rsidR="00D55E82" w:rsidRPr="00190E2A" w:rsidRDefault="00802368">
            <w:pPr>
              <w:pStyle w:val="Compact"/>
              <w:rPr>
                <w:i/>
              </w:rPr>
            </w:pPr>
            <w:r w:rsidRPr="00190E2A">
              <w:rPr>
                <w:i/>
              </w:rPr>
              <w:t>HAL</w:t>
            </w:r>
          </w:p>
        </w:tc>
        <w:tc>
          <w:tcPr>
            <w:tcW w:w="253" w:type="pct"/>
            <w:tcBorders>
              <w:top w:val="single" w:sz="4" w:space="0" w:color="auto"/>
            </w:tcBorders>
          </w:tcPr>
          <w:p w14:paraId="71DCBE97" w14:textId="77777777" w:rsidR="00D55E82" w:rsidRDefault="00802368" w:rsidP="00BF6529">
            <w:pPr>
              <w:pStyle w:val="Compact"/>
              <w:jc w:val="right"/>
            </w:pPr>
            <w:r>
              <w:t>318</w:t>
            </w:r>
          </w:p>
        </w:tc>
        <w:tc>
          <w:tcPr>
            <w:tcW w:w="211" w:type="pct"/>
            <w:tcBorders>
              <w:top w:val="single" w:sz="4" w:space="0" w:color="auto"/>
            </w:tcBorders>
          </w:tcPr>
          <w:p w14:paraId="3C888F75" w14:textId="77777777" w:rsidR="00D55E82" w:rsidRDefault="00802368" w:rsidP="00BF6529">
            <w:pPr>
              <w:pStyle w:val="Compact"/>
              <w:jc w:val="right"/>
            </w:pPr>
            <w:r>
              <w:t>172</w:t>
            </w:r>
          </w:p>
        </w:tc>
        <w:tc>
          <w:tcPr>
            <w:tcW w:w="317" w:type="pct"/>
            <w:tcBorders>
              <w:top w:val="single" w:sz="4" w:space="0" w:color="auto"/>
            </w:tcBorders>
          </w:tcPr>
          <w:p w14:paraId="5DF444DB" w14:textId="77777777" w:rsidR="00D55E82" w:rsidRDefault="00802368" w:rsidP="00BF6529">
            <w:pPr>
              <w:pStyle w:val="Compact"/>
              <w:jc w:val="right"/>
            </w:pPr>
            <w:r>
              <w:t>1,744</w:t>
            </w:r>
          </w:p>
        </w:tc>
        <w:tc>
          <w:tcPr>
            <w:tcW w:w="274" w:type="pct"/>
            <w:tcBorders>
              <w:top w:val="single" w:sz="4" w:space="0" w:color="auto"/>
            </w:tcBorders>
          </w:tcPr>
          <w:p w14:paraId="7F027F17" w14:textId="77777777" w:rsidR="00D55E82" w:rsidRDefault="00802368" w:rsidP="00BF6529">
            <w:pPr>
              <w:pStyle w:val="Compact"/>
              <w:jc w:val="right"/>
            </w:pPr>
            <w:r>
              <w:t>307</w:t>
            </w:r>
          </w:p>
        </w:tc>
        <w:tc>
          <w:tcPr>
            <w:tcW w:w="409" w:type="pct"/>
            <w:tcBorders>
              <w:top w:val="single" w:sz="4" w:space="0" w:color="auto"/>
            </w:tcBorders>
          </w:tcPr>
          <w:p w14:paraId="1DD28706" w14:textId="77777777" w:rsidR="00D55E82" w:rsidRDefault="00802368" w:rsidP="00BF6529">
            <w:pPr>
              <w:pStyle w:val="Compact"/>
              <w:jc w:val="right"/>
            </w:pPr>
            <w:r>
              <w:t>17.7</w:t>
            </w:r>
          </w:p>
        </w:tc>
        <w:tc>
          <w:tcPr>
            <w:tcW w:w="587" w:type="pct"/>
            <w:tcBorders>
              <w:top w:val="single" w:sz="4" w:space="0" w:color="auto"/>
            </w:tcBorders>
          </w:tcPr>
          <w:p w14:paraId="3092B9C9" w14:textId="77777777" w:rsidR="00D55E82" w:rsidRDefault="00802368" w:rsidP="00BF6529">
            <w:pPr>
              <w:pStyle w:val="Compact"/>
              <w:jc w:val="right"/>
            </w:pPr>
            <w:r>
              <w:t>17.6</w:t>
            </w:r>
          </w:p>
        </w:tc>
        <w:tc>
          <w:tcPr>
            <w:tcW w:w="541" w:type="pct"/>
            <w:tcBorders>
              <w:top w:val="single" w:sz="4" w:space="0" w:color="auto"/>
            </w:tcBorders>
          </w:tcPr>
          <w:p w14:paraId="07EE2E3D" w14:textId="77777777" w:rsidR="00D55E82" w:rsidRDefault="00802368" w:rsidP="00890791">
            <w:pPr>
              <w:pStyle w:val="Compact"/>
              <w:jc w:val="center"/>
            </w:pPr>
            <w:r>
              <w:t>15.8</w:t>
            </w:r>
          </w:p>
        </w:tc>
        <w:tc>
          <w:tcPr>
            <w:tcW w:w="541" w:type="pct"/>
            <w:tcBorders>
              <w:top w:val="single" w:sz="4" w:space="0" w:color="auto"/>
            </w:tcBorders>
          </w:tcPr>
          <w:p w14:paraId="577081F2" w14:textId="77777777" w:rsidR="00D55E82" w:rsidRDefault="00802368" w:rsidP="00890791">
            <w:pPr>
              <w:pStyle w:val="Compact"/>
              <w:jc w:val="center"/>
            </w:pPr>
            <w:r>
              <w:t>19.5</w:t>
            </w:r>
          </w:p>
        </w:tc>
        <w:tc>
          <w:tcPr>
            <w:tcW w:w="423" w:type="pct"/>
            <w:tcBorders>
              <w:top w:val="single" w:sz="4" w:space="0" w:color="auto"/>
            </w:tcBorders>
          </w:tcPr>
          <w:p w14:paraId="12360C11" w14:textId="77777777" w:rsidR="00D55E82" w:rsidRDefault="00802368" w:rsidP="00890791">
            <w:pPr>
              <w:pStyle w:val="Compact"/>
              <w:jc w:val="center"/>
            </w:pPr>
            <w:r>
              <w:t>Yes</w:t>
            </w:r>
          </w:p>
        </w:tc>
      </w:tr>
      <w:tr w:rsidR="00BF6529" w14:paraId="40A1C925" w14:textId="77777777" w:rsidTr="00890791">
        <w:tc>
          <w:tcPr>
            <w:tcW w:w="682" w:type="pct"/>
          </w:tcPr>
          <w:p w14:paraId="58DF7827" w14:textId="77777777" w:rsidR="00D55E82" w:rsidRDefault="00802368">
            <w:pPr>
              <w:pStyle w:val="Compact"/>
            </w:pPr>
            <w:r>
              <w:t>Partial</w:t>
            </w:r>
          </w:p>
        </w:tc>
        <w:tc>
          <w:tcPr>
            <w:tcW w:w="762" w:type="pct"/>
          </w:tcPr>
          <w:p w14:paraId="10114836" w14:textId="77777777" w:rsidR="00D55E82" w:rsidRPr="00190E2A" w:rsidRDefault="00802368">
            <w:pPr>
              <w:pStyle w:val="Compact"/>
              <w:rPr>
                <w:i/>
              </w:rPr>
            </w:pPr>
            <w:r w:rsidRPr="00190E2A">
              <w:rPr>
                <w:i/>
              </w:rPr>
              <w:t>EM HAL</w:t>
            </w:r>
          </w:p>
        </w:tc>
        <w:tc>
          <w:tcPr>
            <w:tcW w:w="253" w:type="pct"/>
          </w:tcPr>
          <w:p w14:paraId="020C0382" w14:textId="77777777" w:rsidR="00D55E82" w:rsidRDefault="00802368" w:rsidP="00BF6529">
            <w:pPr>
              <w:pStyle w:val="Compact"/>
              <w:jc w:val="right"/>
            </w:pPr>
            <w:r>
              <w:t>138</w:t>
            </w:r>
          </w:p>
        </w:tc>
        <w:tc>
          <w:tcPr>
            <w:tcW w:w="211" w:type="pct"/>
          </w:tcPr>
          <w:p w14:paraId="21EF3512" w14:textId="77777777" w:rsidR="00D55E82" w:rsidRDefault="00802368" w:rsidP="00BF6529">
            <w:pPr>
              <w:pStyle w:val="Compact"/>
              <w:jc w:val="right"/>
            </w:pPr>
            <w:r>
              <w:t>103</w:t>
            </w:r>
          </w:p>
        </w:tc>
        <w:tc>
          <w:tcPr>
            <w:tcW w:w="317" w:type="pct"/>
          </w:tcPr>
          <w:p w14:paraId="70D3B8C6" w14:textId="77777777" w:rsidR="00D55E82" w:rsidRDefault="00802368" w:rsidP="00BF6529">
            <w:pPr>
              <w:pStyle w:val="Compact"/>
              <w:jc w:val="right"/>
            </w:pPr>
            <w:r>
              <w:t>916</w:t>
            </w:r>
          </w:p>
        </w:tc>
        <w:tc>
          <w:tcPr>
            <w:tcW w:w="274" w:type="pct"/>
          </w:tcPr>
          <w:p w14:paraId="05646E7B" w14:textId="77777777" w:rsidR="00D55E82" w:rsidRDefault="00802368" w:rsidP="00BF6529">
            <w:pPr>
              <w:pStyle w:val="Compact"/>
              <w:jc w:val="right"/>
            </w:pPr>
            <w:r>
              <w:t>291</w:t>
            </w:r>
          </w:p>
        </w:tc>
        <w:tc>
          <w:tcPr>
            <w:tcW w:w="409" w:type="pct"/>
          </w:tcPr>
          <w:p w14:paraId="78EF238C" w14:textId="77777777" w:rsidR="00D55E82" w:rsidRDefault="00802368" w:rsidP="00BF6529">
            <w:pPr>
              <w:pStyle w:val="Compact"/>
              <w:jc w:val="right"/>
            </w:pPr>
            <w:r>
              <w:t>30.0</w:t>
            </w:r>
          </w:p>
        </w:tc>
        <w:tc>
          <w:tcPr>
            <w:tcW w:w="587" w:type="pct"/>
          </w:tcPr>
          <w:p w14:paraId="09339AEA" w14:textId="77777777" w:rsidR="00D55E82" w:rsidRDefault="00802368" w:rsidP="00BF6529">
            <w:pPr>
              <w:pStyle w:val="Compact"/>
              <w:jc w:val="right"/>
            </w:pPr>
            <w:r>
              <w:t>31.8</w:t>
            </w:r>
          </w:p>
        </w:tc>
        <w:tc>
          <w:tcPr>
            <w:tcW w:w="541" w:type="pct"/>
          </w:tcPr>
          <w:p w14:paraId="1BCAA999" w14:textId="77777777" w:rsidR="00D55E82" w:rsidRDefault="00802368" w:rsidP="00890791">
            <w:pPr>
              <w:pStyle w:val="Compact"/>
              <w:jc w:val="center"/>
            </w:pPr>
            <w:r>
              <w:t>28.8</w:t>
            </w:r>
          </w:p>
        </w:tc>
        <w:tc>
          <w:tcPr>
            <w:tcW w:w="541" w:type="pct"/>
          </w:tcPr>
          <w:p w14:paraId="48D91AF6" w14:textId="77777777" w:rsidR="00D55E82" w:rsidRDefault="00802368" w:rsidP="00890791">
            <w:pPr>
              <w:pStyle w:val="Compact"/>
              <w:jc w:val="center"/>
            </w:pPr>
            <w:r>
              <w:t>34.9</w:t>
            </w:r>
          </w:p>
        </w:tc>
        <w:tc>
          <w:tcPr>
            <w:tcW w:w="423" w:type="pct"/>
          </w:tcPr>
          <w:p w14:paraId="4BEC3B0A" w14:textId="77777777" w:rsidR="00D55E82" w:rsidRDefault="00802368" w:rsidP="00890791">
            <w:pPr>
              <w:pStyle w:val="Compact"/>
              <w:jc w:val="center"/>
            </w:pPr>
            <w:r>
              <w:t>Yes</w:t>
            </w:r>
          </w:p>
        </w:tc>
      </w:tr>
      <w:tr w:rsidR="00BF6529" w14:paraId="31F76408" w14:textId="77777777" w:rsidTr="00890791">
        <w:tc>
          <w:tcPr>
            <w:tcW w:w="682" w:type="pct"/>
          </w:tcPr>
          <w:p w14:paraId="19AE7A78" w14:textId="77777777" w:rsidR="00D55E82" w:rsidRDefault="00802368">
            <w:pPr>
              <w:pStyle w:val="Compact"/>
            </w:pPr>
            <w:r>
              <w:t>Partial</w:t>
            </w:r>
          </w:p>
        </w:tc>
        <w:tc>
          <w:tcPr>
            <w:tcW w:w="762" w:type="pct"/>
          </w:tcPr>
          <w:p w14:paraId="559D01E5" w14:textId="77777777" w:rsidR="00D55E82" w:rsidRPr="00190E2A" w:rsidRDefault="00802368">
            <w:pPr>
              <w:pStyle w:val="Compact"/>
              <w:rPr>
                <w:i/>
              </w:rPr>
            </w:pPr>
            <w:r w:rsidRPr="00190E2A">
              <w:rPr>
                <w:i/>
              </w:rPr>
              <w:t>POT - No Tender</w:t>
            </w:r>
          </w:p>
        </w:tc>
        <w:tc>
          <w:tcPr>
            <w:tcW w:w="253" w:type="pct"/>
          </w:tcPr>
          <w:p w14:paraId="035E7FCB" w14:textId="77777777" w:rsidR="00D55E82" w:rsidRDefault="00802368" w:rsidP="00BF6529">
            <w:pPr>
              <w:pStyle w:val="Compact"/>
              <w:jc w:val="right"/>
            </w:pPr>
            <w:r>
              <w:t>73</w:t>
            </w:r>
          </w:p>
        </w:tc>
        <w:tc>
          <w:tcPr>
            <w:tcW w:w="211" w:type="pct"/>
          </w:tcPr>
          <w:p w14:paraId="5B593ACD" w14:textId="77777777" w:rsidR="00D55E82" w:rsidRDefault="00802368" w:rsidP="00BF6529">
            <w:pPr>
              <w:pStyle w:val="Compact"/>
              <w:jc w:val="right"/>
            </w:pPr>
            <w:r>
              <w:t>45</w:t>
            </w:r>
          </w:p>
        </w:tc>
        <w:tc>
          <w:tcPr>
            <w:tcW w:w="317" w:type="pct"/>
          </w:tcPr>
          <w:p w14:paraId="0931C330" w14:textId="77777777" w:rsidR="00D55E82" w:rsidRDefault="00802368" w:rsidP="00BF6529">
            <w:pPr>
              <w:pStyle w:val="Compact"/>
              <w:jc w:val="right"/>
            </w:pPr>
            <w:r>
              <w:t>528</w:t>
            </w:r>
          </w:p>
        </w:tc>
        <w:tc>
          <w:tcPr>
            <w:tcW w:w="274" w:type="pct"/>
          </w:tcPr>
          <w:p w14:paraId="5519AD73" w14:textId="77777777" w:rsidR="00D55E82" w:rsidRDefault="00802368" w:rsidP="00BF6529">
            <w:pPr>
              <w:pStyle w:val="Compact"/>
              <w:jc w:val="right"/>
            </w:pPr>
            <w:r>
              <w:t>74</w:t>
            </w:r>
          </w:p>
        </w:tc>
        <w:tc>
          <w:tcPr>
            <w:tcW w:w="409" w:type="pct"/>
          </w:tcPr>
          <w:p w14:paraId="55200AA3" w14:textId="77777777" w:rsidR="00D55E82" w:rsidRDefault="00802368" w:rsidP="00BF6529">
            <w:pPr>
              <w:pStyle w:val="Compact"/>
              <w:jc w:val="right"/>
            </w:pPr>
            <w:r>
              <w:t>15.4</w:t>
            </w:r>
          </w:p>
        </w:tc>
        <w:tc>
          <w:tcPr>
            <w:tcW w:w="587" w:type="pct"/>
          </w:tcPr>
          <w:p w14:paraId="494504B4" w14:textId="77777777" w:rsidR="00D55E82" w:rsidRDefault="00802368" w:rsidP="00BF6529">
            <w:pPr>
              <w:pStyle w:val="Compact"/>
              <w:jc w:val="right"/>
            </w:pPr>
            <w:r>
              <w:t>14.0</w:t>
            </w:r>
          </w:p>
        </w:tc>
        <w:tc>
          <w:tcPr>
            <w:tcW w:w="541" w:type="pct"/>
          </w:tcPr>
          <w:p w14:paraId="77D24009" w14:textId="77777777" w:rsidR="00D55E82" w:rsidRDefault="00802368" w:rsidP="00890791">
            <w:pPr>
              <w:pStyle w:val="Compact"/>
              <w:jc w:val="center"/>
            </w:pPr>
            <w:r>
              <w:t>11.2</w:t>
            </w:r>
          </w:p>
        </w:tc>
        <w:tc>
          <w:tcPr>
            <w:tcW w:w="541" w:type="pct"/>
          </w:tcPr>
          <w:p w14:paraId="57EF8085" w14:textId="77777777" w:rsidR="00D55E82" w:rsidRDefault="00802368" w:rsidP="00890791">
            <w:pPr>
              <w:pStyle w:val="Compact"/>
              <w:jc w:val="center"/>
            </w:pPr>
            <w:r>
              <w:t>17.3</w:t>
            </w:r>
          </w:p>
        </w:tc>
        <w:tc>
          <w:tcPr>
            <w:tcW w:w="423" w:type="pct"/>
          </w:tcPr>
          <w:p w14:paraId="1A2253D9" w14:textId="77777777" w:rsidR="00D55E82" w:rsidRDefault="00802368" w:rsidP="00890791">
            <w:pPr>
              <w:pStyle w:val="Compact"/>
              <w:jc w:val="center"/>
            </w:pPr>
            <w:r>
              <w:t>Yes</w:t>
            </w:r>
          </w:p>
        </w:tc>
      </w:tr>
      <w:tr w:rsidR="00BF6529" w14:paraId="60B38DA8" w14:textId="77777777" w:rsidTr="00890791">
        <w:tc>
          <w:tcPr>
            <w:tcW w:w="682" w:type="pct"/>
          </w:tcPr>
          <w:p w14:paraId="7AC54338" w14:textId="77777777" w:rsidR="00D55E82" w:rsidRDefault="00802368">
            <w:pPr>
              <w:pStyle w:val="Compact"/>
            </w:pPr>
            <w:r>
              <w:t>Partial</w:t>
            </w:r>
          </w:p>
        </w:tc>
        <w:tc>
          <w:tcPr>
            <w:tcW w:w="762" w:type="pct"/>
          </w:tcPr>
          <w:p w14:paraId="7CB0C402" w14:textId="77777777" w:rsidR="00D55E82" w:rsidRPr="00190E2A" w:rsidRDefault="00802368">
            <w:pPr>
              <w:pStyle w:val="Compact"/>
              <w:rPr>
                <w:i/>
              </w:rPr>
            </w:pPr>
            <w:r w:rsidRPr="00190E2A">
              <w:rPr>
                <w:i/>
              </w:rPr>
              <w:t>POT - Tender</w:t>
            </w:r>
          </w:p>
        </w:tc>
        <w:tc>
          <w:tcPr>
            <w:tcW w:w="253" w:type="pct"/>
          </w:tcPr>
          <w:p w14:paraId="245C8CEB" w14:textId="77777777" w:rsidR="00D55E82" w:rsidRDefault="00802368" w:rsidP="00BF6529">
            <w:pPr>
              <w:pStyle w:val="Compact"/>
              <w:jc w:val="right"/>
            </w:pPr>
            <w:r>
              <w:t>30</w:t>
            </w:r>
          </w:p>
        </w:tc>
        <w:tc>
          <w:tcPr>
            <w:tcW w:w="211" w:type="pct"/>
          </w:tcPr>
          <w:p w14:paraId="0D96E785" w14:textId="77777777" w:rsidR="00D55E82" w:rsidRDefault="00802368" w:rsidP="00BF6529">
            <w:pPr>
              <w:pStyle w:val="Compact"/>
              <w:jc w:val="right"/>
            </w:pPr>
            <w:r>
              <w:t>12</w:t>
            </w:r>
          </w:p>
        </w:tc>
        <w:tc>
          <w:tcPr>
            <w:tcW w:w="317" w:type="pct"/>
          </w:tcPr>
          <w:p w14:paraId="713C8C1D" w14:textId="77777777" w:rsidR="00D55E82" w:rsidRDefault="00802368" w:rsidP="00BF6529">
            <w:pPr>
              <w:pStyle w:val="Compact"/>
              <w:jc w:val="right"/>
            </w:pPr>
            <w:r>
              <w:t>44</w:t>
            </w:r>
          </w:p>
        </w:tc>
        <w:tc>
          <w:tcPr>
            <w:tcW w:w="274" w:type="pct"/>
          </w:tcPr>
          <w:p w14:paraId="3AD83A95" w14:textId="77777777" w:rsidR="00D55E82" w:rsidRDefault="00802368" w:rsidP="00BF6529">
            <w:pPr>
              <w:pStyle w:val="Compact"/>
              <w:jc w:val="right"/>
            </w:pPr>
            <w:r>
              <w:t>13</w:t>
            </w:r>
          </w:p>
        </w:tc>
        <w:tc>
          <w:tcPr>
            <w:tcW w:w="409" w:type="pct"/>
          </w:tcPr>
          <w:p w14:paraId="144C3E53" w14:textId="77777777" w:rsidR="00D55E82" w:rsidRDefault="00802368" w:rsidP="00BF6529">
            <w:pPr>
              <w:pStyle w:val="Compact"/>
              <w:jc w:val="right"/>
            </w:pPr>
            <w:r>
              <w:t>16.1</w:t>
            </w:r>
          </w:p>
        </w:tc>
        <w:tc>
          <w:tcPr>
            <w:tcW w:w="587" w:type="pct"/>
          </w:tcPr>
          <w:p w14:paraId="4BFFA19C" w14:textId="77777777" w:rsidR="00D55E82" w:rsidRDefault="00802368" w:rsidP="00BF6529">
            <w:pPr>
              <w:pStyle w:val="Compact"/>
              <w:jc w:val="right"/>
            </w:pPr>
            <w:r>
              <w:t>29.5</w:t>
            </w:r>
          </w:p>
        </w:tc>
        <w:tc>
          <w:tcPr>
            <w:tcW w:w="541" w:type="pct"/>
          </w:tcPr>
          <w:p w14:paraId="28E7C500" w14:textId="77777777" w:rsidR="00D55E82" w:rsidRDefault="00802368" w:rsidP="00890791">
            <w:pPr>
              <w:pStyle w:val="Compact"/>
              <w:jc w:val="center"/>
            </w:pPr>
            <w:r>
              <w:t>16.8</w:t>
            </w:r>
          </w:p>
        </w:tc>
        <w:tc>
          <w:tcPr>
            <w:tcW w:w="541" w:type="pct"/>
          </w:tcPr>
          <w:p w14:paraId="5E7D56FB" w14:textId="77777777" w:rsidR="00D55E82" w:rsidRDefault="00802368" w:rsidP="00890791">
            <w:pPr>
              <w:pStyle w:val="Compact"/>
              <w:jc w:val="center"/>
            </w:pPr>
            <w:r>
              <w:t>45.2</w:t>
            </w:r>
          </w:p>
        </w:tc>
        <w:tc>
          <w:tcPr>
            <w:tcW w:w="423" w:type="pct"/>
          </w:tcPr>
          <w:p w14:paraId="097ECE0D" w14:textId="77777777" w:rsidR="00D55E82" w:rsidRDefault="00802368" w:rsidP="00890791">
            <w:pPr>
              <w:pStyle w:val="Compact"/>
              <w:jc w:val="center"/>
            </w:pPr>
            <w:r>
              <w:t>No</w:t>
            </w:r>
          </w:p>
        </w:tc>
      </w:tr>
      <w:tr w:rsidR="00BF6529" w14:paraId="68DBFB29" w14:textId="77777777" w:rsidTr="00890791">
        <w:tc>
          <w:tcPr>
            <w:tcW w:w="682" w:type="pct"/>
          </w:tcPr>
          <w:p w14:paraId="634E4410" w14:textId="77777777" w:rsidR="00D55E82" w:rsidRDefault="00802368">
            <w:pPr>
              <w:pStyle w:val="Compact"/>
            </w:pPr>
            <w:r>
              <w:t>Partial</w:t>
            </w:r>
          </w:p>
        </w:tc>
        <w:tc>
          <w:tcPr>
            <w:tcW w:w="762" w:type="pct"/>
          </w:tcPr>
          <w:p w14:paraId="4C961871" w14:textId="77777777" w:rsidR="00D55E82" w:rsidRPr="00190E2A" w:rsidRDefault="00802368">
            <w:pPr>
              <w:pStyle w:val="Compact"/>
              <w:rPr>
                <w:i/>
              </w:rPr>
            </w:pPr>
            <w:r w:rsidRPr="00190E2A">
              <w:rPr>
                <w:i/>
              </w:rPr>
              <w:t>EM POT</w:t>
            </w:r>
          </w:p>
        </w:tc>
        <w:tc>
          <w:tcPr>
            <w:tcW w:w="253" w:type="pct"/>
          </w:tcPr>
          <w:p w14:paraId="35347FD7" w14:textId="77777777" w:rsidR="00D55E82" w:rsidRDefault="00802368" w:rsidP="00BF6529">
            <w:pPr>
              <w:pStyle w:val="Compact"/>
              <w:jc w:val="right"/>
            </w:pPr>
            <w:r>
              <w:t>21</w:t>
            </w:r>
          </w:p>
        </w:tc>
        <w:tc>
          <w:tcPr>
            <w:tcW w:w="211" w:type="pct"/>
          </w:tcPr>
          <w:p w14:paraId="3A193E50" w14:textId="77777777" w:rsidR="00D55E82" w:rsidRDefault="00802368" w:rsidP="00BF6529">
            <w:pPr>
              <w:pStyle w:val="Compact"/>
              <w:jc w:val="right"/>
            </w:pPr>
            <w:r>
              <w:t>20</w:t>
            </w:r>
          </w:p>
        </w:tc>
        <w:tc>
          <w:tcPr>
            <w:tcW w:w="317" w:type="pct"/>
          </w:tcPr>
          <w:p w14:paraId="7578496B" w14:textId="77777777" w:rsidR="00D55E82" w:rsidRDefault="00802368" w:rsidP="00BF6529">
            <w:pPr>
              <w:pStyle w:val="Compact"/>
              <w:jc w:val="right"/>
            </w:pPr>
            <w:r>
              <w:t>165</w:t>
            </w:r>
          </w:p>
        </w:tc>
        <w:tc>
          <w:tcPr>
            <w:tcW w:w="274" w:type="pct"/>
          </w:tcPr>
          <w:p w14:paraId="22A57D37" w14:textId="77777777" w:rsidR="00D55E82" w:rsidRDefault="00802368" w:rsidP="00BF6529">
            <w:pPr>
              <w:pStyle w:val="Compact"/>
              <w:jc w:val="right"/>
            </w:pPr>
            <w:r>
              <w:t>60</w:t>
            </w:r>
          </w:p>
        </w:tc>
        <w:tc>
          <w:tcPr>
            <w:tcW w:w="409" w:type="pct"/>
          </w:tcPr>
          <w:p w14:paraId="41C17DD3" w14:textId="77777777" w:rsidR="00D55E82" w:rsidRDefault="00802368" w:rsidP="00BF6529">
            <w:pPr>
              <w:pStyle w:val="Compact"/>
              <w:jc w:val="right"/>
            </w:pPr>
            <w:r>
              <w:t>30.0</w:t>
            </w:r>
          </w:p>
        </w:tc>
        <w:tc>
          <w:tcPr>
            <w:tcW w:w="587" w:type="pct"/>
          </w:tcPr>
          <w:p w14:paraId="3704CF23" w14:textId="77777777" w:rsidR="00D55E82" w:rsidRDefault="00802368" w:rsidP="00BF6529">
            <w:pPr>
              <w:pStyle w:val="Compact"/>
              <w:jc w:val="right"/>
            </w:pPr>
            <w:r>
              <w:t>36.4</w:t>
            </w:r>
          </w:p>
        </w:tc>
        <w:tc>
          <w:tcPr>
            <w:tcW w:w="541" w:type="pct"/>
          </w:tcPr>
          <w:p w14:paraId="4E8B3021" w14:textId="77777777" w:rsidR="00D55E82" w:rsidRDefault="00802368" w:rsidP="00890791">
            <w:pPr>
              <w:pStyle w:val="Compact"/>
              <w:jc w:val="center"/>
            </w:pPr>
            <w:r>
              <w:t>29.0</w:t>
            </w:r>
          </w:p>
        </w:tc>
        <w:tc>
          <w:tcPr>
            <w:tcW w:w="541" w:type="pct"/>
          </w:tcPr>
          <w:p w14:paraId="4CC24797" w14:textId="77777777" w:rsidR="00D55E82" w:rsidRDefault="00802368" w:rsidP="00890791">
            <w:pPr>
              <w:pStyle w:val="Compact"/>
              <w:jc w:val="center"/>
            </w:pPr>
            <w:r>
              <w:t>44.2</w:t>
            </w:r>
          </w:p>
        </w:tc>
        <w:tc>
          <w:tcPr>
            <w:tcW w:w="423" w:type="pct"/>
          </w:tcPr>
          <w:p w14:paraId="54415162" w14:textId="77777777" w:rsidR="00D55E82" w:rsidRDefault="00802368" w:rsidP="00890791">
            <w:pPr>
              <w:pStyle w:val="Compact"/>
              <w:jc w:val="center"/>
            </w:pPr>
            <w:r>
              <w:t>Yes</w:t>
            </w:r>
          </w:p>
        </w:tc>
      </w:tr>
      <w:tr w:rsidR="00BF6529" w14:paraId="1DD522CD" w14:textId="77777777" w:rsidTr="00890791">
        <w:tc>
          <w:tcPr>
            <w:tcW w:w="682" w:type="pct"/>
          </w:tcPr>
          <w:p w14:paraId="5A3F3693" w14:textId="77777777" w:rsidR="00D55E82" w:rsidRDefault="00802368">
            <w:pPr>
              <w:pStyle w:val="Compact"/>
            </w:pPr>
            <w:r>
              <w:t>Partial</w:t>
            </w:r>
          </w:p>
        </w:tc>
        <w:tc>
          <w:tcPr>
            <w:tcW w:w="762" w:type="pct"/>
          </w:tcPr>
          <w:p w14:paraId="461D87B5" w14:textId="77777777" w:rsidR="00D55E82" w:rsidRPr="00190E2A" w:rsidRDefault="00802368">
            <w:pPr>
              <w:pStyle w:val="Compact"/>
              <w:rPr>
                <w:i/>
              </w:rPr>
            </w:pPr>
            <w:r w:rsidRPr="00190E2A">
              <w:rPr>
                <w:i/>
              </w:rPr>
              <w:t>TRW - No Tender</w:t>
            </w:r>
          </w:p>
        </w:tc>
        <w:tc>
          <w:tcPr>
            <w:tcW w:w="253" w:type="pct"/>
          </w:tcPr>
          <w:p w14:paraId="75EC1094" w14:textId="77777777" w:rsidR="00D55E82" w:rsidRDefault="00802368" w:rsidP="00BF6529">
            <w:pPr>
              <w:pStyle w:val="Compact"/>
              <w:jc w:val="right"/>
            </w:pPr>
            <w:r>
              <w:t>78</w:t>
            </w:r>
          </w:p>
        </w:tc>
        <w:tc>
          <w:tcPr>
            <w:tcW w:w="211" w:type="pct"/>
          </w:tcPr>
          <w:p w14:paraId="7C44F832" w14:textId="77777777" w:rsidR="00D55E82" w:rsidRDefault="00802368" w:rsidP="00BF6529">
            <w:pPr>
              <w:pStyle w:val="Compact"/>
              <w:jc w:val="right"/>
            </w:pPr>
            <w:r>
              <w:t>70</w:t>
            </w:r>
          </w:p>
        </w:tc>
        <w:tc>
          <w:tcPr>
            <w:tcW w:w="317" w:type="pct"/>
          </w:tcPr>
          <w:p w14:paraId="7CF28EDF" w14:textId="77777777" w:rsidR="00D55E82" w:rsidRDefault="00802368" w:rsidP="00BF6529">
            <w:pPr>
              <w:pStyle w:val="Compact"/>
              <w:jc w:val="right"/>
            </w:pPr>
            <w:r>
              <w:t>1,568</w:t>
            </w:r>
          </w:p>
        </w:tc>
        <w:tc>
          <w:tcPr>
            <w:tcW w:w="274" w:type="pct"/>
          </w:tcPr>
          <w:p w14:paraId="005FF2D5" w14:textId="77777777" w:rsidR="00D55E82" w:rsidRDefault="00802368" w:rsidP="00BF6529">
            <w:pPr>
              <w:pStyle w:val="Compact"/>
              <w:jc w:val="right"/>
            </w:pPr>
            <w:r>
              <w:t>395</w:t>
            </w:r>
          </w:p>
        </w:tc>
        <w:tc>
          <w:tcPr>
            <w:tcW w:w="409" w:type="pct"/>
          </w:tcPr>
          <w:p w14:paraId="7BF3858E" w14:textId="77777777" w:rsidR="00D55E82" w:rsidRDefault="00802368" w:rsidP="00BF6529">
            <w:pPr>
              <w:pStyle w:val="Compact"/>
              <w:jc w:val="right"/>
            </w:pPr>
            <w:r>
              <w:t>23.7</w:t>
            </w:r>
          </w:p>
        </w:tc>
        <w:tc>
          <w:tcPr>
            <w:tcW w:w="587" w:type="pct"/>
          </w:tcPr>
          <w:p w14:paraId="485790EC" w14:textId="77777777" w:rsidR="00D55E82" w:rsidRDefault="00802368" w:rsidP="00BF6529">
            <w:pPr>
              <w:pStyle w:val="Compact"/>
              <w:jc w:val="right"/>
            </w:pPr>
            <w:r>
              <w:t>25.2</w:t>
            </w:r>
          </w:p>
        </w:tc>
        <w:tc>
          <w:tcPr>
            <w:tcW w:w="541" w:type="pct"/>
          </w:tcPr>
          <w:p w14:paraId="625F8B05" w14:textId="77777777" w:rsidR="00D55E82" w:rsidRDefault="00802368" w:rsidP="00890791">
            <w:pPr>
              <w:pStyle w:val="Compact"/>
              <w:jc w:val="center"/>
            </w:pPr>
            <w:r>
              <w:t>23.1</w:t>
            </w:r>
          </w:p>
        </w:tc>
        <w:tc>
          <w:tcPr>
            <w:tcW w:w="541" w:type="pct"/>
          </w:tcPr>
          <w:p w14:paraId="06651E21" w14:textId="77777777" w:rsidR="00D55E82" w:rsidRDefault="00802368" w:rsidP="00890791">
            <w:pPr>
              <w:pStyle w:val="Compact"/>
              <w:jc w:val="center"/>
            </w:pPr>
            <w:r>
              <w:t>27.4</w:t>
            </w:r>
          </w:p>
        </w:tc>
        <w:tc>
          <w:tcPr>
            <w:tcW w:w="423" w:type="pct"/>
          </w:tcPr>
          <w:p w14:paraId="70418D42" w14:textId="77777777" w:rsidR="00D55E82" w:rsidRDefault="00802368" w:rsidP="00890791">
            <w:pPr>
              <w:pStyle w:val="Compact"/>
              <w:jc w:val="center"/>
            </w:pPr>
            <w:r>
              <w:t>Yes</w:t>
            </w:r>
          </w:p>
        </w:tc>
      </w:tr>
      <w:tr w:rsidR="00BF6529" w14:paraId="345609A0" w14:textId="77777777" w:rsidTr="00890791">
        <w:tc>
          <w:tcPr>
            <w:tcW w:w="682" w:type="pct"/>
            <w:tcBorders>
              <w:bottom w:val="single" w:sz="4" w:space="0" w:color="auto"/>
            </w:tcBorders>
          </w:tcPr>
          <w:p w14:paraId="14A4D5D6" w14:textId="77777777" w:rsidR="00D55E82" w:rsidRDefault="00802368">
            <w:pPr>
              <w:pStyle w:val="Compact"/>
            </w:pPr>
            <w:r>
              <w:t>Partial</w:t>
            </w:r>
          </w:p>
        </w:tc>
        <w:tc>
          <w:tcPr>
            <w:tcW w:w="762" w:type="pct"/>
            <w:tcBorders>
              <w:bottom w:val="single" w:sz="4" w:space="0" w:color="auto"/>
            </w:tcBorders>
          </w:tcPr>
          <w:p w14:paraId="12AC3189" w14:textId="77777777" w:rsidR="00D55E82" w:rsidRPr="00190E2A" w:rsidRDefault="00802368">
            <w:pPr>
              <w:pStyle w:val="Compact"/>
              <w:rPr>
                <w:i/>
              </w:rPr>
            </w:pPr>
            <w:r w:rsidRPr="00190E2A">
              <w:rPr>
                <w:i/>
              </w:rPr>
              <w:t>TRW - Tender</w:t>
            </w:r>
          </w:p>
        </w:tc>
        <w:tc>
          <w:tcPr>
            <w:tcW w:w="253" w:type="pct"/>
            <w:tcBorders>
              <w:bottom w:val="single" w:sz="4" w:space="0" w:color="auto"/>
            </w:tcBorders>
          </w:tcPr>
          <w:p w14:paraId="72F5107C" w14:textId="77777777" w:rsidR="00D55E82" w:rsidRDefault="00802368" w:rsidP="00BF6529">
            <w:pPr>
              <w:pStyle w:val="Compact"/>
              <w:jc w:val="right"/>
            </w:pPr>
            <w:r>
              <w:t>26</w:t>
            </w:r>
          </w:p>
        </w:tc>
        <w:tc>
          <w:tcPr>
            <w:tcW w:w="211" w:type="pct"/>
            <w:tcBorders>
              <w:bottom w:val="single" w:sz="4" w:space="0" w:color="auto"/>
            </w:tcBorders>
          </w:tcPr>
          <w:p w14:paraId="3E865C55" w14:textId="77777777" w:rsidR="00D55E82" w:rsidRDefault="00802368" w:rsidP="00BF6529">
            <w:pPr>
              <w:pStyle w:val="Compact"/>
              <w:jc w:val="right"/>
            </w:pPr>
            <w:r>
              <w:t>12</w:t>
            </w:r>
          </w:p>
        </w:tc>
        <w:tc>
          <w:tcPr>
            <w:tcW w:w="317" w:type="pct"/>
            <w:tcBorders>
              <w:bottom w:val="single" w:sz="4" w:space="0" w:color="auto"/>
            </w:tcBorders>
          </w:tcPr>
          <w:p w14:paraId="43910950" w14:textId="77777777" w:rsidR="00D55E82" w:rsidRDefault="00802368" w:rsidP="00BF6529">
            <w:pPr>
              <w:pStyle w:val="Compact"/>
              <w:jc w:val="right"/>
            </w:pPr>
            <w:r>
              <w:t>56</w:t>
            </w:r>
          </w:p>
        </w:tc>
        <w:tc>
          <w:tcPr>
            <w:tcW w:w="274" w:type="pct"/>
            <w:tcBorders>
              <w:bottom w:val="single" w:sz="4" w:space="0" w:color="auto"/>
            </w:tcBorders>
          </w:tcPr>
          <w:p w14:paraId="2E1F1323" w14:textId="77777777" w:rsidR="00D55E82" w:rsidRDefault="00802368" w:rsidP="00BF6529">
            <w:pPr>
              <w:pStyle w:val="Compact"/>
              <w:jc w:val="right"/>
            </w:pPr>
            <w:r>
              <w:t>20</w:t>
            </w:r>
          </w:p>
        </w:tc>
        <w:tc>
          <w:tcPr>
            <w:tcW w:w="409" w:type="pct"/>
            <w:tcBorders>
              <w:bottom w:val="single" w:sz="4" w:space="0" w:color="auto"/>
            </w:tcBorders>
          </w:tcPr>
          <w:p w14:paraId="792DEDB8" w14:textId="77777777" w:rsidR="00D55E82" w:rsidRDefault="00802368" w:rsidP="00BF6529">
            <w:pPr>
              <w:pStyle w:val="Compact"/>
              <w:jc w:val="right"/>
            </w:pPr>
            <w:r>
              <w:t>27.1</w:t>
            </w:r>
          </w:p>
        </w:tc>
        <w:tc>
          <w:tcPr>
            <w:tcW w:w="587" w:type="pct"/>
            <w:tcBorders>
              <w:bottom w:val="single" w:sz="4" w:space="0" w:color="auto"/>
            </w:tcBorders>
          </w:tcPr>
          <w:p w14:paraId="72059B09" w14:textId="77777777" w:rsidR="00D55E82" w:rsidRDefault="00802368" w:rsidP="00BF6529">
            <w:pPr>
              <w:pStyle w:val="Compact"/>
              <w:jc w:val="right"/>
            </w:pPr>
            <w:r>
              <w:t>35.7</w:t>
            </w:r>
          </w:p>
        </w:tc>
        <w:tc>
          <w:tcPr>
            <w:tcW w:w="541" w:type="pct"/>
            <w:tcBorders>
              <w:bottom w:val="single" w:sz="4" w:space="0" w:color="auto"/>
            </w:tcBorders>
          </w:tcPr>
          <w:p w14:paraId="5C199763" w14:textId="77777777" w:rsidR="00D55E82" w:rsidRDefault="00802368" w:rsidP="00890791">
            <w:pPr>
              <w:pStyle w:val="Compact"/>
              <w:jc w:val="center"/>
            </w:pPr>
            <w:r>
              <w:t>23.4</w:t>
            </w:r>
          </w:p>
        </w:tc>
        <w:tc>
          <w:tcPr>
            <w:tcW w:w="541" w:type="pct"/>
            <w:tcBorders>
              <w:bottom w:val="single" w:sz="4" w:space="0" w:color="auto"/>
            </w:tcBorders>
          </w:tcPr>
          <w:p w14:paraId="5CD19930" w14:textId="77777777" w:rsidR="00D55E82" w:rsidRDefault="00802368" w:rsidP="00890791">
            <w:pPr>
              <w:pStyle w:val="Compact"/>
              <w:jc w:val="center"/>
            </w:pPr>
            <w:r>
              <w:t>49.6</w:t>
            </w:r>
          </w:p>
        </w:tc>
        <w:tc>
          <w:tcPr>
            <w:tcW w:w="423" w:type="pct"/>
            <w:tcBorders>
              <w:bottom w:val="single" w:sz="4" w:space="0" w:color="auto"/>
            </w:tcBorders>
          </w:tcPr>
          <w:p w14:paraId="6FEEB9AD" w14:textId="77777777" w:rsidR="00D55E82" w:rsidRDefault="00802368" w:rsidP="00890791">
            <w:pPr>
              <w:pStyle w:val="Compact"/>
              <w:jc w:val="center"/>
            </w:pPr>
            <w:r>
              <w:t>Yes</w:t>
            </w:r>
          </w:p>
        </w:tc>
      </w:tr>
      <w:tr w:rsidR="00BF6529" w14:paraId="4F0594E3" w14:textId="77777777" w:rsidTr="00890791">
        <w:tc>
          <w:tcPr>
            <w:tcW w:w="682" w:type="pct"/>
            <w:tcBorders>
              <w:top w:val="single" w:sz="4" w:space="0" w:color="auto"/>
              <w:bottom w:val="single" w:sz="4" w:space="0" w:color="auto"/>
            </w:tcBorders>
          </w:tcPr>
          <w:p w14:paraId="63BC08A1" w14:textId="77777777" w:rsidR="00D55E82" w:rsidRDefault="00802368">
            <w:pPr>
              <w:pStyle w:val="Compact"/>
            </w:pPr>
            <w:r>
              <w:t>Gear-based Total</w:t>
            </w:r>
          </w:p>
        </w:tc>
        <w:tc>
          <w:tcPr>
            <w:tcW w:w="762" w:type="pct"/>
            <w:tcBorders>
              <w:top w:val="single" w:sz="4" w:space="0" w:color="auto"/>
              <w:bottom w:val="single" w:sz="4" w:space="0" w:color="auto"/>
            </w:tcBorders>
          </w:tcPr>
          <w:p w14:paraId="3FA3E998" w14:textId="77777777" w:rsidR="00D55E82" w:rsidRPr="00190E2A" w:rsidRDefault="00D55E82">
            <w:pPr>
              <w:pStyle w:val="Compact"/>
              <w:rPr>
                <w:i/>
              </w:rPr>
            </w:pPr>
          </w:p>
        </w:tc>
        <w:tc>
          <w:tcPr>
            <w:tcW w:w="253" w:type="pct"/>
            <w:tcBorders>
              <w:top w:val="single" w:sz="4" w:space="0" w:color="auto"/>
              <w:bottom w:val="single" w:sz="4" w:space="0" w:color="auto"/>
            </w:tcBorders>
          </w:tcPr>
          <w:p w14:paraId="0E4555A5" w14:textId="77777777" w:rsidR="00D55E82" w:rsidRDefault="00802368" w:rsidP="00BF6529">
            <w:pPr>
              <w:pStyle w:val="Compact"/>
              <w:jc w:val="right"/>
            </w:pPr>
            <w:r>
              <w:t>584</w:t>
            </w:r>
          </w:p>
        </w:tc>
        <w:tc>
          <w:tcPr>
            <w:tcW w:w="211" w:type="pct"/>
            <w:tcBorders>
              <w:top w:val="single" w:sz="4" w:space="0" w:color="auto"/>
              <w:bottom w:val="single" w:sz="4" w:space="0" w:color="auto"/>
            </w:tcBorders>
          </w:tcPr>
          <w:p w14:paraId="14F36439" w14:textId="77777777" w:rsidR="00D55E82" w:rsidRDefault="00802368" w:rsidP="00BF6529">
            <w:pPr>
              <w:pStyle w:val="Compact"/>
              <w:jc w:val="right"/>
            </w:pPr>
            <w:r>
              <w:t>397</w:t>
            </w:r>
          </w:p>
        </w:tc>
        <w:tc>
          <w:tcPr>
            <w:tcW w:w="317" w:type="pct"/>
            <w:tcBorders>
              <w:top w:val="single" w:sz="4" w:space="0" w:color="auto"/>
              <w:bottom w:val="single" w:sz="4" w:space="0" w:color="auto"/>
            </w:tcBorders>
          </w:tcPr>
          <w:p w14:paraId="5858AAE8" w14:textId="77777777" w:rsidR="00D55E82" w:rsidRDefault="00802368" w:rsidP="00BF6529">
            <w:pPr>
              <w:pStyle w:val="Compact"/>
              <w:jc w:val="right"/>
            </w:pPr>
            <w:r>
              <w:t>5,016</w:t>
            </w:r>
          </w:p>
        </w:tc>
        <w:tc>
          <w:tcPr>
            <w:tcW w:w="274" w:type="pct"/>
            <w:tcBorders>
              <w:top w:val="single" w:sz="4" w:space="0" w:color="auto"/>
              <w:bottom w:val="single" w:sz="4" w:space="0" w:color="auto"/>
            </w:tcBorders>
          </w:tcPr>
          <w:p w14:paraId="5CA17C11" w14:textId="77777777" w:rsidR="00D55E82" w:rsidRDefault="00802368" w:rsidP="00BF6529">
            <w:pPr>
              <w:pStyle w:val="Compact"/>
              <w:jc w:val="right"/>
            </w:pPr>
            <w:r>
              <w:t>1,159</w:t>
            </w:r>
          </w:p>
        </w:tc>
        <w:tc>
          <w:tcPr>
            <w:tcW w:w="409" w:type="pct"/>
            <w:tcBorders>
              <w:top w:val="single" w:sz="4" w:space="0" w:color="auto"/>
              <w:bottom w:val="single" w:sz="4" w:space="0" w:color="auto"/>
            </w:tcBorders>
          </w:tcPr>
          <w:p w14:paraId="3A2186B2" w14:textId="77777777" w:rsidR="00D55E82" w:rsidRDefault="00D55E82" w:rsidP="00BF6529">
            <w:pPr>
              <w:pStyle w:val="Compact"/>
              <w:jc w:val="right"/>
            </w:pPr>
          </w:p>
        </w:tc>
        <w:tc>
          <w:tcPr>
            <w:tcW w:w="587" w:type="pct"/>
            <w:tcBorders>
              <w:top w:val="single" w:sz="4" w:space="0" w:color="auto"/>
              <w:bottom w:val="single" w:sz="4" w:space="0" w:color="auto"/>
            </w:tcBorders>
          </w:tcPr>
          <w:p w14:paraId="3339316F" w14:textId="77777777" w:rsidR="00D55E82" w:rsidRDefault="00802368" w:rsidP="00BF6529">
            <w:pPr>
              <w:pStyle w:val="Compact"/>
              <w:jc w:val="right"/>
            </w:pPr>
            <w:r>
              <w:t>23.1</w:t>
            </w:r>
          </w:p>
        </w:tc>
        <w:tc>
          <w:tcPr>
            <w:tcW w:w="541" w:type="pct"/>
            <w:tcBorders>
              <w:top w:val="single" w:sz="4" w:space="0" w:color="auto"/>
              <w:bottom w:val="single" w:sz="4" w:space="0" w:color="auto"/>
            </w:tcBorders>
          </w:tcPr>
          <w:p w14:paraId="342A2FD7" w14:textId="77777777" w:rsidR="00D55E82" w:rsidRDefault="00D55E82" w:rsidP="00890791">
            <w:pPr>
              <w:pStyle w:val="Compact"/>
              <w:jc w:val="center"/>
            </w:pPr>
          </w:p>
        </w:tc>
        <w:tc>
          <w:tcPr>
            <w:tcW w:w="541" w:type="pct"/>
            <w:tcBorders>
              <w:top w:val="single" w:sz="4" w:space="0" w:color="auto"/>
              <w:bottom w:val="single" w:sz="4" w:space="0" w:color="auto"/>
            </w:tcBorders>
          </w:tcPr>
          <w:p w14:paraId="517A0DA4" w14:textId="77777777" w:rsidR="00D55E82" w:rsidRDefault="00D55E82" w:rsidP="00890791">
            <w:pPr>
              <w:pStyle w:val="Compact"/>
              <w:jc w:val="center"/>
            </w:pPr>
          </w:p>
        </w:tc>
        <w:tc>
          <w:tcPr>
            <w:tcW w:w="423" w:type="pct"/>
            <w:tcBorders>
              <w:top w:val="single" w:sz="4" w:space="0" w:color="auto"/>
              <w:bottom w:val="single" w:sz="4" w:space="0" w:color="auto"/>
            </w:tcBorders>
          </w:tcPr>
          <w:p w14:paraId="526A31CE" w14:textId="77777777" w:rsidR="00D55E82" w:rsidRDefault="00D55E82" w:rsidP="00890791">
            <w:pPr>
              <w:pStyle w:val="Compact"/>
              <w:jc w:val="center"/>
            </w:pPr>
          </w:p>
        </w:tc>
      </w:tr>
      <w:tr w:rsidR="00BF6529" w14:paraId="129D6D6C" w14:textId="77777777" w:rsidTr="00890791">
        <w:tc>
          <w:tcPr>
            <w:tcW w:w="682" w:type="pct"/>
            <w:tcBorders>
              <w:top w:val="single" w:sz="4" w:space="0" w:color="auto"/>
            </w:tcBorders>
          </w:tcPr>
          <w:p w14:paraId="242D9545" w14:textId="77777777" w:rsidR="00D55E82" w:rsidRDefault="00802368">
            <w:pPr>
              <w:pStyle w:val="Compact"/>
            </w:pPr>
            <w:r>
              <w:t>Partial</w:t>
            </w:r>
          </w:p>
        </w:tc>
        <w:tc>
          <w:tcPr>
            <w:tcW w:w="762" w:type="pct"/>
            <w:tcBorders>
              <w:top w:val="single" w:sz="4" w:space="0" w:color="auto"/>
            </w:tcBorders>
          </w:tcPr>
          <w:p w14:paraId="03C43284" w14:textId="77777777" w:rsidR="00D55E82" w:rsidRPr="00190E2A" w:rsidRDefault="00802368">
            <w:pPr>
              <w:pStyle w:val="Compact"/>
              <w:rPr>
                <w:i/>
              </w:rPr>
            </w:pPr>
            <w:r w:rsidRPr="00190E2A">
              <w:rPr>
                <w:i/>
              </w:rPr>
              <w:t>Zero Coverage</w:t>
            </w:r>
          </w:p>
        </w:tc>
        <w:tc>
          <w:tcPr>
            <w:tcW w:w="253" w:type="pct"/>
            <w:tcBorders>
              <w:top w:val="single" w:sz="4" w:space="0" w:color="auto"/>
            </w:tcBorders>
          </w:tcPr>
          <w:p w14:paraId="18D29925" w14:textId="77777777" w:rsidR="00D55E82" w:rsidRDefault="00802368" w:rsidP="00BF6529">
            <w:pPr>
              <w:pStyle w:val="Compact"/>
              <w:jc w:val="right"/>
            </w:pPr>
            <w:r>
              <w:t>393</w:t>
            </w:r>
          </w:p>
        </w:tc>
        <w:tc>
          <w:tcPr>
            <w:tcW w:w="211" w:type="pct"/>
            <w:tcBorders>
              <w:top w:val="single" w:sz="4" w:space="0" w:color="auto"/>
            </w:tcBorders>
          </w:tcPr>
          <w:p w14:paraId="6249D3D7" w14:textId="77777777" w:rsidR="00D55E82" w:rsidRDefault="00802368" w:rsidP="00BF6529">
            <w:pPr>
              <w:pStyle w:val="Compact"/>
              <w:jc w:val="right"/>
            </w:pPr>
            <w:r>
              <w:t>0</w:t>
            </w:r>
          </w:p>
        </w:tc>
        <w:tc>
          <w:tcPr>
            <w:tcW w:w="317" w:type="pct"/>
            <w:tcBorders>
              <w:top w:val="single" w:sz="4" w:space="0" w:color="auto"/>
            </w:tcBorders>
          </w:tcPr>
          <w:p w14:paraId="4550D02C" w14:textId="77777777" w:rsidR="00D55E82" w:rsidRDefault="00802368" w:rsidP="00BF6529">
            <w:pPr>
              <w:pStyle w:val="Compact"/>
              <w:jc w:val="right"/>
            </w:pPr>
            <w:r>
              <w:t>2,005</w:t>
            </w:r>
          </w:p>
        </w:tc>
        <w:tc>
          <w:tcPr>
            <w:tcW w:w="274" w:type="pct"/>
            <w:tcBorders>
              <w:top w:val="single" w:sz="4" w:space="0" w:color="auto"/>
            </w:tcBorders>
          </w:tcPr>
          <w:p w14:paraId="484F057F" w14:textId="77777777" w:rsidR="00D55E82" w:rsidRDefault="00802368" w:rsidP="00BF6529">
            <w:pPr>
              <w:pStyle w:val="Compact"/>
              <w:jc w:val="right"/>
            </w:pPr>
            <w:r>
              <w:t>0</w:t>
            </w:r>
          </w:p>
        </w:tc>
        <w:tc>
          <w:tcPr>
            <w:tcW w:w="409" w:type="pct"/>
            <w:tcBorders>
              <w:top w:val="single" w:sz="4" w:space="0" w:color="auto"/>
            </w:tcBorders>
          </w:tcPr>
          <w:p w14:paraId="1A92A6FD" w14:textId="77777777" w:rsidR="00D55E82" w:rsidRDefault="00802368" w:rsidP="00BF6529">
            <w:pPr>
              <w:pStyle w:val="Compact"/>
              <w:jc w:val="right"/>
            </w:pPr>
            <w:r>
              <w:t>0.0</w:t>
            </w:r>
          </w:p>
        </w:tc>
        <w:tc>
          <w:tcPr>
            <w:tcW w:w="587" w:type="pct"/>
            <w:tcBorders>
              <w:top w:val="single" w:sz="4" w:space="0" w:color="auto"/>
            </w:tcBorders>
          </w:tcPr>
          <w:p w14:paraId="071D0730" w14:textId="77777777" w:rsidR="00D55E82" w:rsidRDefault="00802368" w:rsidP="00BF6529">
            <w:pPr>
              <w:pStyle w:val="Compact"/>
              <w:jc w:val="right"/>
            </w:pPr>
            <w:r>
              <w:t>0.0</w:t>
            </w:r>
          </w:p>
        </w:tc>
        <w:tc>
          <w:tcPr>
            <w:tcW w:w="541" w:type="pct"/>
            <w:tcBorders>
              <w:top w:val="single" w:sz="4" w:space="0" w:color="auto"/>
            </w:tcBorders>
          </w:tcPr>
          <w:p w14:paraId="7FA976A7" w14:textId="77777777" w:rsidR="00D55E82" w:rsidRDefault="00D55E82" w:rsidP="00890791">
            <w:pPr>
              <w:pStyle w:val="Compact"/>
              <w:jc w:val="center"/>
            </w:pPr>
          </w:p>
        </w:tc>
        <w:tc>
          <w:tcPr>
            <w:tcW w:w="541" w:type="pct"/>
            <w:tcBorders>
              <w:top w:val="single" w:sz="4" w:space="0" w:color="auto"/>
            </w:tcBorders>
          </w:tcPr>
          <w:p w14:paraId="2339EA0B" w14:textId="77777777" w:rsidR="00D55E82" w:rsidRDefault="00D55E82" w:rsidP="00890791">
            <w:pPr>
              <w:pStyle w:val="Compact"/>
              <w:jc w:val="center"/>
            </w:pPr>
          </w:p>
        </w:tc>
        <w:tc>
          <w:tcPr>
            <w:tcW w:w="423" w:type="pct"/>
            <w:tcBorders>
              <w:top w:val="single" w:sz="4" w:space="0" w:color="auto"/>
            </w:tcBorders>
          </w:tcPr>
          <w:p w14:paraId="7FD467C2" w14:textId="77777777" w:rsidR="00D55E82" w:rsidRDefault="00802368" w:rsidP="00890791">
            <w:pPr>
              <w:pStyle w:val="Compact"/>
              <w:jc w:val="center"/>
            </w:pPr>
            <w:r>
              <w:t>Yes</w:t>
            </w:r>
          </w:p>
        </w:tc>
      </w:tr>
      <w:tr w:rsidR="00BF6529" w14:paraId="59977398" w14:textId="77777777" w:rsidTr="00890791">
        <w:tc>
          <w:tcPr>
            <w:tcW w:w="682" w:type="pct"/>
            <w:tcBorders>
              <w:bottom w:val="single" w:sz="4" w:space="0" w:color="auto"/>
            </w:tcBorders>
          </w:tcPr>
          <w:p w14:paraId="3C7B8A19" w14:textId="77777777" w:rsidR="00D55E82" w:rsidRDefault="00802368">
            <w:pPr>
              <w:pStyle w:val="Compact"/>
            </w:pPr>
            <w:r>
              <w:t>Partial</w:t>
            </w:r>
          </w:p>
        </w:tc>
        <w:tc>
          <w:tcPr>
            <w:tcW w:w="762" w:type="pct"/>
            <w:tcBorders>
              <w:bottom w:val="single" w:sz="4" w:space="0" w:color="auto"/>
            </w:tcBorders>
          </w:tcPr>
          <w:p w14:paraId="6A6DADF5" w14:textId="77777777" w:rsidR="00D55E82" w:rsidRPr="00190E2A" w:rsidRDefault="00802368">
            <w:pPr>
              <w:pStyle w:val="Compact"/>
              <w:rPr>
                <w:i/>
              </w:rPr>
            </w:pPr>
            <w:r w:rsidRPr="00190E2A">
              <w:rPr>
                <w:i/>
              </w:rPr>
              <w:t>Zero EM Research</w:t>
            </w:r>
          </w:p>
        </w:tc>
        <w:tc>
          <w:tcPr>
            <w:tcW w:w="253" w:type="pct"/>
            <w:tcBorders>
              <w:bottom w:val="single" w:sz="4" w:space="0" w:color="auto"/>
            </w:tcBorders>
          </w:tcPr>
          <w:p w14:paraId="0CB777C8" w14:textId="77777777" w:rsidR="00D55E82" w:rsidRDefault="00802368" w:rsidP="00BF6529">
            <w:pPr>
              <w:pStyle w:val="Compact"/>
              <w:jc w:val="right"/>
            </w:pPr>
            <w:r>
              <w:t>4</w:t>
            </w:r>
          </w:p>
        </w:tc>
        <w:tc>
          <w:tcPr>
            <w:tcW w:w="211" w:type="pct"/>
            <w:tcBorders>
              <w:bottom w:val="single" w:sz="4" w:space="0" w:color="auto"/>
            </w:tcBorders>
          </w:tcPr>
          <w:p w14:paraId="757AFD15" w14:textId="77777777" w:rsidR="00D55E82" w:rsidRDefault="00802368" w:rsidP="00BF6529">
            <w:pPr>
              <w:pStyle w:val="Compact"/>
              <w:jc w:val="right"/>
            </w:pPr>
            <w:r>
              <w:t>0</w:t>
            </w:r>
          </w:p>
        </w:tc>
        <w:tc>
          <w:tcPr>
            <w:tcW w:w="317" w:type="pct"/>
            <w:tcBorders>
              <w:bottom w:val="single" w:sz="4" w:space="0" w:color="auto"/>
            </w:tcBorders>
          </w:tcPr>
          <w:p w14:paraId="0A4C0F22" w14:textId="77777777" w:rsidR="00D55E82" w:rsidRDefault="00802368" w:rsidP="00BF6529">
            <w:pPr>
              <w:pStyle w:val="Compact"/>
              <w:jc w:val="right"/>
            </w:pPr>
            <w:r>
              <w:t>29</w:t>
            </w:r>
          </w:p>
        </w:tc>
        <w:tc>
          <w:tcPr>
            <w:tcW w:w="274" w:type="pct"/>
            <w:tcBorders>
              <w:bottom w:val="single" w:sz="4" w:space="0" w:color="auto"/>
            </w:tcBorders>
          </w:tcPr>
          <w:p w14:paraId="22ED529C" w14:textId="77777777" w:rsidR="00D55E82" w:rsidRDefault="00802368" w:rsidP="00BF6529">
            <w:pPr>
              <w:pStyle w:val="Compact"/>
              <w:jc w:val="right"/>
            </w:pPr>
            <w:r>
              <w:t>0</w:t>
            </w:r>
          </w:p>
        </w:tc>
        <w:tc>
          <w:tcPr>
            <w:tcW w:w="409" w:type="pct"/>
            <w:tcBorders>
              <w:bottom w:val="single" w:sz="4" w:space="0" w:color="auto"/>
            </w:tcBorders>
          </w:tcPr>
          <w:p w14:paraId="0586FA8D" w14:textId="77777777" w:rsidR="00D55E82" w:rsidRDefault="00802368" w:rsidP="00BF6529">
            <w:pPr>
              <w:pStyle w:val="Compact"/>
              <w:jc w:val="right"/>
            </w:pPr>
            <w:r>
              <w:t>0.0</w:t>
            </w:r>
          </w:p>
        </w:tc>
        <w:tc>
          <w:tcPr>
            <w:tcW w:w="587" w:type="pct"/>
            <w:tcBorders>
              <w:bottom w:val="single" w:sz="4" w:space="0" w:color="auto"/>
            </w:tcBorders>
          </w:tcPr>
          <w:p w14:paraId="26469877" w14:textId="77777777" w:rsidR="00D55E82" w:rsidRDefault="00802368" w:rsidP="00BF6529">
            <w:pPr>
              <w:pStyle w:val="Compact"/>
              <w:jc w:val="right"/>
            </w:pPr>
            <w:r>
              <w:t>0.0</w:t>
            </w:r>
          </w:p>
        </w:tc>
        <w:tc>
          <w:tcPr>
            <w:tcW w:w="541" w:type="pct"/>
            <w:tcBorders>
              <w:bottom w:val="single" w:sz="4" w:space="0" w:color="auto"/>
            </w:tcBorders>
          </w:tcPr>
          <w:p w14:paraId="7D53CB45" w14:textId="77777777" w:rsidR="00D55E82" w:rsidRDefault="00D55E82" w:rsidP="00890791">
            <w:pPr>
              <w:pStyle w:val="Compact"/>
              <w:jc w:val="center"/>
            </w:pPr>
          </w:p>
        </w:tc>
        <w:tc>
          <w:tcPr>
            <w:tcW w:w="541" w:type="pct"/>
            <w:tcBorders>
              <w:bottom w:val="single" w:sz="4" w:space="0" w:color="auto"/>
            </w:tcBorders>
          </w:tcPr>
          <w:p w14:paraId="12A9FF32" w14:textId="77777777" w:rsidR="00D55E82" w:rsidRDefault="00D55E82" w:rsidP="00890791">
            <w:pPr>
              <w:pStyle w:val="Compact"/>
              <w:jc w:val="center"/>
            </w:pPr>
          </w:p>
        </w:tc>
        <w:tc>
          <w:tcPr>
            <w:tcW w:w="423" w:type="pct"/>
            <w:tcBorders>
              <w:bottom w:val="single" w:sz="4" w:space="0" w:color="auto"/>
            </w:tcBorders>
          </w:tcPr>
          <w:p w14:paraId="1EAFCEA6" w14:textId="77777777" w:rsidR="00D55E82" w:rsidRDefault="00802368" w:rsidP="00890791">
            <w:pPr>
              <w:pStyle w:val="Compact"/>
              <w:jc w:val="center"/>
            </w:pPr>
            <w:r>
              <w:t>Yes</w:t>
            </w:r>
          </w:p>
        </w:tc>
      </w:tr>
      <w:tr w:rsidR="00BF6529" w14:paraId="671EC700" w14:textId="77777777" w:rsidTr="00890791">
        <w:tc>
          <w:tcPr>
            <w:tcW w:w="682" w:type="pct"/>
            <w:tcBorders>
              <w:top w:val="single" w:sz="4" w:space="0" w:color="auto"/>
            </w:tcBorders>
          </w:tcPr>
          <w:p w14:paraId="223A7E63" w14:textId="77777777" w:rsidR="00D55E82" w:rsidRDefault="00802368">
            <w:pPr>
              <w:pStyle w:val="Compact"/>
            </w:pPr>
            <w:r>
              <w:t>Total</w:t>
            </w:r>
          </w:p>
        </w:tc>
        <w:tc>
          <w:tcPr>
            <w:tcW w:w="762" w:type="pct"/>
            <w:tcBorders>
              <w:top w:val="single" w:sz="4" w:space="0" w:color="auto"/>
            </w:tcBorders>
          </w:tcPr>
          <w:p w14:paraId="390F7295" w14:textId="77777777" w:rsidR="00D55E82" w:rsidRDefault="00802368">
            <w:pPr>
              <w:pStyle w:val="Compact"/>
            </w:pPr>
            <w:r>
              <w:t>Total</w:t>
            </w:r>
          </w:p>
        </w:tc>
        <w:tc>
          <w:tcPr>
            <w:tcW w:w="253" w:type="pct"/>
            <w:tcBorders>
              <w:top w:val="single" w:sz="4" w:space="0" w:color="auto"/>
            </w:tcBorders>
          </w:tcPr>
          <w:p w14:paraId="20AB9712" w14:textId="77777777" w:rsidR="00D55E82" w:rsidRDefault="00802368" w:rsidP="00BF6529">
            <w:pPr>
              <w:pStyle w:val="Compact"/>
              <w:jc w:val="right"/>
            </w:pPr>
            <w:r>
              <w:t>1085</w:t>
            </w:r>
          </w:p>
        </w:tc>
        <w:tc>
          <w:tcPr>
            <w:tcW w:w="211" w:type="pct"/>
            <w:tcBorders>
              <w:top w:val="single" w:sz="4" w:space="0" w:color="auto"/>
            </w:tcBorders>
          </w:tcPr>
          <w:p w14:paraId="71CF5851" w14:textId="77777777" w:rsidR="00D55E82" w:rsidRDefault="00802368" w:rsidP="00BF6529">
            <w:pPr>
              <w:pStyle w:val="Compact"/>
              <w:jc w:val="right"/>
            </w:pPr>
            <w:r>
              <w:t>510</w:t>
            </w:r>
          </w:p>
        </w:tc>
        <w:tc>
          <w:tcPr>
            <w:tcW w:w="317" w:type="pct"/>
            <w:tcBorders>
              <w:top w:val="single" w:sz="4" w:space="0" w:color="auto"/>
            </w:tcBorders>
          </w:tcPr>
          <w:p w14:paraId="3A7BFFE8" w14:textId="77777777" w:rsidR="00D55E82" w:rsidRDefault="00802368" w:rsidP="00BF6529">
            <w:pPr>
              <w:pStyle w:val="Compact"/>
              <w:jc w:val="right"/>
            </w:pPr>
            <w:r>
              <w:t>10,393</w:t>
            </w:r>
          </w:p>
        </w:tc>
        <w:tc>
          <w:tcPr>
            <w:tcW w:w="274" w:type="pct"/>
            <w:tcBorders>
              <w:top w:val="single" w:sz="4" w:space="0" w:color="auto"/>
            </w:tcBorders>
          </w:tcPr>
          <w:p w14:paraId="42153116" w14:textId="77777777" w:rsidR="00D55E82" w:rsidRDefault="00802368" w:rsidP="00BF6529">
            <w:pPr>
              <w:pStyle w:val="Compact"/>
              <w:jc w:val="right"/>
            </w:pPr>
            <w:r>
              <w:t>4,497</w:t>
            </w:r>
          </w:p>
        </w:tc>
        <w:tc>
          <w:tcPr>
            <w:tcW w:w="409" w:type="pct"/>
            <w:tcBorders>
              <w:top w:val="single" w:sz="4" w:space="0" w:color="auto"/>
            </w:tcBorders>
          </w:tcPr>
          <w:p w14:paraId="4208EF9C" w14:textId="77777777" w:rsidR="00D55E82" w:rsidRDefault="00D55E82" w:rsidP="00BF6529">
            <w:pPr>
              <w:pStyle w:val="Compact"/>
              <w:jc w:val="right"/>
            </w:pPr>
          </w:p>
        </w:tc>
        <w:tc>
          <w:tcPr>
            <w:tcW w:w="587" w:type="pct"/>
            <w:tcBorders>
              <w:top w:val="single" w:sz="4" w:space="0" w:color="auto"/>
            </w:tcBorders>
          </w:tcPr>
          <w:p w14:paraId="6BDD0C9C" w14:textId="77777777" w:rsidR="00D55E82" w:rsidRDefault="00802368" w:rsidP="00BF6529">
            <w:pPr>
              <w:pStyle w:val="Compact"/>
              <w:jc w:val="right"/>
            </w:pPr>
            <w:r>
              <w:t>43.3% Trips; 47.0% Vessels</w:t>
            </w:r>
          </w:p>
        </w:tc>
        <w:tc>
          <w:tcPr>
            <w:tcW w:w="541" w:type="pct"/>
            <w:tcBorders>
              <w:top w:val="single" w:sz="4" w:space="0" w:color="auto"/>
            </w:tcBorders>
          </w:tcPr>
          <w:p w14:paraId="1A39ADD1" w14:textId="77777777" w:rsidR="00D55E82" w:rsidRDefault="00D55E82" w:rsidP="00BF6529">
            <w:pPr>
              <w:pStyle w:val="Compact"/>
              <w:jc w:val="right"/>
            </w:pPr>
          </w:p>
        </w:tc>
        <w:tc>
          <w:tcPr>
            <w:tcW w:w="541" w:type="pct"/>
            <w:tcBorders>
              <w:top w:val="single" w:sz="4" w:space="0" w:color="auto"/>
            </w:tcBorders>
          </w:tcPr>
          <w:p w14:paraId="31CDE931" w14:textId="77777777" w:rsidR="00D55E82" w:rsidRDefault="00D55E82" w:rsidP="00BF6529">
            <w:pPr>
              <w:pStyle w:val="Compact"/>
              <w:jc w:val="right"/>
            </w:pPr>
          </w:p>
        </w:tc>
        <w:tc>
          <w:tcPr>
            <w:tcW w:w="423" w:type="pct"/>
            <w:tcBorders>
              <w:top w:val="single" w:sz="4" w:space="0" w:color="auto"/>
            </w:tcBorders>
          </w:tcPr>
          <w:p w14:paraId="4377D478" w14:textId="77777777" w:rsidR="00D55E82" w:rsidRDefault="00D55E82" w:rsidP="00BF6529">
            <w:pPr>
              <w:pStyle w:val="Compact"/>
              <w:jc w:val="right"/>
            </w:pPr>
          </w:p>
        </w:tc>
      </w:tr>
    </w:tbl>
    <w:p w14:paraId="22C528D0" w14:textId="77777777" w:rsidR="00BF6529" w:rsidRDefault="00BF6529">
      <w:pPr>
        <w:pStyle w:val="Heading4"/>
        <w:rPr>
          <w:rFonts w:asciiTheme="majorHAnsi" w:hAnsiTheme="majorHAnsi"/>
          <w:bCs w:val="0"/>
          <w:i/>
          <w:iCs/>
          <w:color w:val="FFFFFF" w:themeColor="background1"/>
          <w:sz w:val="16"/>
        </w:rPr>
      </w:pPr>
      <w:bookmarkStart w:id="101" w:name="section-6"/>
      <w:bookmarkStart w:id="102" w:name="table-6.-the-number-of-em-hard-drives-re"/>
      <w:bookmarkEnd w:id="101"/>
      <w:bookmarkEnd w:id="102"/>
    </w:p>
    <w:p w14:paraId="00BB76ED" w14:textId="77777777" w:rsidR="00BF6529" w:rsidRDefault="00BF6529" w:rsidP="00BF6529">
      <w:pPr>
        <w:pStyle w:val="BodyText"/>
        <w:rPr>
          <w:rFonts w:eastAsiaTheme="majorEastAsia" w:cstheme="majorBidi"/>
        </w:rPr>
      </w:pPr>
      <w:r>
        <w:br w:type="page"/>
      </w:r>
    </w:p>
    <w:p w14:paraId="32CE20E4" w14:textId="70E7F061" w:rsidR="00D55E82" w:rsidRDefault="00802368">
      <w:pPr>
        <w:pStyle w:val="Heading4"/>
      </w:pPr>
      <w:r>
        <w:lastRenderedPageBreak/>
        <w:t xml:space="preserve">Table 6. </w:t>
      </w:r>
      <w:r w:rsidR="003D36FD">
        <w:t xml:space="preserve">-- </w:t>
      </w:r>
      <w:r>
        <w:t>The number of EM hard drives received and reviewed by gear type and month.</w:t>
      </w:r>
    </w:p>
    <w:tbl>
      <w:tblPr>
        <w:tblW w:w="4999" w:type="pct"/>
        <w:tblLook w:val="07E0" w:firstRow="1" w:lastRow="1" w:firstColumn="1" w:lastColumn="1" w:noHBand="1" w:noVBand="1"/>
      </w:tblPr>
      <w:tblGrid>
        <w:gridCol w:w="1230"/>
        <w:gridCol w:w="1946"/>
        <w:gridCol w:w="691"/>
        <w:gridCol w:w="735"/>
        <w:gridCol w:w="781"/>
        <w:gridCol w:w="751"/>
        <w:gridCol w:w="826"/>
        <w:gridCol w:w="706"/>
        <w:gridCol w:w="646"/>
        <w:gridCol w:w="795"/>
        <w:gridCol w:w="735"/>
        <w:gridCol w:w="721"/>
        <w:gridCol w:w="795"/>
        <w:gridCol w:w="766"/>
        <w:gridCol w:w="833"/>
      </w:tblGrid>
      <w:tr w:rsidR="00D55E82" w14:paraId="50DB89C1" w14:textId="77777777">
        <w:tc>
          <w:tcPr>
            <w:tcW w:w="0" w:type="auto"/>
            <w:tcBorders>
              <w:bottom w:val="single" w:sz="0" w:space="0" w:color="auto"/>
            </w:tcBorders>
            <w:vAlign w:val="bottom"/>
          </w:tcPr>
          <w:p w14:paraId="28D0868D" w14:textId="77777777" w:rsidR="00D55E82" w:rsidRDefault="00802368">
            <w:pPr>
              <w:pStyle w:val="Compact"/>
            </w:pPr>
            <w:r>
              <w:t>Strata</w:t>
            </w:r>
          </w:p>
        </w:tc>
        <w:tc>
          <w:tcPr>
            <w:tcW w:w="0" w:type="auto"/>
            <w:tcBorders>
              <w:bottom w:val="single" w:sz="0" w:space="0" w:color="auto"/>
            </w:tcBorders>
            <w:vAlign w:val="bottom"/>
          </w:tcPr>
          <w:p w14:paraId="62C68548" w14:textId="77777777" w:rsidR="00D55E82" w:rsidRDefault="00802368">
            <w:pPr>
              <w:pStyle w:val="Compact"/>
            </w:pPr>
            <w:r>
              <w:t>Data reviewed?</w:t>
            </w:r>
          </w:p>
        </w:tc>
        <w:tc>
          <w:tcPr>
            <w:tcW w:w="0" w:type="auto"/>
            <w:tcBorders>
              <w:bottom w:val="single" w:sz="0" w:space="0" w:color="auto"/>
            </w:tcBorders>
            <w:vAlign w:val="bottom"/>
          </w:tcPr>
          <w:p w14:paraId="74F40A3C" w14:textId="77777777" w:rsidR="00D55E82" w:rsidRDefault="00802368">
            <w:pPr>
              <w:pStyle w:val="Compact"/>
              <w:jc w:val="right"/>
            </w:pPr>
            <w:r>
              <w:t>Jan.</w:t>
            </w:r>
          </w:p>
        </w:tc>
        <w:tc>
          <w:tcPr>
            <w:tcW w:w="0" w:type="auto"/>
            <w:tcBorders>
              <w:bottom w:val="single" w:sz="0" w:space="0" w:color="auto"/>
            </w:tcBorders>
            <w:vAlign w:val="bottom"/>
          </w:tcPr>
          <w:p w14:paraId="513997AE" w14:textId="77777777" w:rsidR="00D55E82" w:rsidRDefault="00802368">
            <w:pPr>
              <w:pStyle w:val="Compact"/>
              <w:jc w:val="right"/>
            </w:pPr>
            <w:r>
              <w:t>Feb.</w:t>
            </w:r>
          </w:p>
        </w:tc>
        <w:tc>
          <w:tcPr>
            <w:tcW w:w="0" w:type="auto"/>
            <w:tcBorders>
              <w:bottom w:val="single" w:sz="0" w:space="0" w:color="auto"/>
            </w:tcBorders>
            <w:vAlign w:val="bottom"/>
          </w:tcPr>
          <w:p w14:paraId="297CE007" w14:textId="77777777" w:rsidR="00D55E82" w:rsidRDefault="00802368">
            <w:pPr>
              <w:pStyle w:val="Compact"/>
              <w:jc w:val="right"/>
            </w:pPr>
            <w:r>
              <w:t>Mar.</w:t>
            </w:r>
          </w:p>
        </w:tc>
        <w:tc>
          <w:tcPr>
            <w:tcW w:w="0" w:type="auto"/>
            <w:tcBorders>
              <w:bottom w:val="single" w:sz="0" w:space="0" w:color="auto"/>
            </w:tcBorders>
            <w:vAlign w:val="bottom"/>
          </w:tcPr>
          <w:p w14:paraId="36AB4303" w14:textId="77777777" w:rsidR="00D55E82" w:rsidRDefault="00802368">
            <w:pPr>
              <w:pStyle w:val="Compact"/>
              <w:jc w:val="right"/>
            </w:pPr>
            <w:r>
              <w:t>Apr.</w:t>
            </w:r>
          </w:p>
        </w:tc>
        <w:tc>
          <w:tcPr>
            <w:tcW w:w="0" w:type="auto"/>
            <w:tcBorders>
              <w:bottom w:val="single" w:sz="0" w:space="0" w:color="auto"/>
            </w:tcBorders>
            <w:vAlign w:val="bottom"/>
          </w:tcPr>
          <w:p w14:paraId="63369517" w14:textId="77777777" w:rsidR="00D55E82" w:rsidRDefault="00802368">
            <w:pPr>
              <w:pStyle w:val="Compact"/>
              <w:jc w:val="right"/>
            </w:pPr>
            <w:r>
              <w:t>May.</w:t>
            </w:r>
          </w:p>
        </w:tc>
        <w:tc>
          <w:tcPr>
            <w:tcW w:w="0" w:type="auto"/>
            <w:tcBorders>
              <w:bottom w:val="single" w:sz="0" w:space="0" w:color="auto"/>
            </w:tcBorders>
            <w:vAlign w:val="bottom"/>
          </w:tcPr>
          <w:p w14:paraId="40028CBD" w14:textId="77777777" w:rsidR="00D55E82" w:rsidRDefault="00802368">
            <w:pPr>
              <w:pStyle w:val="Compact"/>
              <w:jc w:val="right"/>
            </w:pPr>
            <w:r>
              <w:t>Jun.</w:t>
            </w:r>
          </w:p>
        </w:tc>
        <w:tc>
          <w:tcPr>
            <w:tcW w:w="0" w:type="auto"/>
            <w:tcBorders>
              <w:bottom w:val="single" w:sz="0" w:space="0" w:color="auto"/>
            </w:tcBorders>
            <w:vAlign w:val="bottom"/>
          </w:tcPr>
          <w:p w14:paraId="3CDE1264" w14:textId="77777777" w:rsidR="00D55E82" w:rsidRDefault="00802368">
            <w:pPr>
              <w:pStyle w:val="Compact"/>
              <w:jc w:val="right"/>
            </w:pPr>
            <w:r>
              <w:t>Jul.</w:t>
            </w:r>
          </w:p>
        </w:tc>
        <w:tc>
          <w:tcPr>
            <w:tcW w:w="0" w:type="auto"/>
            <w:tcBorders>
              <w:bottom w:val="single" w:sz="0" w:space="0" w:color="auto"/>
            </w:tcBorders>
            <w:vAlign w:val="bottom"/>
          </w:tcPr>
          <w:p w14:paraId="2E74571A" w14:textId="77777777" w:rsidR="00D55E82" w:rsidRDefault="00802368">
            <w:pPr>
              <w:pStyle w:val="Compact"/>
              <w:jc w:val="right"/>
            </w:pPr>
            <w:r>
              <w:t>Aug.</w:t>
            </w:r>
          </w:p>
        </w:tc>
        <w:tc>
          <w:tcPr>
            <w:tcW w:w="0" w:type="auto"/>
            <w:tcBorders>
              <w:bottom w:val="single" w:sz="0" w:space="0" w:color="auto"/>
            </w:tcBorders>
            <w:vAlign w:val="bottom"/>
          </w:tcPr>
          <w:p w14:paraId="403E52F1" w14:textId="77777777" w:rsidR="00D55E82" w:rsidRDefault="00802368">
            <w:pPr>
              <w:pStyle w:val="Compact"/>
              <w:jc w:val="right"/>
            </w:pPr>
            <w:r>
              <w:t>Sep.</w:t>
            </w:r>
          </w:p>
        </w:tc>
        <w:tc>
          <w:tcPr>
            <w:tcW w:w="0" w:type="auto"/>
            <w:tcBorders>
              <w:bottom w:val="single" w:sz="0" w:space="0" w:color="auto"/>
            </w:tcBorders>
            <w:vAlign w:val="bottom"/>
          </w:tcPr>
          <w:p w14:paraId="3200C0DE" w14:textId="77777777" w:rsidR="00D55E82" w:rsidRDefault="00802368">
            <w:pPr>
              <w:pStyle w:val="Compact"/>
              <w:jc w:val="right"/>
            </w:pPr>
            <w:r>
              <w:t>Oct.</w:t>
            </w:r>
          </w:p>
        </w:tc>
        <w:tc>
          <w:tcPr>
            <w:tcW w:w="0" w:type="auto"/>
            <w:tcBorders>
              <w:bottom w:val="single" w:sz="0" w:space="0" w:color="auto"/>
            </w:tcBorders>
            <w:vAlign w:val="bottom"/>
          </w:tcPr>
          <w:p w14:paraId="61F3CBE7" w14:textId="77777777" w:rsidR="00D55E82" w:rsidRDefault="00802368">
            <w:pPr>
              <w:pStyle w:val="Compact"/>
              <w:jc w:val="right"/>
            </w:pPr>
            <w:r>
              <w:t>Nov.</w:t>
            </w:r>
          </w:p>
        </w:tc>
        <w:tc>
          <w:tcPr>
            <w:tcW w:w="0" w:type="auto"/>
            <w:tcBorders>
              <w:bottom w:val="single" w:sz="0" w:space="0" w:color="auto"/>
            </w:tcBorders>
            <w:vAlign w:val="bottom"/>
          </w:tcPr>
          <w:p w14:paraId="60E25327" w14:textId="77777777" w:rsidR="00D55E82" w:rsidRDefault="00802368">
            <w:pPr>
              <w:pStyle w:val="Compact"/>
              <w:jc w:val="right"/>
            </w:pPr>
            <w:r>
              <w:t>Dec.</w:t>
            </w:r>
          </w:p>
        </w:tc>
        <w:tc>
          <w:tcPr>
            <w:tcW w:w="0" w:type="auto"/>
            <w:tcBorders>
              <w:bottom w:val="single" w:sz="0" w:space="0" w:color="auto"/>
            </w:tcBorders>
            <w:vAlign w:val="bottom"/>
          </w:tcPr>
          <w:p w14:paraId="659CF122" w14:textId="77777777" w:rsidR="00D55E82" w:rsidRDefault="00802368">
            <w:pPr>
              <w:pStyle w:val="Compact"/>
              <w:jc w:val="right"/>
            </w:pPr>
            <w:r>
              <w:t>Total</w:t>
            </w:r>
          </w:p>
        </w:tc>
      </w:tr>
      <w:tr w:rsidR="00D55E82" w14:paraId="75CDF03D" w14:textId="77777777" w:rsidTr="00BF6529">
        <w:tc>
          <w:tcPr>
            <w:tcW w:w="0" w:type="auto"/>
          </w:tcPr>
          <w:p w14:paraId="11409A3E" w14:textId="77777777" w:rsidR="00D55E82" w:rsidRPr="00BF6529" w:rsidRDefault="00802368">
            <w:pPr>
              <w:pStyle w:val="Compact"/>
              <w:rPr>
                <w:i/>
              </w:rPr>
            </w:pPr>
            <w:r w:rsidRPr="00BF6529">
              <w:rPr>
                <w:i/>
              </w:rPr>
              <w:t>EM HAL</w:t>
            </w:r>
          </w:p>
        </w:tc>
        <w:tc>
          <w:tcPr>
            <w:tcW w:w="0" w:type="auto"/>
          </w:tcPr>
          <w:p w14:paraId="7669E9ED" w14:textId="77777777" w:rsidR="00D55E82" w:rsidRDefault="00802368" w:rsidP="0058367D">
            <w:pPr>
              <w:pStyle w:val="Compact"/>
              <w:jc w:val="center"/>
            </w:pPr>
            <w:r>
              <w:t>Yes</w:t>
            </w:r>
          </w:p>
        </w:tc>
        <w:tc>
          <w:tcPr>
            <w:tcW w:w="0" w:type="auto"/>
          </w:tcPr>
          <w:p w14:paraId="58402C25" w14:textId="77777777" w:rsidR="00D55E82" w:rsidRDefault="00802368">
            <w:pPr>
              <w:pStyle w:val="Compact"/>
              <w:jc w:val="right"/>
            </w:pPr>
            <w:r>
              <w:t>14</w:t>
            </w:r>
          </w:p>
        </w:tc>
        <w:tc>
          <w:tcPr>
            <w:tcW w:w="0" w:type="auto"/>
          </w:tcPr>
          <w:p w14:paraId="30EA7BCE" w14:textId="77777777" w:rsidR="00D55E82" w:rsidRDefault="00802368">
            <w:pPr>
              <w:pStyle w:val="Compact"/>
              <w:jc w:val="right"/>
            </w:pPr>
            <w:r>
              <w:t>19</w:t>
            </w:r>
          </w:p>
        </w:tc>
        <w:tc>
          <w:tcPr>
            <w:tcW w:w="0" w:type="auto"/>
          </w:tcPr>
          <w:p w14:paraId="2E9C6B0C" w14:textId="77777777" w:rsidR="00D55E82" w:rsidRDefault="00802368">
            <w:pPr>
              <w:pStyle w:val="Compact"/>
              <w:jc w:val="right"/>
            </w:pPr>
            <w:r>
              <w:t>28</w:t>
            </w:r>
          </w:p>
        </w:tc>
        <w:tc>
          <w:tcPr>
            <w:tcW w:w="0" w:type="auto"/>
          </w:tcPr>
          <w:p w14:paraId="41C383B3" w14:textId="77777777" w:rsidR="00D55E82" w:rsidRDefault="00802368">
            <w:pPr>
              <w:pStyle w:val="Compact"/>
              <w:jc w:val="right"/>
            </w:pPr>
            <w:r>
              <w:t>47</w:t>
            </w:r>
          </w:p>
        </w:tc>
        <w:tc>
          <w:tcPr>
            <w:tcW w:w="0" w:type="auto"/>
          </w:tcPr>
          <w:p w14:paraId="04A049CA" w14:textId="77777777" w:rsidR="00D55E82" w:rsidRDefault="00802368">
            <w:pPr>
              <w:pStyle w:val="Compact"/>
              <w:jc w:val="right"/>
            </w:pPr>
            <w:r>
              <w:t>39</w:t>
            </w:r>
          </w:p>
        </w:tc>
        <w:tc>
          <w:tcPr>
            <w:tcW w:w="0" w:type="auto"/>
          </w:tcPr>
          <w:p w14:paraId="143B831B" w14:textId="77777777" w:rsidR="00D55E82" w:rsidRDefault="00802368">
            <w:pPr>
              <w:pStyle w:val="Compact"/>
              <w:jc w:val="right"/>
            </w:pPr>
            <w:r>
              <w:t>27</w:t>
            </w:r>
          </w:p>
        </w:tc>
        <w:tc>
          <w:tcPr>
            <w:tcW w:w="0" w:type="auto"/>
          </w:tcPr>
          <w:p w14:paraId="4A21698A" w14:textId="77777777" w:rsidR="00D55E82" w:rsidRDefault="00802368">
            <w:pPr>
              <w:pStyle w:val="Compact"/>
              <w:jc w:val="right"/>
            </w:pPr>
            <w:r>
              <w:t>23</w:t>
            </w:r>
          </w:p>
        </w:tc>
        <w:tc>
          <w:tcPr>
            <w:tcW w:w="0" w:type="auto"/>
          </w:tcPr>
          <w:p w14:paraId="7EDABEF3" w14:textId="77777777" w:rsidR="00D55E82" w:rsidRDefault="00802368">
            <w:pPr>
              <w:pStyle w:val="Compact"/>
              <w:jc w:val="right"/>
            </w:pPr>
            <w:r>
              <w:t>30</w:t>
            </w:r>
          </w:p>
        </w:tc>
        <w:tc>
          <w:tcPr>
            <w:tcW w:w="0" w:type="auto"/>
          </w:tcPr>
          <w:p w14:paraId="28DC7F18" w14:textId="77777777" w:rsidR="00D55E82" w:rsidRDefault="00802368">
            <w:pPr>
              <w:pStyle w:val="Compact"/>
              <w:jc w:val="right"/>
            </w:pPr>
            <w:r>
              <w:t>39</w:t>
            </w:r>
          </w:p>
        </w:tc>
        <w:tc>
          <w:tcPr>
            <w:tcW w:w="0" w:type="auto"/>
          </w:tcPr>
          <w:p w14:paraId="2E04774A" w14:textId="77777777" w:rsidR="00D55E82" w:rsidRDefault="00802368">
            <w:pPr>
              <w:pStyle w:val="Compact"/>
              <w:jc w:val="right"/>
            </w:pPr>
            <w:r>
              <w:t>31</w:t>
            </w:r>
          </w:p>
        </w:tc>
        <w:tc>
          <w:tcPr>
            <w:tcW w:w="0" w:type="auto"/>
          </w:tcPr>
          <w:p w14:paraId="7C6114DE" w14:textId="77777777" w:rsidR="00D55E82" w:rsidRDefault="00802368">
            <w:pPr>
              <w:pStyle w:val="Compact"/>
              <w:jc w:val="right"/>
            </w:pPr>
            <w:r>
              <w:t>9</w:t>
            </w:r>
          </w:p>
        </w:tc>
        <w:tc>
          <w:tcPr>
            <w:tcW w:w="0" w:type="auto"/>
          </w:tcPr>
          <w:p w14:paraId="336A7153" w14:textId="77777777" w:rsidR="00D55E82" w:rsidRDefault="00802368">
            <w:pPr>
              <w:pStyle w:val="Compact"/>
              <w:jc w:val="right"/>
            </w:pPr>
            <w:r>
              <w:t>0</w:t>
            </w:r>
          </w:p>
        </w:tc>
        <w:tc>
          <w:tcPr>
            <w:tcW w:w="0" w:type="auto"/>
          </w:tcPr>
          <w:p w14:paraId="158A4D8E" w14:textId="77777777" w:rsidR="00D55E82" w:rsidRDefault="00802368">
            <w:pPr>
              <w:pStyle w:val="Compact"/>
              <w:jc w:val="right"/>
            </w:pPr>
            <w:r>
              <w:t>306</w:t>
            </w:r>
          </w:p>
        </w:tc>
      </w:tr>
      <w:tr w:rsidR="00D55E82" w14:paraId="32CC301E" w14:textId="77777777" w:rsidTr="005D2AB5">
        <w:tc>
          <w:tcPr>
            <w:tcW w:w="0" w:type="auto"/>
            <w:tcBorders>
              <w:bottom w:val="single" w:sz="4" w:space="0" w:color="auto"/>
            </w:tcBorders>
          </w:tcPr>
          <w:p w14:paraId="78864214" w14:textId="77777777" w:rsidR="00D55E82" w:rsidRPr="00BF6529" w:rsidRDefault="00802368">
            <w:pPr>
              <w:pStyle w:val="Compact"/>
              <w:rPr>
                <w:i/>
              </w:rPr>
            </w:pPr>
            <w:r w:rsidRPr="00BF6529">
              <w:rPr>
                <w:i/>
              </w:rPr>
              <w:t>EM HAL</w:t>
            </w:r>
          </w:p>
        </w:tc>
        <w:tc>
          <w:tcPr>
            <w:tcW w:w="0" w:type="auto"/>
            <w:tcBorders>
              <w:bottom w:val="single" w:sz="4" w:space="0" w:color="auto"/>
            </w:tcBorders>
          </w:tcPr>
          <w:p w14:paraId="51A1E516" w14:textId="77777777" w:rsidR="00D55E82" w:rsidRDefault="00802368" w:rsidP="0058367D">
            <w:pPr>
              <w:pStyle w:val="Compact"/>
              <w:jc w:val="center"/>
            </w:pPr>
            <w:r>
              <w:t>No</w:t>
            </w:r>
          </w:p>
        </w:tc>
        <w:tc>
          <w:tcPr>
            <w:tcW w:w="0" w:type="auto"/>
            <w:tcBorders>
              <w:bottom w:val="single" w:sz="4" w:space="0" w:color="auto"/>
            </w:tcBorders>
          </w:tcPr>
          <w:p w14:paraId="4ADE6584" w14:textId="77777777" w:rsidR="00D55E82" w:rsidRDefault="00802368">
            <w:pPr>
              <w:pStyle w:val="Compact"/>
              <w:jc w:val="right"/>
            </w:pPr>
            <w:r>
              <w:t>0</w:t>
            </w:r>
          </w:p>
        </w:tc>
        <w:tc>
          <w:tcPr>
            <w:tcW w:w="0" w:type="auto"/>
            <w:tcBorders>
              <w:bottom w:val="single" w:sz="4" w:space="0" w:color="auto"/>
            </w:tcBorders>
          </w:tcPr>
          <w:p w14:paraId="50E961B4" w14:textId="77777777" w:rsidR="00D55E82" w:rsidRDefault="00802368">
            <w:pPr>
              <w:pStyle w:val="Compact"/>
              <w:jc w:val="right"/>
            </w:pPr>
            <w:r>
              <w:t>1</w:t>
            </w:r>
          </w:p>
        </w:tc>
        <w:tc>
          <w:tcPr>
            <w:tcW w:w="0" w:type="auto"/>
            <w:tcBorders>
              <w:bottom w:val="single" w:sz="4" w:space="0" w:color="auto"/>
            </w:tcBorders>
          </w:tcPr>
          <w:p w14:paraId="24560DAF" w14:textId="77777777" w:rsidR="00D55E82" w:rsidRDefault="00802368">
            <w:pPr>
              <w:pStyle w:val="Compact"/>
              <w:jc w:val="right"/>
            </w:pPr>
            <w:r>
              <w:t>0</w:t>
            </w:r>
          </w:p>
        </w:tc>
        <w:tc>
          <w:tcPr>
            <w:tcW w:w="0" w:type="auto"/>
            <w:tcBorders>
              <w:bottom w:val="single" w:sz="4" w:space="0" w:color="auto"/>
            </w:tcBorders>
          </w:tcPr>
          <w:p w14:paraId="1457BD81" w14:textId="77777777" w:rsidR="00D55E82" w:rsidRDefault="00802368">
            <w:pPr>
              <w:pStyle w:val="Compact"/>
              <w:jc w:val="right"/>
            </w:pPr>
            <w:r>
              <w:t>0</w:t>
            </w:r>
          </w:p>
        </w:tc>
        <w:tc>
          <w:tcPr>
            <w:tcW w:w="0" w:type="auto"/>
            <w:tcBorders>
              <w:bottom w:val="single" w:sz="4" w:space="0" w:color="auto"/>
            </w:tcBorders>
          </w:tcPr>
          <w:p w14:paraId="050DC9EB" w14:textId="77777777" w:rsidR="00D55E82" w:rsidRDefault="00802368">
            <w:pPr>
              <w:pStyle w:val="Compact"/>
              <w:jc w:val="right"/>
            </w:pPr>
            <w:r>
              <w:t>2</w:t>
            </w:r>
          </w:p>
        </w:tc>
        <w:tc>
          <w:tcPr>
            <w:tcW w:w="0" w:type="auto"/>
            <w:tcBorders>
              <w:bottom w:val="single" w:sz="4" w:space="0" w:color="auto"/>
            </w:tcBorders>
          </w:tcPr>
          <w:p w14:paraId="7D07FDDB" w14:textId="77777777" w:rsidR="00D55E82" w:rsidRDefault="00802368">
            <w:pPr>
              <w:pStyle w:val="Compact"/>
              <w:jc w:val="right"/>
            </w:pPr>
            <w:r>
              <w:t>0</w:t>
            </w:r>
          </w:p>
        </w:tc>
        <w:tc>
          <w:tcPr>
            <w:tcW w:w="0" w:type="auto"/>
            <w:tcBorders>
              <w:bottom w:val="single" w:sz="4" w:space="0" w:color="auto"/>
            </w:tcBorders>
          </w:tcPr>
          <w:p w14:paraId="36A2B152" w14:textId="77777777" w:rsidR="00D55E82" w:rsidRDefault="00802368">
            <w:pPr>
              <w:pStyle w:val="Compact"/>
              <w:jc w:val="right"/>
            </w:pPr>
            <w:r>
              <w:t>0</w:t>
            </w:r>
          </w:p>
        </w:tc>
        <w:tc>
          <w:tcPr>
            <w:tcW w:w="0" w:type="auto"/>
            <w:tcBorders>
              <w:bottom w:val="single" w:sz="4" w:space="0" w:color="auto"/>
            </w:tcBorders>
          </w:tcPr>
          <w:p w14:paraId="1A796CE2" w14:textId="77777777" w:rsidR="00D55E82" w:rsidRDefault="00802368">
            <w:pPr>
              <w:pStyle w:val="Compact"/>
              <w:jc w:val="right"/>
            </w:pPr>
            <w:r>
              <w:t>0</w:t>
            </w:r>
          </w:p>
        </w:tc>
        <w:tc>
          <w:tcPr>
            <w:tcW w:w="0" w:type="auto"/>
            <w:tcBorders>
              <w:bottom w:val="single" w:sz="4" w:space="0" w:color="auto"/>
            </w:tcBorders>
          </w:tcPr>
          <w:p w14:paraId="3F52E8A0" w14:textId="77777777" w:rsidR="00D55E82" w:rsidRDefault="00802368">
            <w:pPr>
              <w:pStyle w:val="Compact"/>
              <w:jc w:val="right"/>
            </w:pPr>
            <w:r>
              <w:t>1</w:t>
            </w:r>
          </w:p>
        </w:tc>
        <w:tc>
          <w:tcPr>
            <w:tcW w:w="0" w:type="auto"/>
            <w:tcBorders>
              <w:bottom w:val="single" w:sz="4" w:space="0" w:color="auto"/>
            </w:tcBorders>
          </w:tcPr>
          <w:p w14:paraId="6AB329C0" w14:textId="77777777" w:rsidR="00D55E82" w:rsidRDefault="00802368">
            <w:pPr>
              <w:pStyle w:val="Compact"/>
              <w:jc w:val="right"/>
            </w:pPr>
            <w:r>
              <w:t>1</w:t>
            </w:r>
          </w:p>
        </w:tc>
        <w:tc>
          <w:tcPr>
            <w:tcW w:w="0" w:type="auto"/>
            <w:tcBorders>
              <w:bottom w:val="single" w:sz="4" w:space="0" w:color="auto"/>
            </w:tcBorders>
          </w:tcPr>
          <w:p w14:paraId="76558C9A" w14:textId="77777777" w:rsidR="00D55E82" w:rsidRDefault="00802368">
            <w:pPr>
              <w:pStyle w:val="Compact"/>
              <w:jc w:val="right"/>
            </w:pPr>
            <w:r>
              <w:t>0</w:t>
            </w:r>
          </w:p>
        </w:tc>
        <w:tc>
          <w:tcPr>
            <w:tcW w:w="0" w:type="auto"/>
            <w:tcBorders>
              <w:bottom w:val="single" w:sz="4" w:space="0" w:color="auto"/>
            </w:tcBorders>
          </w:tcPr>
          <w:p w14:paraId="4AFFF8B0" w14:textId="77777777" w:rsidR="00D55E82" w:rsidRDefault="00802368">
            <w:pPr>
              <w:pStyle w:val="Compact"/>
              <w:jc w:val="right"/>
            </w:pPr>
            <w:r>
              <w:t>0</w:t>
            </w:r>
          </w:p>
        </w:tc>
        <w:tc>
          <w:tcPr>
            <w:tcW w:w="0" w:type="auto"/>
            <w:tcBorders>
              <w:bottom w:val="single" w:sz="4" w:space="0" w:color="auto"/>
            </w:tcBorders>
          </w:tcPr>
          <w:p w14:paraId="58F464CF" w14:textId="77777777" w:rsidR="00D55E82" w:rsidRDefault="00802368">
            <w:pPr>
              <w:pStyle w:val="Compact"/>
              <w:jc w:val="right"/>
            </w:pPr>
            <w:r>
              <w:t>5</w:t>
            </w:r>
          </w:p>
        </w:tc>
      </w:tr>
      <w:tr w:rsidR="00D55E82" w14:paraId="353CFC35" w14:textId="77777777" w:rsidTr="005D2AB5">
        <w:tc>
          <w:tcPr>
            <w:tcW w:w="0" w:type="auto"/>
            <w:tcBorders>
              <w:top w:val="single" w:sz="4" w:space="0" w:color="auto"/>
            </w:tcBorders>
          </w:tcPr>
          <w:p w14:paraId="5E5EBD59" w14:textId="77777777" w:rsidR="00D55E82" w:rsidRPr="00BF6529" w:rsidRDefault="00802368">
            <w:pPr>
              <w:pStyle w:val="Compact"/>
              <w:rPr>
                <w:i/>
              </w:rPr>
            </w:pPr>
            <w:r w:rsidRPr="00BF6529">
              <w:rPr>
                <w:i/>
              </w:rPr>
              <w:t>EM POT</w:t>
            </w:r>
          </w:p>
        </w:tc>
        <w:tc>
          <w:tcPr>
            <w:tcW w:w="0" w:type="auto"/>
            <w:tcBorders>
              <w:top w:val="single" w:sz="4" w:space="0" w:color="auto"/>
            </w:tcBorders>
          </w:tcPr>
          <w:p w14:paraId="7392DFFD" w14:textId="77777777" w:rsidR="00D55E82" w:rsidRDefault="00802368" w:rsidP="0058367D">
            <w:pPr>
              <w:pStyle w:val="Compact"/>
              <w:jc w:val="center"/>
            </w:pPr>
            <w:r>
              <w:t>Yes</w:t>
            </w:r>
          </w:p>
        </w:tc>
        <w:tc>
          <w:tcPr>
            <w:tcW w:w="0" w:type="auto"/>
            <w:tcBorders>
              <w:top w:val="single" w:sz="4" w:space="0" w:color="auto"/>
            </w:tcBorders>
          </w:tcPr>
          <w:p w14:paraId="64A7D2E3" w14:textId="77777777" w:rsidR="00D55E82" w:rsidRDefault="00802368">
            <w:pPr>
              <w:pStyle w:val="Compact"/>
              <w:jc w:val="right"/>
            </w:pPr>
            <w:r>
              <w:t>18</w:t>
            </w:r>
          </w:p>
        </w:tc>
        <w:tc>
          <w:tcPr>
            <w:tcW w:w="0" w:type="auto"/>
            <w:tcBorders>
              <w:top w:val="single" w:sz="4" w:space="0" w:color="auto"/>
            </w:tcBorders>
          </w:tcPr>
          <w:p w14:paraId="1552308D" w14:textId="77777777" w:rsidR="00D55E82" w:rsidRDefault="00802368">
            <w:pPr>
              <w:pStyle w:val="Compact"/>
              <w:jc w:val="right"/>
            </w:pPr>
            <w:r>
              <w:t>0</w:t>
            </w:r>
          </w:p>
        </w:tc>
        <w:tc>
          <w:tcPr>
            <w:tcW w:w="0" w:type="auto"/>
            <w:tcBorders>
              <w:top w:val="single" w:sz="4" w:space="0" w:color="auto"/>
            </w:tcBorders>
          </w:tcPr>
          <w:p w14:paraId="0D1D3BC9" w14:textId="77777777" w:rsidR="00D55E82" w:rsidRDefault="00802368">
            <w:pPr>
              <w:pStyle w:val="Compact"/>
              <w:jc w:val="right"/>
            </w:pPr>
            <w:r>
              <w:t>0</w:t>
            </w:r>
          </w:p>
        </w:tc>
        <w:tc>
          <w:tcPr>
            <w:tcW w:w="0" w:type="auto"/>
            <w:tcBorders>
              <w:top w:val="single" w:sz="4" w:space="0" w:color="auto"/>
            </w:tcBorders>
          </w:tcPr>
          <w:p w14:paraId="358B4817" w14:textId="77777777" w:rsidR="00D55E82" w:rsidRDefault="00802368">
            <w:pPr>
              <w:pStyle w:val="Compact"/>
              <w:jc w:val="right"/>
            </w:pPr>
            <w:r>
              <w:t>5</w:t>
            </w:r>
          </w:p>
        </w:tc>
        <w:tc>
          <w:tcPr>
            <w:tcW w:w="0" w:type="auto"/>
            <w:tcBorders>
              <w:top w:val="single" w:sz="4" w:space="0" w:color="auto"/>
            </w:tcBorders>
          </w:tcPr>
          <w:p w14:paraId="3B596B6E" w14:textId="77777777" w:rsidR="00D55E82" w:rsidRDefault="00802368">
            <w:pPr>
              <w:pStyle w:val="Compact"/>
              <w:jc w:val="right"/>
            </w:pPr>
            <w:r>
              <w:t>1</w:t>
            </w:r>
          </w:p>
        </w:tc>
        <w:tc>
          <w:tcPr>
            <w:tcW w:w="0" w:type="auto"/>
            <w:tcBorders>
              <w:top w:val="single" w:sz="4" w:space="0" w:color="auto"/>
            </w:tcBorders>
          </w:tcPr>
          <w:p w14:paraId="707B22F7" w14:textId="77777777" w:rsidR="00D55E82" w:rsidRDefault="00802368">
            <w:pPr>
              <w:pStyle w:val="Compact"/>
              <w:jc w:val="right"/>
            </w:pPr>
            <w:r>
              <w:t>0</w:t>
            </w:r>
          </w:p>
        </w:tc>
        <w:tc>
          <w:tcPr>
            <w:tcW w:w="0" w:type="auto"/>
            <w:tcBorders>
              <w:top w:val="single" w:sz="4" w:space="0" w:color="auto"/>
            </w:tcBorders>
          </w:tcPr>
          <w:p w14:paraId="3EF94CED" w14:textId="77777777" w:rsidR="00D55E82" w:rsidRDefault="00802368">
            <w:pPr>
              <w:pStyle w:val="Compact"/>
              <w:jc w:val="right"/>
            </w:pPr>
            <w:r>
              <w:t>2</w:t>
            </w:r>
          </w:p>
        </w:tc>
        <w:tc>
          <w:tcPr>
            <w:tcW w:w="0" w:type="auto"/>
            <w:tcBorders>
              <w:top w:val="single" w:sz="4" w:space="0" w:color="auto"/>
            </w:tcBorders>
          </w:tcPr>
          <w:p w14:paraId="7D08E8DA" w14:textId="77777777" w:rsidR="00D55E82" w:rsidRDefault="00802368">
            <w:pPr>
              <w:pStyle w:val="Compact"/>
              <w:jc w:val="right"/>
            </w:pPr>
            <w:r>
              <w:t>5</w:t>
            </w:r>
          </w:p>
        </w:tc>
        <w:tc>
          <w:tcPr>
            <w:tcW w:w="0" w:type="auto"/>
            <w:tcBorders>
              <w:top w:val="single" w:sz="4" w:space="0" w:color="auto"/>
            </w:tcBorders>
          </w:tcPr>
          <w:p w14:paraId="59D9DB58" w14:textId="77777777" w:rsidR="00D55E82" w:rsidRDefault="00802368">
            <w:pPr>
              <w:pStyle w:val="Compact"/>
              <w:jc w:val="right"/>
            </w:pPr>
            <w:r>
              <w:t>10</w:t>
            </w:r>
          </w:p>
        </w:tc>
        <w:tc>
          <w:tcPr>
            <w:tcW w:w="0" w:type="auto"/>
            <w:tcBorders>
              <w:top w:val="single" w:sz="4" w:space="0" w:color="auto"/>
            </w:tcBorders>
          </w:tcPr>
          <w:p w14:paraId="15C0AB65" w14:textId="77777777" w:rsidR="00D55E82" w:rsidRDefault="00802368">
            <w:pPr>
              <w:pStyle w:val="Compact"/>
              <w:jc w:val="right"/>
            </w:pPr>
            <w:r>
              <w:t>5</w:t>
            </w:r>
          </w:p>
        </w:tc>
        <w:tc>
          <w:tcPr>
            <w:tcW w:w="0" w:type="auto"/>
            <w:tcBorders>
              <w:top w:val="single" w:sz="4" w:space="0" w:color="auto"/>
            </w:tcBorders>
          </w:tcPr>
          <w:p w14:paraId="1B7BEECD" w14:textId="77777777" w:rsidR="00D55E82" w:rsidRDefault="00802368">
            <w:pPr>
              <w:pStyle w:val="Compact"/>
              <w:jc w:val="right"/>
            </w:pPr>
            <w:r>
              <w:t>3</w:t>
            </w:r>
          </w:p>
        </w:tc>
        <w:tc>
          <w:tcPr>
            <w:tcW w:w="0" w:type="auto"/>
            <w:tcBorders>
              <w:top w:val="single" w:sz="4" w:space="0" w:color="auto"/>
            </w:tcBorders>
          </w:tcPr>
          <w:p w14:paraId="7C84EF48" w14:textId="77777777" w:rsidR="00D55E82" w:rsidRDefault="00802368">
            <w:pPr>
              <w:pStyle w:val="Compact"/>
              <w:jc w:val="right"/>
            </w:pPr>
            <w:r>
              <w:t>1</w:t>
            </w:r>
          </w:p>
        </w:tc>
        <w:tc>
          <w:tcPr>
            <w:tcW w:w="0" w:type="auto"/>
            <w:tcBorders>
              <w:top w:val="single" w:sz="4" w:space="0" w:color="auto"/>
            </w:tcBorders>
          </w:tcPr>
          <w:p w14:paraId="12DCA1EF" w14:textId="77777777" w:rsidR="00D55E82" w:rsidRDefault="00802368">
            <w:pPr>
              <w:pStyle w:val="Compact"/>
              <w:jc w:val="right"/>
            </w:pPr>
            <w:r>
              <w:t>50</w:t>
            </w:r>
          </w:p>
        </w:tc>
      </w:tr>
      <w:tr w:rsidR="00D55E82" w14:paraId="4E3FC211" w14:textId="77777777" w:rsidTr="00BF6529">
        <w:tc>
          <w:tcPr>
            <w:tcW w:w="0" w:type="auto"/>
            <w:tcBorders>
              <w:bottom w:val="single" w:sz="4" w:space="0" w:color="auto"/>
            </w:tcBorders>
          </w:tcPr>
          <w:p w14:paraId="7FA4416F" w14:textId="77777777" w:rsidR="00D55E82" w:rsidRPr="00BF6529" w:rsidRDefault="00802368">
            <w:pPr>
              <w:pStyle w:val="Compact"/>
              <w:rPr>
                <w:i/>
              </w:rPr>
            </w:pPr>
            <w:r w:rsidRPr="00BF6529">
              <w:rPr>
                <w:i/>
              </w:rPr>
              <w:t>EM POT</w:t>
            </w:r>
          </w:p>
        </w:tc>
        <w:tc>
          <w:tcPr>
            <w:tcW w:w="0" w:type="auto"/>
            <w:tcBorders>
              <w:bottom w:val="single" w:sz="4" w:space="0" w:color="auto"/>
            </w:tcBorders>
          </w:tcPr>
          <w:p w14:paraId="5B6F4AC4" w14:textId="77777777" w:rsidR="00D55E82" w:rsidRDefault="00802368" w:rsidP="0058367D">
            <w:pPr>
              <w:pStyle w:val="Compact"/>
              <w:jc w:val="center"/>
            </w:pPr>
            <w:r>
              <w:t>No</w:t>
            </w:r>
          </w:p>
        </w:tc>
        <w:tc>
          <w:tcPr>
            <w:tcW w:w="0" w:type="auto"/>
            <w:tcBorders>
              <w:bottom w:val="single" w:sz="4" w:space="0" w:color="auto"/>
            </w:tcBorders>
          </w:tcPr>
          <w:p w14:paraId="57941C64" w14:textId="77777777" w:rsidR="00D55E82" w:rsidRDefault="00802368">
            <w:pPr>
              <w:pStyle w:val="Compact"/>
              <w:jc w:val="right"/>
            </w:pPr>
            <w:r>
              <w:t>1</w:t>
            </w:r>
          </w:p>
        </w:tc>
        <w:tc>
          <w:tcPr>
            <w:tcW w:w="0" w:type="auto"/>
            <w:tcBorders>
              <w:bottom w:val="single" w:sz="4" w:space="0" w:color="auto"/>
            </w:tcBorders>
          </w:tcPr>
          <w:p w14:paraId="68120457" w14:textId="77777777" w:rsidR="00D55E82" w:rsidRDefault="00802368">
            <w:pPr>
              <w:pStyle w:val="Compact"/>
              <w:jc w:val="right"/>
            </w:pPr>
            <w:r>
              <w:t>0</w:t>
            </w:r>
          </w:p>
        </w:tc>
        <w:tc>
          <w:tcPr>
            <w:tcW w:w="0" w:type="auto"/>
            <w:tcBorders>
              <w:bottom w:val="single" w:sz="4" w:space="0" w:color="auto"/>
            </w:tcBorders>
          </w:tcPr>
          <w:p w14:paraId="163D598C" w14:textId="77777777" w:rsidR="00D55E82" w:rsidRDefault="00802368">
            <w:pPr>
              <w:pStyle w:val="Compact"/>
              <w:jc w:val="right"/>
            </w:pPr>
            <w:r>
              <w:t>0</w:t>
            </w:r>
          </w:p>
        </w:tc>
        <w:tc>
          <w:tcPr>
            <w:tcW w:w="0" w:type="auto"/>
            <w:tcBorders>
              <w:bottom w:val="single" w:sz="4" w:space="0" w:color="auto"/>
            </w:tcBorders>
          </w:tcPr>
          <w:p w14:paraId="4AA0FE77" w14:textId="77777777" w:rsidR="00D55E82" w:rsidRDefault="00802368">
            <w:pPr>
              <w:pStyle w:val="Compact"/>
              <w:jc w:val="right"/>
            </w:pPr>
            <w:r>
              <w:t>0</w:t>
            </w:r>
          </w:p>
        </w:tc>
        <w:tc>
          <w:tcPr>
            <w:tcW w:w="0" w:type="auto"/>
            <w:tcBorders>
              <w:bottom w:val="single" w:sz="4" w:space="0" w:color="auto"/>
            </w:tcBorders>
          </w:tcPr>
          <w:p w14:paraId="1D4EF453" w14:textId="77777777" w:rsidR="00D55E82" w:rsidRDefault="00802368">
            <w:pPr>
              <w:pStyle w:val="Compact"/>
              <w:jc w:val="right"/>
            </w:pPr>
            <w:r>
              <w:t>0</w:t>
            </w:r>
          </w:p>
        </w:tc>
        <w:tc>
          <w:tcPr>
            <w:tcW w:w="0" w:type="auto"/>
            <w:tcBorders>
              <w:bottom w:val="single" w:sz="4" w:space="0" w:color="auto"/>
            </w:tcBorders>
          </w:tcPr>
          <w:p w14:paraId="78FFC680" w14:textId="77777777" w:rsidR="00D55E82" w:rsidRDefault="00802368">
            <w:pPr>
              <w:pStyle w:val="Compact"/>
              <w:jc w:val="right"/>
            </w:pPr>
            <w:r>
              <w:t>0</w:t>
            </w:r>
          </w:p>
        </w:tc>
        <w:tc>
          <w:tcPr>
            <w:tcW w:w="0" w:type="auto"/>
            <w:tcBorders>
              <w:bottom w:val="single" w:sz="4" w:space="0" w:color="auto"/>
            </w:tcBorders>
          </w:tcPr>
          <w:p w14:paraId="076F1F1B" w14:textId="77777777" w:rsidR="00D55E82" w:rsidRDefault="00802368">
            <w:pPr>
              <w:pStyle w:val="Compact"/>
              <w:jc w:val="right"/>
            </w:pPr>
            <w:r>
              <w:t>0</w:t>
            </w:r>
          </w:p>
        </w:tc>
        <w:tc>
          <w:tcPr>
            <w:tcW w:w="0" w:type="auto"/>
            <w:tcBorders>
              <w:bottom w:val="single" w:sz="4" w:space="0" w:color="auto"/>
            </w:tcBorders>
          </w:tcPr>
          <w:p w14:paraId="4D08F300" w14:textId="77777777" w:rsidR="00D55E82" w:rsidRDefault="00802368">
            <w:pPr>
              <w:pStyle w:val="Compact"/>
              <w:jc w:val="right"/>
            </w:pPr>
            <w:r>
              <w:t>1</w:t>
            </w:r>
          </w:p>
        </w:tc>
        <w:tc>
          <w:tcPr>
            <w:tcW w:w="0" w:type="auto"/>
            <w:tcBorders>
              <w:bottom w:val="single" w:sz="4" w:space="0" w:color="auto"/>
            </w:tcBorders>
          </w:tcPr>
          <w:p w14:paraId="6B5F1692" w14:textId="77777777" w:rsidR="00D55E82" w:rsidRDefault="00802368">
            <w:pPr>
              <w:pStyle w:val="Compact"/>
              <w:jc w:val="right"/>
            </w:pPr>
            <w:r>
              <w:t>0</w:t>
            </w:r>
          </w:p>
        </w:tc>
        <w:tc>
          <w:tcPr>
            <w:tcW w:w="0" w:type="auto"/>
            <w:tcBorders>
              <w:bottom w:val="single" w:sz="4" w:space="0" w:color="auto"/>
            </w:tcBorders>
          </w:tcPr>
          <w:p w14:paraId="39F1DB7F" w14:textId="77777777" w:rsidR="00D55E82" w:rsidRDefault="00802368">
            <w:pPr>
              <w:pStyle w:val="Compact"/>
              <w:jc w:val="right"/>
            </w:pPr>
            <w:r>
              <w:t>0</w:t>
            </w:r>
          </w:p>
        </w:tc>
        <w:tc>
          <w:tcPr>
            <w:tcW w:w="0" w:type="auto"/>
            <w:tcBorders>
              <w:bottom w:val="single" w:sz="4" w:space="0" w:color="auto"/>
            </w:tcBorders>
          </w:tcPr>
          <w:p w14:paraId="0E7E65BD" w14:textId="77777777" w:rsidR="00D55E82" w:rsidRDefault="00802368">
            <w:pPr>
              <w:pStyle w:val="Compact"/>
              <w:jc w:val="right"/>
            </w:pPr>
            <w:r>
              <w:t>0</w:t>
            </w:r>
          </w:p>
        </w:tc>
        <w:tc>
          <w:tcPr>
            <w:tcW w:w="0" w:type="auto"/>
            <w:tcBorders>
              <w:bottom w:val="single" w:sz="4" w:space="0" w:color="auto"/>
            </w:tcBorders>
          </w:tcPr>
          <w:p w14:paraId="2211CBE5" w14:textId="77777777" w:rsidR="00D55E82" w:rsidRDefault="00802368">
            <w:pPr>
              <w:pStyle w:val="Compact"/>
              <w:jc w:val="right"/>
            </w:pPr>
            <w:r>
              <w:t>1</w:t>
            </w:r>
          </w:p>
        </w:tc>
        <w:tc>
          <w:tcPr>
            <w:tcW w:w="0" w:type="auto"/>
            <w:tcBorders>
              <w:bottom w:val="single" w:sz="4" w:space="0" w:color="auto"/>
            </w:tcBorders>
          </w:tcPr>
          <w:p w14:paraId="1FC7C791" w14:textId="77777777" w:rsidR="00D55E82" w:rsidRDefault="00802368">
            <w:pPr>
              <w:pStyle w:val="Compact"/>
              <w:jc w:val="right"/>
            </w:pPr>
            <w:r>
              <w:t>3</w:t>
            </w:r>
          </w:p>
        </w:tc>
      </w:tr>
    </w:tbl>
    <w:p w14:paraId="7F04EF72" w14:textId="77777777" w:rsidR="00BF6529" w:rsidRDefault="00BF6529" w:rsidP="00BF6529">
      <w:pPr>
        <w:pStyle w:val="Heading4"/>
        <w:spacing w:after="240" w:line="240" w:lineRule="auto"/>
        <w:rPr>
          <w:rFonts w:asciiTheme="majorHAnsi" w:hAnsiTheme="majorHAnsi"/>
          <w:bCs w:val="0"/>
          <w:i/>
          <w:iCs/>
          <w:color w:val="FFFFFF" w:themeColor="background1"/>
          <w:sz w:val="16"/>
        </w:rPr>
      </w:pPr>
      <w:bookmarkStart w:id="103" w:name="section-7"/>
      <w:bookmarkStart w:id="104" w:name="table-7.-the-mean-number-of-days-taken-f"/>
      <w:bookmarkEnd w:id="103"/>
      <w:bookmarkEnd w:id="104"/>
    </w:p>
    <w:p w14:paraId="7B62F07B"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1DB0997E"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1AFD4587"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0160FBDA"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00AA8954"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296318A9"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59B5D2C3"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2F635959"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116766AE"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46DACF4B"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534F3EEC"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222DB2F0" w14:textId="77777777" w:rsidR="00BF6529" w:rsidRDefault="00BF6529" w:rsidP="00BF6529">
      <w:pPr>
        <w:pStyle w:val="Heading4"/>
        <w:spacing w:after="240" w:line="240" w:lineRule="auto"/>
        <w:rPr>
          <w:rFonts w:asciiTheme="majorHAnsi" w:hAnsiTheme="majorHAnsi"/>
          <w:bCs w:val="0"/>
          <w:i/>
          <w:iCs/>
          <w:color w:val="FFFFFF" w:themeColor="background1"/>
          <w:sz w:val="16"/>
        </w:rPr>
      </w:pPr>
    </w:p>
    <w:p w14:paraId="4E365470" w14:textId="77777777" w:rsidR="00BF6529" w:rsidRDefault="00BF6529" w:rsidP="00BF6529">
      <w:pPr>
        <w:pStyle w:val="Heading4"/>
        <w:spacing w:after="240" w:line="240" w:lineRule="auto"/>
      </w:pPr>
    </w:p>
    <w:p w14:paraId="15522FD2" w14:textId="170AEAE2" w:rsidR="00D55E82" w:rsidRDefault="00802368" w:rsidP="003D36FD">
      <w:pPr>
        <w:pStyle w:val="Heading4"/>
        <w:spacing w:after="240" w:line="240" w:lineRule="auto"/>
        <w:ind w:left="990" w:hanging="990"/>
      </w:pPr>
      <w:r>
        <w:t xml:space="preserve">Table 7. </w:t>
      </w:r>
      <w:r w:rsidR="003D36FD">
        <w:t xml:space="preserve">-- </w:t>
      </w:r>
      <w:r>
        <w:t>The mean number of days taken for fixed gear EM data review by gear type. Columns are not additive, and instead represent two different ways of measuring review time, starting from either the end of the trip or from the date at which the hard drive was received.</w:t>
      </w:r>
    </w:p>
    <w:tbl>
      <w:tblPr>
        <w:tblW w:w="3015" w:type="pct"/>
        <w:jc w:val="center"/>
        <w:tblLook w:val="07E0" w:firstRow="1" w:lastRow="1" w:firstColumn="1" w:lastColumn="1" w:noHBand="1" w:noVBand="1"/>
      </w:tblPr>
      <w:tblGrid>
        <w:gridCol w:w="1965"/>
        <w:gridCol w:w="2607"/>
        <w:gridCol w:w="3243"/>
      </w:tblGrid>
      <w:tr w:rsidR="00D55E82" w14:paraId="082E65AC" w14:textId="77777777" w:rsidTr="00190E2A">
        <w:trPr>
          <w:jc w:val="center"/>
        </w:trPr>
        <w:tc>
          <w:tcPr>
            <w:tcW w:w="1257" w:type="pct"/>
            <w:tcBorders>
              <w:bottom w:val="single" w:sz="0" w:space="0" w:color="auto"/>
            </w:tcBorders>
            <w:vAlign w:val="bottom"/>
          </w:tcPr>
          <w:p w14:paraId="0D014AAF" w14:textId="77777777" w:rsidR="00D55E82" w:rsidRDefault="00802368">
            <w:pPr>
              <w:pStyle w:val="Compact"/>
            </w:pPr>
            <w:r>
              <w:t>Strata</w:t>
            </w:r>
          </w:p>
        </w:tc>
        <w:tc>
          <w:tcPr>
            <w:tcW w:w="1668" w:type="pct"/>
            <w:tcBorders>
              <w:bottom w:val="single" w:sz="0" w:space="0" w:color="auto"/>
            </w:tcBorders>
          </w:tcPr>
          <w:p w14:paraId="059AC251" w14:textId="77777777" w:rsidR="00D55E82" w:rsidRDefault="00802368" w:rsidP="00190E2A">
            <w:pPr>
              <w:pStyle w:val="Compact"/>
              <w:jc w:val="center"/>
            </w:pPr>
            <w:r>
              <w:t>Mean number of days between end of trip and data exported to NMFS</w:t>
            </w:r>
          </w:p>
        </w:tc>
        <w:tc>
          <w:tcPr>
            <w:tcW w:w="2076" w:type="pct"/>
            <w:tcBorders>
              <w:bottom w:val="single" w:sz="0" w:space="0" w:color="auto"/>
            </w:tcBorders>
          </w:tcPr>
          <w:p w14:paraId="1D1D4D62" w14:textId="77777777" w:rsidR="00D55E82" w:rsidRDefault="00802368" w:rsidP="00190E2A">
            <w:pPr>
              <w:pStyle w:val="Compact"/>
              <w:jc w:val="center"/>
            </w:pPr>
            <w:r>
              <w:t>Mean number of days between hard drive received and data exported to NMFS</w:t>
            </w:r>
          </w:p>
        </w:tc>
      </w:tr>
      <w:tr w:rsidR="00D55E82" w14:paraId="32281621" w14:textId="77777777" w:rsidTr="00C9087C">
        <w:trPr>
          <w:jc w:val="center"/>
        </w:trPr>
        <w:tc>
          <w:tcPr>
            <w:tcW w:w="1257" w:type="pct"/>
          </w:tcPr>
          <w:p w14:paraId="76FF2C61" w14:textId="77777777" w:rsidR="00D55E82" w:rsidRPr="00BF6529" w:rsidRDefault="00802368">
            <w:pPr>
              <w:pStyle w:val="Compact"/>
              <w:rPr>
                <w:i/>
              </w:rPr>
            </w:pPr>
            <w:r w:rsidRPr="00BF6529">
              <w:rPr>
                <w:i/>
              </w:rPr>
              <w:t>EM HAL</w:t>
            </w:r>
          </w:p>
        </w:tc>
        <w:tc>
          <w:tcPr>
            <w:tcW w:w="1668" w:type="pct"/>
            <w:vAlign w:val="center"/>
          </w:tcPr>
          <w:p w14:paraId="36568E95" w14:textId="77777777" w:rsidR="00D55E82" w:rsidRDefault="00802368" w:rsidP="00190E2A">
            <w:pPr>
              <w:pStyle w:val="Compact"/>
              <w:jc w:val="center"/>
            </w:pPr>
            <w:r>
              <w:t>63</w:t>
            </w:r>
          </w:p>
        </w:tc>
        <w:tc>
          <w:tcPr>
            <w:tcW w:w="2076" w:type="pct"/>
            <w:vAlign w:val="center"/>
          </w:tcPr>
          <w:p w14:paraId="31A8C205" w14:textId="77777777" w:rsidR="00D55E82" w:rsidRDefault="00802368" w:rsidP="00190E2A">
            <w:pPr>
              <w:pStyle w:val="Compact"/>
              <w:jc w:val="center"/>
            </w:pPr>
            <w:r>
              <w:t>58</w:t>
            </w:r>
          </w:p>
        </w:tc>
      </w:tr>
      <w:tr w:rsidR="00D55E82" w14:paraId="16B0B61C" w14:textId="77777777" w:rsidTr="00C9087C">
        <w:trPr>
          <w:jc w:val="center"/>
        </w:trPr>
        <w:tc>
          <w:tcPr>
            <w:tcW w:w="1257" w:type="pct"/>
            <w:tcBorders>
              <w:bottom w:val="single" w:sz="4" w:space="0" w:color="auto"/>
            </w:tcBorders>
          </w:tcPr>
          <w:p w14:paraId="46E5C16F" w14:textId="77777777" w:rsidR="00D55E82" w:rsidRPr="00BF6529" w:rsidRDefault="00802368">
            <w:pPr>
              <w:pStyle w:val="Compact"/>
              <w:rPr>
                <w:i/>
              </w:rPr>
            </w:pPr>
            <w:r w:rsidRPr="00BF6529">
              <w:rPr>
                <w:i/>
              </w:rPr>
              <w:t>EM POT</w:t>
            </w:r>
          </w:p>
        </w:tc>
        <w:tc>
          <w:tcPr>
            <w:tcW w:w="1668" w:type="pct"/>
            <w:tcBorders>
              <w:bottom w:val="single" w:sz="4" w:space="0" w:color="auto"/>
            </w:tcBorders>
            <w:vAlign w:val="center"/>
          </w:tcPr>
          <w:p w14:paraId="773AAA2B" w14:textId="77777777" w:rsidR="00D55E82" w:rsidRDefault="00802368" w:rsidP="00190E2A">
            <w:pPr>
              <w:pStyle w:val="Compact"/>
              <w:jc w:val="center"/>
            </w:pPr>
            <w:r>
              <w:t>92</w:t>
            </w:r>
          </w:p>
        </w:tc>
        <w:tc>
          <w:tcPr>
            <w:tcW w:w="2076" w:type="pct"/>
            <w:tcBorders>
              <w:bottom w:val="single" w:sz="4" w:space="0" w:color="auto"/>
            </w:tcBorders>
            <w:vAlign w:val="center"/>
          </w:tcPr>
          <w:p w14:paraId="209F3493" w14:textId="77777777" w:rsidR="00D55E82" w:rsidRDefault="00802368" w:rsidP="00190E2A">
            <w:pPr>
              <w:pStyle w:val="Compact"/>
              <w:jc w:val="center"/>
            </w:pPr>
            <w:r>
              <w:t>79</w:t>
            </w:r>
          </w:p>
        </w:tc>
      </w:tr>
    </w:tbl>
    <w:p w14:paraId="14470752" w14:textId="77777777" w:rsidR="00013479" w:rsidRDefault="00013479">
      <w:pPr>
        <w:pStyle w:val="Heading4"/>
        <w:rPr>
          <w:rFonts w:asciiTheme="majorHAnsi" w:hAnsiTheme="majorHAnsi"/>
          <w:bCs w:val="0"/>
          <w:i/>
          <w:iCs/>
          <w:color w:val="FFFFFF" w:themeColor="background1"/>
          <w:sz w:val="16"/>
        </w:rPr>
      </w:pPr>
      <w:bookmarkStart w:id="105" w:name="section-8"/>
      <w:bookmarkStart w:id="106" w:name="table-8.-the-number-of-trw---no-tender-p"/>
      <w:bookmarkEnd w:id="105"/>
      <w:bookmarkEnd w:id="106"/>
    </w:p>
    <w:p w14:paraId="03F0A2A5" w14:textId="77777777" w:rsidR="00013479" w:rsidRDefault="00013479" w:rsidP="00013479">
      <w:pPr>
        <w:pStyle w:val="BodyText"/>
        <w:rPr>
          <w:rFonts w:eastAsiaTheme="majorEastAsia" w:cstheme="majorBidi"/>
        </w:rPr>
      </w:pPr>
      <w:r>
        <w:br w:type="page"/>
      </w:r>
    </w:p>
    <w:p w14:paraId="419C3CDA" w14:textId="680F8645" w:rsidR="00D55E82" w:rsidRDefault="00802368">
      <w:pPr>
        <w:pStyle w:val="Heading4"/>
      </w:pPr>
      <w:r>
        <w:lastRenderedPageBreak/>
        <w:t xml:space="preserve">Table 8. </w:t>
      </w:r>
      <w:r w:rsidR="00FB6D90">
        <w:t xml:space="preserve">-- </w:t>
      </w:r>
      <w:r>
        <w:t xml:space="preserve">The number of </w:t>
      </w:r>
      <w:r>
        <w:rPr>
          <w:i/>
        </w:rPr>
        <w:t>TRW - No Tender</w:t>
      </w:r>
      <w:r>
        <w:t xml:space="preserve"> pollock deliveries by port and coverage category.</w:t>
      </w:r>
    </w:p>
    <w:tbl>
      <w:tblPr>
        <w:tblW w:w="5000" w:type="pct"/>
        <w:tblLook w:val="07E0" w:firstRow="1" w:lastRow="1" w:firstColumn="1" w:lastColumn="1" w:noHBand="1" w:noVBand="1"/>
      </w:tblPr>
      <w:tblGrid>
        <w:gridCol w:w="1909"/>
        <w:gridCol w:w="2345"/>
        <w:gridCol w:w="1794"/>
        <w:gridCol w:w="2429"/>
        <w:gridCol w:w="2857"/>
        <w:gridCol w:w="1626"/>
      </w:tblGrid>
      <w:tr w:rsidR="00D55E82" w14:paraId="76A9D006" w14:textId="77777777">
        <w:tc>
          <w:tcPr>
            <w:tcW w:w="0" w:type="auto"/>
            <w:tcBorders>
              <w:bottom w:val="single" w:sz="0" w:space="0" w:color="auto"/>
            </w:tcBorders>
            <w:vAlign w:val="bottom"/>
          </w:tcPr>
          <w:p w14:paraId="21D757C8" w14:textId="77777777" w:rsidR="00D55E82" w:rsidRDefault="00802368">
            <w:pPr>
              <w:pStyle w:val="Compact"/>
            </w:pPr>
            <w:r>
              <w:t>FMP</w:t>
            </w:r>
          </w:p>
        </w:tc>
        <w:tc>
          <w:tcPr>
            <w:tcW w:w="0" w:type="auto"/>
            <w:tcBorders>
              <w:bottom w:val="single" w:sz="0" w:space="0" w:color="auto"/>
            </w:tcBorders>
            <w:vAlign w:val="bottom"/>
          </w:tcPr>
          <w:p w14:paraId="5D4F4C4D" w14:textId="77777777" w:rsidR="00D55E82" w:rsidRDefault="00802368">
            <w:pPr>
              <w:pStyle w:val="Compact"/>
            </w:pPr>
            <w:r>
              <w:t>Coverage category</w:t>
            </w:r>
          </w:p>
        </w:tc>
        <w:tc>
          <w:tcPr>
            <w:tcW w:w="0" w:type="auto"/>
            <w:tcBorders>
              <w:bottom w:val="single" w:sz="0" w:space="0" w:color="auto"/>
            </w:tcBorders>
            <w:vAlign w:val="bottom"/>
          </w:tcPr>
          <w:p w14:paraId="462F0C1A" w14:textId="77777777" w:rsidR="00D55E82" w:rsidRDefault="00802368">
            <w:pPr>
              <w:pStyle w:val="Compact"/>
            </w:pPr>
            <w:r>
              <w:t>Port</w:t>
            </w:r>
          </w:p>
        </w:tc>
        <w:tc>
          <w:tcPr>
            <w:tcW w:w="0" w:type="auto"/>
            <w:tcBorders>
              <w:bottom w:val="single" w:sz="0" w:space="0" w:color="auto"/>
            </w:tcBorders>
            <w:vAlign w:val="bottom"/>
          </w:tcPr>
          <w:p w14:paraId="15F00B07" w14:textId="77777777" w:rsidR="00D55E82" w:rsidRDefault="00802368" w:rsidP="00013479">
            <w:pPr>
              <w:pStyle w:val="Compact"/>
              <w:jc w:val="right"/>
            </w:pPr>
            <w:r>
              <w:t>Total deliveries (</w:t>
            </w:r>
            <w:r>
              <w:rPr>
                <w:i/>
              </w:rPr>
              <w:t>N</w:t>
            </w:r>
            <w:r>
              <w:t>)</w:t>
            </w:r>
          </w:p>
        </w:tc>
        <w:tc>
          <w:tcPr>
            <w:tcW w:w="0" w:type="auto"/>
            <w:tcBorders>
              <w:bottom w:val="single" w:sz="0" w:space="0" w:color="auto"/>
            </w:tcBorders>
            <w:vAlign w:val="bottom"/>
          </w:tcPr>
          <w:p w14:paraId="34E3CD42" w14:textId="77777777" w:rsidR="00D55E82" w:rsidRDefault="00802368" w:rsidP="00013479">
            <w:pPr>
              <w:pStyle w:val="Compact"/>
              <w:jc w:val="right"/>
            </w:pPr>
            <w:r>
              <w:t>Observed deliveries (</w:t>
            </w:r>
            <w:r>
              <w:rPr>
                <w:i/>
              </w:rPr>
              <w:t>n</w:t>
            </w:r>
            <w:r>
              <w:t>)</w:t>
            </w:r>
          </w:p>
        </w:tc>
        <w:tc>
          <w:tcPr>
            <w:tcW w:w="0" w:type="auto"/>
            <w:tcBorders>
              <w:bottom w:val="single" w:sz="0" w:space="0" w:color="auto"/>
            </w:tcBorders>
            <w:vAlign w:val="bottom"/>
          </w:tcPr>
          <w:p w14:paraId="22461BEB" w14:textId="77777777" w:rsidR="00D55E82" w:rsidRDefault="00802368" w:rsidP="00013479">
            <w:pPr>
              <w:pStyle w:val="Compact"/>
              <w:jc w:val="right"/>
            </w:pPr>
            <w:r>
              <w:t>% Observed</w:t>
            </w:r>
          </w:p>
        </w:tc>
      </w:tr>
      <w:tr w:rsidR="00D55E82" w14:paraId="61D0858E" w14:textId="77777777">
        <w:tc>
          <w:tcPr>
            <w:tcW w:w="0" w:type="auto"/>
          </w:tcPr>
          <w:p w14:paraId="6B9E6539" w14:textId="77777777" w:rsidR="00D55E82" w:rsidRDefault="00802368">
            <w:pPr>
              <w:pStyle w:val="Compact"/>
            </w:pPr>
            <w:r>
              <w:t>Bering Sea</w:t>
            </w:r>
          </w:p>
        </w:tc>
        <w:tc>
          <w:tcPr>
            <w:tcW w:w="0" w:type="auto"/>
          </w:tcPr>
          <w:p w14:paraId="369E1D0A" w14:textId="77777777" w:rsidR="00D55E82" w:rsidRDefault="00802368">
            <w:pPr>
              <w:pStyle w:val="Compact"/>
            </w:pPr>
            <w:r>
              <w:t>Full</w:t>
            </w:r>
          </w:p>
        </w:tc>
        <w:tc>
          <w:tcPr>
            <w:tcW w:w="0" w:type="auto"/>
          </w:tcPr>
          <w:p w14:paraId="6ACCE0AC" w14:textId="77777777" w:rsidR="00D55E82" w:rsidRDefault="00802368">
            <w:pPr>
              <w:pStyle w:val="Compact"/>
            </w:pPr>
            <w:r>
              <w:t>Akutan</w:t>
            </w:r>
          </w:p>
        </w:tc>
        <w:tc>
          <w:tcPr>
            <w:tcW w:w="0" w:type="auto"/>
          </w:tcPr>
          <w:p w14:paraId="50D410BB" w14:textId="77777777" w:rsidR="00D55E82" w:rsidRDefault="00802368" w:rsidP="00013479">
            <w:pPr>
              <w:pStyle w:val="Compact"/>
              <w:jc w:val="right"/>
            </w:pPr>
            <w:r>
              <w:t>831</w:t>
            </w:r>
          </w:p>
        </w:tc>
        <w:tc>
          <w:tcPr>
            <w:tcW w:w="0" w:type="auto"/>
          </w:tcPr>
          <w:p w14:paraId="7292C5A6" w14:textId="77777777" w:rsidR="00D55E82" w:rsidRDefault="00802368" w:rsidP="00013479">
            <w:pPr>
              <w:pStyle w:val="Compact"/>
              <w:jc w:val="right"/>
            </w:pPr>
            <w:r>
              <w:t>831</w:t>
            </w:r>
          </w:p>
        </w:tc>
        <w:tc>
          <w:tcPr>
            <w:tcW w:w="0" w:type="auto"/>
          </w:tcPr>
          <w:p w14:paraId="03B56AD8" w14:textId="77777777" w:rsidR="00D55E82" w:rsidRDefault="00802368" w:rsidP="00013479">
            <w:pPr>
              <w:pStyle w:val="Compact"/>
              <w:jc w:val="right"/>
            </w:pPr>
            <w:r>
              <w:t>100.0</w:t>
            </w:r>
          </w:p>
        </w:tc>
      </w:tr>
      <w:tr w:rsidR="00D55E82" w14:paraId="3064C552" w14:textId="77777777">
        <w:tc>
          <w:tcPr>
            <w:tcW w:w="0" w:type="auto"/>
          </w:tcPr>
          <w:p w14:paraId="17A0956B" w14:textId="77777777" w:rsidR="00D55E82" w:rsidRDefault="00802368">
            <w:pPr>
              <w:pStyle w:val="Compact"/>
            </w:pPr>
            <w:r>
              <w:t>Bering Sea</w:t>
            </w:r>
          </w:p>
        </w:tc>
        <w:tc>
          <w:tcPr>
            <w:tcW w:w="0" w:type="auto"/>
          </w:tcPr>
          <w:p w14:paraId="0690F4E1" w14:textId="77777777" w:rsidR="00D55E82" w:rsidRDefault="00802368">
            <w:pPr>
              <w:pStyle w:val="Compact"/>
            </w:pPr>
            <w:r>
              <w:t>Full</w:t>
            </w:r>
          </w:p>
        </w:tc>
        <w:tc>
          <w:tcPr>
            <w:tcW w:w="0" w:type="auto"/>
          </w:tcPr>
          <w:p w14:paraId="020F0866" w14:textId="17235D95" w:rsidR="00D55E82" w:rsidRDefault="0058367D">
            <w:pPr>
              <w:pStyle w:val="Compact"/>
            </w:pPr>
            <w:r>
              <w:t>Dutch Harbor</w:t>
            </w:r>
          </w:p>
        </w:tc>
        <w:tc>
          <w:tcPr>
            <w:tcW w:w="0" w:type="auto"/>
          </w:tcPr>
          <w:p w14:paraId="15C1EE6D" w14:textId="77777777" w:rsidR="00D55E82" w:rsidRDefault="00802368" w:rsidP="00013479">
            <w:pPr>
              <w:pStyle w:val="Compact"/>
              <w:jc w:val="right"/>
            </w:pPr>
            <w:r>
              <w:t>1,170</w:t>
            </w:r>
          </w:p>
        </w:tc>
        <w:tc>
          <w:tcPr>
            <w:tcW w:w="0" w:type="auto"/>
          </w:tcPr>
          <w:p w14:paraId="4BE47602" w14:textId="77777777" w:rsidR="00D55E82" w:rsidRDefault="00802368" w:rsidP="00013479">
            <w:pPr>
              <w:pStyle w:val="Compact"/>
              <w:jc w:val="right"/>
            </w:pPr>
            <w:r>
              <w:t>1,170</w:t>
            </w:r>
          </w:p>
        </w:tc>
        <w:tc>
          <w:tcPr>
            <w:tcW w:w="0" w:type="auto"/>
          </w:tcPr>
          <w:p w14:paraId="1690143A" w14:textId="77777777" w:rsidR="00D55E82" w:rsidRDefault="00802368" w:rsidP="00013479">
            <w:pPr>
              <w:pStyle w:val="Compact"/>
              <w:jc w:val="right"/>
            </w:pPr>
            <w:r>
              <w:t>100.0</w:t>
            </w:r>
          </w:p>
        </w:tc>
      </w:tr>
      <w:tr w:rsidR="00D55E82" w14:paraId="2BB8975D" w14:textId="77777777">
        <w:tc>
          <w:tcPr>
            <w:tcW w:w="0" w:type="auto"/>
          </w:tcPr>
          <w:p w14:paraId="24F2A2DF" w14:textId="77777777" w:rsidR="00D55E82" w:rsidRDefault="00802368">
            <w:pPr>
              <w:pStyle w:val="Compact"/>
            </w:pPr>
            <w:r>
              <w:t>Bering Sea</w:t>
            </w:r>
          </w:p>
        </w:tc>
        <w:tc>
          <w:tcPr>
            <w:tcW w:w="0" w:type="auto"/>
          </w:tcPr>
          <w:p w14:paraId="0B5F14D0" w14:textId="77777777" w:rsidR="00D55E82" w:rsidRDefault="00802368">
            <w:pPr>
              <w:pStyle w:val="Compact"/>
            </w:pPr>
            <w:r>
              <w:t>Full</w:t>
            </w:r>
          </w:p>
        </w:tc>
        <w:tc>
          <w:tcPr>
            <w:tcW w:w="0" w:type="auto"/>
          </w:tcPr>
          <w:p w14:paraId="59AE3432" w14:textId="77777777" w:rsidR="00D55E82" w:rsidRDefault="00802368">
            <w:pPr>
              <w:pStyle w:val="Compact"/>
            </w:pPr>
            <w:r>
              <w:t>King Cove</w:t>
            </w:r>
          </w:p>
        </w:tc>
        <w:tc>
          <w:tcPr>
            <w:tcW w:w="0" w:type="auto"/>
          </w:tcPr>
          <w:p w14:paraId="0B154AB1" w14:textId="77777777" w:rsidR="00D55E82" w:rsidRDefault="00802368" w:rsidP="00013479">
            <w:pPr>
              <w:pStyle w:val="Compact"/>
              <w:jc w:val="right"/>
            </w:pPr>
            <w:r>
              <w:t>90</w:t>
            </w:r>
          </w:p>
        </w:tc>
        <w:tc>
          <w:tcPr>
            <w:tcW w:w="0" w:type="auto"/>
          </w:tcPr>
          <w:p w14:paraId="4ADF2AB0" w14:textId="77777777" w:rsidR="00D55E82" w:rsidRDefault="00802368" w:rsidP="00013479">
            <w:pPr>
              <w:pStyle w:val="Compact"/>
              <w:jc w:val="right"/>
            </w:pPr>
            <w:r>
              <w:t>90</w:t>
            </w:r>
          </w:p>
        </w:tc>
        <w:tc>
          <w:tcPr>
            <w:tcW w:w="0" w:type="auto"/>
          </w:tcPr>
          <w:p w14:paraId="6E75793A" w14:textId="77777777" w:rsidR="00D55E82" w:rsidRDefault="00802368" w:rsidP="00013479">
            <w:pPr>
              <w:pStyle w:val="Compact"/>
              <w:jc w:val="right"/>
            </w:pPr>
            <w:r>
              <w:t>100.0</w:t>
            </w:r>
          </w:p>
        </w:tc>
      </w:tr>
      <w:tr w:rsidR="00D55E82" w14:paraId="6B38DF65" w14:textId="77777777" w:rsidTr="005D2AB5">
        <w:tc>
          <w:tcPr>
            <w:tcW w:w="0" w:type="auto"/>
            <w:tcBorders>
              <w:bottom w:val="single" w:sz="4" w:space="0" w:color="auto"/>
            </w:tcBorders>
          </w:tcPr>
          <w:p w14:paraId="639396D6" w14:textId="77777777" w:rsidR="00D55E82" w:rsidRDefault="00802368">
            <w:pPr>
              <w:pStyle w:val="Compact"/>
            </w:pPr>
            <w:r>
              <w:t>Bering Sea</w:t>
            </w:r>
          </w:p>
        </w:tc>
        <w:tc>
          <w:tcPr>
            <w:tcW w:w="0" w:type="auto"/>
            <w:tcBorders>
              <w:bottom w:val="single" w:sz="4" w:space="0" w:color="auto"/>
            </w:tcBorders>
          </w:tcPr>
          <w:p w14:paraId="300E7798" w14:textId="77777777" w:rsidR="00D55E82" w:rsidRDefault="00802368">
            <w:pPr>
              <w:pStyle w:val="Compact"/>
            </w:pPr>
            <w:r>
              <w:t>Full</w:t>
            </w:r>
          </w:p>
        </w:tc>
        <w:tc>
          <w:tcPr>
            <w:tcW w:w="0" w:type="auto"/>
            <w:tcBorders>
              <w:bottom w:val="single" w:sz="4" w:space="0" w:color="auto"/>
            </w:tcBorders>
          </w:tcPr>
          <w:p w14:paraId="360ED29E" w14:textId="77777777" w:rsidR="00D55E82" w:rsidRDefault="00802368">
            <w:pPr>
              <w:pStyle w:val="Compact"/>
            </w:pPr>
            <w:r>
              <w:t>Sand Point</w:t>
            </w:r>
          </w:p>
        </w:tc>
        <w:tc>
          <w:tcPr>
            <w:tcW w:w="0" w:type="auto"/>
            <w:tcBorders>
              <w:bottom w:val="single" w:sz="4" w:space="0" w:color="auto"/>
            </w:tcBorders>
          </w:tcPr>
          <w:p w14:paraId="71B2CD6A" w14:textId="77777777" w:rsidR="00D55E82" w:rsidRDefault="00802368" w:rsidP="00013479">
            <w:pPr>
              <w:pStyle w:val="Compact"/>
              <w:jc w:val="right"/>
            </w:pPr>
            <w:r>
              <w:t>1</w:t>
            </w:r>
          </w:p>
        </w:tc>
        <w:tc>
          <w:tcPr>
            <w:tcW w:w="0" w:type="auto"/>
            <w:tcBorders>
              <w:bottom w:val="single" w:sz="4" w:space="0" w:color="auto"/>
            </w:tcBorders>
          </w:tcPr>
          <w:p w14:paraId="737F496D" w14:textId="77777777" w:rsidR="00D55E82" w:rsidRDefault="00802368" w:rsidP="00013479">
            <w:pPr>
              <w:pStyle w:val="Compact"/>
              <w:jc w:val="right"/>
            </w:pPr>
            <w:r>
              <w:t>1</w:t>
            </w:r>
          </w:p>
        </w:tc>
        <w:tc>
          <w:tcPr>
            <w:tcW w:w="0" w:type="auto"/>
            <w:tcBorders>
              <w:bottom w:val="single" w:sz="4" w:space="0" w:color="auto"/>
            </w:tcBorders>
          </w:tcPr>
          <w:p w14:paraId="7530C66B" w14:textId="77777777" w:rsidR="00D55E82" w:rsidRDefault="00802368" w:rsidP="00013479">
            <w:pPr>
              <w:pStyle w:val="Compact"/>
              <w:jc w:val="right"/>
            </w:pPr>
            <w:r>
              <w:t>100.0</w:t>
            </w:r>
          </w:p>
        </w:tc>
      </w:tr>
      <w:tr w:rsidR="00D55E82" w14:paraId="711DB5B1" w14:textId="77777777" w:rsidTr="005D2AB5">
        <w:tc>
          <w:tcPr>
            <w:tcW w:w="0" w:type="auto"/>
            <w:tcBorders>
              <w:top w:val="single" w:sz="4" w:space="0" w:color="auto"/>
              <w:bottom w:val="single" w:sz="4" w:space="0" w:color="auto"/>
            </w:tcBorders>
          </w:tcPr>
          <w:p w14:paraId="7FDF0E83" w14:textId="77777777" w:rsidR="00D55E82" w:rsidRDefault="00802368">
            <w:pPr>
              <w:pStyle w:val="Compact"/>
            </w:pPr>
            <w:r>
              <w:t>Total</w:t>
            </w:r>
          </w:p>
        </w:tc>
        <w:tc>
          <w:tcPr>
            <w:tcW w:w="0" w:type="auto"/>
            <w:tcBorders>
              <w:top w:val="single" w:sz="4" w:space="0" w:color="auto"/>
              <w:bottom w:val="single" w:sz="4" w:space="0" w:color="auto"/>
            </w:tcBorders>
          </w:tcPr>
          <w:p w14:paraId="2B3CBC4A" w14:textId="77777777" w:rsidR="00D55E82" w:rsidRDefault="00802368">
            <w:pPr>
              <w:pStyle w:val="Compact"/>
            </w:pPr>
            <w:r>
              <w:t>Full</w:t>
            </w:r>
          </w:p>
        </w:tc>
        <w:tc>
          <w:tcPr>
            <w:tcW w:w="0" w:type="auto"/>
            <w:tcBorders>
              <w:top w:val="single" w:sz="4" w:space="0" w:color="auto"/>
              <w:bottom w:val="single" w:sz="4" w:space="0" w:color="auto"/>
            </w:tcBorders>
          </w:tcPr>
          <w:p w14:paraId="541030BB" w14:textId="77777777" w:rsidR="00D55E82" w:rsidRDefault="00D55E82">
            <w:pPr>
              <w:pStyle w:val="Compact"/>
            </w:pPr>
          </w:p>
        </w:tc>
        <w:tc>
          <w:tcPr>
            <w:tcW w:w="0" w:type="auto"/>
            <w:tcBorders>
              <w:top w:val="single" w:sz="4" w:space="0" w:color="auto"/>
              <w:bottom w:val="single" w:sz="4" w:space="0" w:color="auto"/>
            </w:tcBorders>
          </w:tcPr>
          <w:p w14:paraId="0C2A6B93" w14:textId="77777777" w:rsidR="00D55E82" w:rsidRDefault="00802368" w:rsidP="00013479">
            <w:pPr>
              <w:pStyle w:val="Compact"/>
              <w:jc w:val="right"/>
            </w:pPr>
            <w:r>
              <w:t>2,092</w:t>
            </w:r>
          </w:p>
        </w:tc>
        <w:tc>
          <w:tcPr>
            <w:tcW w:w="0" w:type="auto"/>
            <w:tcBorders>
              <w:top w:val="single" w:sz="4" w:space="0" w:color="auto"/>
              <w:bottom w:val="single" w:sz="4" w:space="0" w:color="auto"/>
            </w:tcBorders>
          </w:tcPr>
          <w:p w14:paraId="526DA09F" w14:textId="77777777" w:rsidR="00D55E82" w:rsidRDefault="00802368" w:rsidP="00013479">
            <w:pPr>
              <w:pStyle w:val="Compact"/>
              <w:jc w:val="right"/>
            </w:pPr>
            <w:r>
              <w:t>2,092</w:t>
            </w:r>
          </w:p>
        </w:tc>
        <w:tc>
          <w:tcPr>
            <w:tcW w:w="0" w:type="auto"/>
            <w:tcBorders>
              <w:top w:val="single" w:sz="4" w:space="0" w:color="auto"/>
              <w:bottom w:val="single" w:sz="4" w:space="0" w:color="auto"/>
            </w:tcBorders>
          </w:tcPr>
          <w:p w14:paraId="52B7D2C5" w14:textId="225E7560" w:rsidR="00190E2A" w:rsidRDefault="00802368" w:rsidP="005D2AB5">
            <w:pPr>
              <w:pStyle w:val="Compact"/>
              <w:jc w:val="right"/>
            </w:pPr>
            <w:r>
              <w:t>100.0</w:t>
            </w:r>
          </w:p>
        </w:tc>
      </w:tr>
      <w:tr w:rsidR="00D55E82" w14:paraId="4B7D7823" w14:textId="77777777" w:rsidTr="005D2AB5">
        <w:tc>
          <w:tcPr>
            <w:tcW w:w="0" w:type="auto"/>
            <w:tcBorders>
              <w:top w:val="single" w:sz="4" w:space="0" w:color="auto"/>
            </w:tcBorders>
          </w:tcPr>
          <w:p w14:paraId="1BD0373F" w14:textId="77777777" w:rsidR="00D55E82" w:rsidRDefault="00802368">
            <w:pPr>
              <w:pStyle w:val="Compact"/>
            </w:pPr>
            <w:r>
              <w:t>Gulf of Alaska</w:t>
            </w:r>
          </w:p>
        </w:tc>
        <w:tc>
          <w:tcPr>
            <w:tcW w:w="0" w:type="auto"/>
            <w:tcBorders>
              <w:top w:val="single" w:sz="4" w:space="0" w:color="auto"/>
            </w:tcBorders>
          </w:tcPr>
          <w:p w14:paraId="1DE42DC0" w14:textId="77777777" w:rsidR="00D55E82" w:rsidRDefault="00802368">
            <w:pPr>
              <w:pStyle w:val="Compact"/>
            </w:pPr>
            <w:r>
              <w:t>Partial</w:t>
            </w:r>
          </w:p>
        </w:tc>
        <w:tc>
          <w:tcPr>
            <w:tcW w:w="0" w:type="auto"/>
            <w:tcBorders>
              <w:top w:val="single" w:sz="4" w:space="0" w:color="auto"/>
            </w:tcBorders>
          </w:tcPr>
          <w:p w14:paraId="55BBEBA0" w14:textId="77777777" w:rsidR="00D55E82" w:rsidRDefault="00802368">
            <w:pPr>
              <w:pStyle w:val="Compact"/>
            </w:pPr>
            <w:r>
              <w:t>Akutan</w:t>
            </w:r>
          </w:p>
        </w:tc>
        <w:tc>
          <w:tcPr>
            <w:tcW w:w="0" w:type="auto"/>
            <w:tcBorders>
              <w:top w:val="single" w:sz="4" w:space="0" w:color="auto"/>
            </w:tcBorders>
          </w:tcPr>
          <w:p w14:paraId="254B40E7" w14:textId="77777777" w:rsidR="00D55E82" w:rsidRDefault="00802368" w:rsidP="00013479">
            <w:pPr>
              <w:pStyle w:val="Compact"/>
              <w:jc w:val="right"/>
            </w:pPr>
            <w:r>
              <w:t>66</w:t>
            </w:r>
          </w:p>
        </w:tc>
        <w:tc>
          <w:tcPr>
            <w:tcW w:w="0" w:type="auto"/>
            <w:tcBorders>
              <w:top w:val="single" w:sz="4" w:space="0" w:color="auto"/>
            </w:tcBorders>
          </w:tcPr>
          <w:p w14:paraId="5305A759" w14:textId="77777777" w:rsidR="00D55E82" w:rsidRDefault="00802368" w:rsidP="00013479">
            <w:pPr>
              <w:pStyle w:val="Compact"/>
              <w:jc w:val="right"/>
            </w:pPr>
            <w:r>
              <w:t>15</w:t>
            </w:r>
          </w:p>
        </w:tc>
        <w:tc>
          <w:tcPr>
            <w:tcW w:w="0" w:type="auto"/>
            <w:tcBorders>
              <w:top w:val="single" w:sz="4" w:space="0" w:color="auto"/>
            </w:tcBorders>
          </w:tcPr>
          <w:p w14:paraId="1AF1DB79" w14:textId="77777777" w:rsidR="00D55E82" w:rsidRDefault="00802368" w:rsidP="00013479">
            <w:pPr>
              <w:pStyle w:val="Compact"/>
              <w:jc w:val="right"/>
            </w:pPr>
            <w:r>
              <w:t>22.7</w:t>
            </w:r>
          </w:p>
        </w:tc>
      </w:tr>
      <w:tr w:rsidR="00D55E82" w14:paraId="58D25249" w14:textId="77777777">
        <w:tc>
          <w:tcPr>
            <w:tcW w:w="0" w:type="auto"/>
          </w:tcPr>
          <w:p w14:paraId="2776C5FC" w14:textId="77777777" w:rsidR="00D55E82" w:rsidRDefault="00802368">
            <w:pPr>
              <w:pStyle w:val="Compact"/>
            </w:pPr>
            <w:r>
              <w:t>Gulf of Alaska</w:t>
            </w:r>
          </w:p>
        </w:tc>
        <w:tc>
          <w:tcPr>
            <w:tcW w:w="0" w:type="auto"/>
          </w:tcPr>
          <w:p w14:paraId="12962446" w14:textId="77777777" w:rsidR="00D55E82" w:rsidRDefault="00802368">
            <w:pPr>
              <w:pStyle w:val="Compact"/>
            </w:pPr>
            <w:r>
              <w:t>Partial</w:t>
            </w:r>
          </w:p>
        </w:tc>
        <w:tc>
          <w:tcPr>
            <w:tcW w:w="0" w:type="auto"/>
          </w:tcPr>
          <w:p w14:paraId="24FA4F19" w14:textId="7FAF9F1F" w:rsidR="00D55E82" w:rsidRDefault="0058367D">
            <w:pPr>
              <w:pStyle w:val="Compact"/>
            </w:pPr>
            <w:r>
              <w:t>Dutch Harbor</w:t>
            </w:r>
          </w:p>
        </w:tc>
        <w:tc>
          <w:tcPr>
            <w:tcW w:w="0" w:type="auto"/>
          </w:tcPr>
          <w:p w14:paraId="31B9385E" w14:textId="77777777" w:rsidR="00D55E82" w:rsidRDefault="00802368" w:rsidP="00013479">
            <w:pPr>
              <w:pStyle w:val="Compact"/>
              <w:jc w:val="right"/>
            </w:pPr>
            <w:r>
              <w:t>1</w:t>
            </w:r>
          </w:p>
        </w:tc>
        <w:tc>
          <w:tcPr>
            <w:tcW w:w="0" w:type="auto"/>
          </w:tcPr>
          <w:p w14:paraId="29B43029" w14:textId="77777777" w:rsidR="00D55E82" w:rsidRDefault="00802368" w:rsidP="00013479">
            <w:pPr>
              <w:pStyle w:val="Compact"/>
              <w:jc w:val="right"/>
            </w:pPr>
            <w:r>
              <w:t>1</w:t>
            </w:r>
          </w:p>
        </w:tc>
        <w:tc>
          <w:tcPr>
            <w:tcW w:w="0" w:type="auto"/>
          </w:tcPr>
          <w:p w14:paraId="00A86FB6" w14:textId="77777777" w:rsidR="00D55E82" w:rsidRDefault="00802368" w:rsidP="00013479">
            <w:pPr>
              <w:pStyle w:val="Compact"/>
              <w:jc w:val="right"/>
            </w:pPr>
            <w:r>
              <w:t>100.0</w:t>
            </w:r>
          </w:p>
        </w:tc>
      </w:tr>
      <w:tr w:rsidR="00D55E82" w14:paraId="3A98B0B7" w14:textId="77777777">
        <w:tc>
          <w:tcPr>
            <w:tcW w:w="0" w:type="auto"/>
          </w:tcPr>
          <w:p w14:paraId="17ABAB11" w14:textId="77777777" w:rsidR="00D55E82" w:rsidRDefault="00802368">
            <w:pPr>
              <w:pStyle w:val="Compact"/>
            </w:pPr>
            <w:r>
              <w:t>Gulf of Alaska</w:t>
            </w:r>
          </w:p>
        </w:tc>
        <w:tc>
          <w:tcPr>
            <w:tcW w:w="0" w:type="auto"/>
          </w:tcPr>
          <w:p w14:paraId="2FCE6360" w14:textId="77777777" w:rsidR="00D55E82" w:rsidRDefault="00802368">
            <w:pPr>
              <w:pStyle w:val="Compact"/>
            </w:pPr>
            <w:r>
              <w:t>Partial</w:t>
            </w:r>
          </w:p>
        </w:tc>
        <w:tc>
          <w:tcPr>
            <w:tcW w:w="0" w:type="auto"/>
          </w:tcPr>
          <w:p w14:paraId="1BC71632" w14:textId="77777777" w:rsidR="00D55E82" w:rsidRDefault="00802368">
            <w:pPr>
              <w:pStyle w:val="Compact"/>
            </w:pPr>
            <w:r>
              <w:t>King Cove</w:t>
            </w:r>
          </w:p>
        </w:tc>
        <w:tc>
          <w:tcPr>
            <w:tcW w:w="0" w:type="auto"/>
          </w:tcPr>
          <w:p w14:paraId="3FAB381B" w14:textId="77777777" w:rsidR="00D55E82" w:rsidRDefault="00802368" w:rsidP="00013479">
            <w:pPr>
              <w:pStyle w:val="Compact"/>
              <w:jc w:val="right"/>
            </w:pPr>
            <w:r>
              <w:t>8</w:t>
            </w:r>
          </w:p>
        </w:tc>
        <w:tc>
          <w:tcPr>
            <w:tcW w:w="0" w:type="auto"/>
          </w:tcPr>
          <w:p w14:paraId="269449A3" w14:textId="77777777" w:rsidR="00D55E82" w:rsidRDefault="00802368" w:rsidP="00013479">
            <w:pPr>
              <w:pStyle w:val="Compact"/>
              <w:jc w:val="right"/>
            </w:pPr>
            <w:r>
              <w:t>4</w:t>
            </w:r>
          </w:p>
        </w:tc>
        <w:tc>
          <w:tcPr>
            <w:tcW w:w="0" w:type="auto"/>
          </w:tcPr>
          <w:p w14:paraId="21D9C649" w14:textId="77777777" w:rsidR="00D55E82" w:rsidRDefault="00802368" w:rsidP="00013479">
            <w:pPr>
              <w:pStyle w:val="Compact"/>
              <w:jc w:val="right"/>
            </w:pPr>
            <w:r>
              <w:t>50.0</w:t>
            </w:r>
          </w:p>
        </w:tc>
      </w:tr>
      <w:tr w:rsidR="00D55E82" w14:paraId="33321412" w14:textId="77777777">
        <w:tc>
          <w:tcPr>
            <w:tcW w:w="0" w:type="auto"/>
          </w:tcPr>
          <w:p w14:paraId="0EC0404A" w14:textId="77777777" w:rsidR="00D55E82" w:rsidRDefault="00802368">
            <w:pPr>
              <w:pStyle w:val="Compact"/>
            </w:pPr>
            <w:r>
              <w:t>Gulf of Alaska</w:t>
            </w:r>
          </w:p>
        </w:tc>
        <w:tc>
          <w:tcPr>
            <w:tcW w:w="0" w:type="auto"/>
          </w:tcPr>
          <w:p w14:paraId="006F0844" w14:textId="77777777" w:rsidR="00D55E82" w:rsidRDefault="00802368">
            <w:pPr>
              <w:pStyle w:val="Compact"/>
            </w:pPr>
            <w:r>
              <w:t>Partial</w:t>
            </w:r>
          </w:p>
        </w:tc>
        <w:tc>
          <w:tcPr>
            <w:tcW w:w="0" w:type="auto"/>
          </w:tcPr>
          <w:p w14:paraId="3E9CC0B7" w14:textId="77777777" w:rsidR="00D55E82" w:rsidRDefault="00802368">
            <w:pPr>
              <w:pStyle w:val="Compact"/>
            </w:pPr>
            <w:r>
              <w:t>Kodiak</w:t>
            </w:r>
          </w:p>
        </w:tc>
        <w:tc>
          <w:tcPr>
            <w:tcW w:w="0" w:type="auto"/>
          </w:tcPr>
          <w:p w14:paraId="1E9A062C" w14:textId="77777777" w:rsidR="00D55E82" w:rsidRDefault="00802368" w:rsidP="00013479">
            <w:pPr>
              <w:pStyle w:val="Compact"/>
              <w:jc w:val="right"/>
            </w:pPr>
            <w:r>
              <w:t>801</w:t>
            </w:r>
          </w:p>
        </w:tc>
        <w:tc>
          <w:tcPr>
            <w:tcW w:w="0" w:type="auto"/>
          </w:tcPr>
          <w:p w14:paraId="15EB9530" w14:textId="77777777" w:rsidR="00D55E82" w:rsidRDefault="00802368" w:rsidP="00013479">
            <w:pPr>
              <w:pStyle w:val="Compact"/>
              <w:jc w:val="right"/>
            </w:pPr>
            <w:r>
              <w:t>195</w:t>
            </w:r>
          </w:p>
        </w:tc>
        <w:tc>
          <w:tcPr>
            <w:tcW w:w="0" w:type="auto"/>
          </w:tcPr>
          <w:p w14:paraId="09C705B1" w14:textId="77777777" w:rsidR="00D55E82" w:rsidRDefault="00802368" w:rsidP="00013479">
            <w:pPr>
              <w:pStyle w:val="Compact"/>
              <w:jc w:val="right"/>
            </w:pPr>
            <w:r>
              <w:t>24.3</w:t>
            </w:r>
          </w:p>
        </w:tc>
      </w:tr>
      <w:tr w:rsidR="00D55E82" w14:paraId="1C763B46" w14:textId="77777777" w:rsidTr="005D2AB5">
        <w:tc>
          <w:tcPr>
            <w:tcW w:w="0" w:type="auto"/>
            <w:tcBorders>
              <w:bottom w:val="single" w:sz="4" w:space="0" w:color="auto"/>
            </w:tcBorders>
          </w:tcPr>
          <w:p w14:paraId="2338B5EE" w14:textId="77777777" w:rsidR="00D55E82" w:rsidRDefault="00802368">
            <w:pPr>
              <w:pStyle w:val="Compact"/>
            </w:pPr>
            <w:r>
              <w:t>Gulf of Alaska</w:t>
            </w:r>
          </w:p>
        </w:tc>
        <w:tc>
          <w:tcPr>
            <w:tcW w:w="0" w:type="auto"/>
            <w:tcBorders>
              <w:bottom w:val="single" w:sz="4" w:space="0" w:color="auto"/>
            </w:tcBorders>
          </w:tcPr>
          <w:p w14:paraId="51A83890" w14:textId="77777777" w:rsidR="00D55E82" w:rsidRDefault="00802368">
            <w:pPr>
              <w:pStyle w:val="Compact"/>
            </w:pPr>
            <w:r>
              <w:t>Partial</w:t>
            </w:r>
          </w:p>
        </w:tc>
        <w:tc>
          <w:tcPr>
            <w:tcW w:w="0" w:type="auto"/>
            <w:tcBorders>
              <w:bottom w:val="single" w:sz="4" w:space="0" w:color="auto"/>
            </w:tcBorders>
          </w:tcPr>
          <w:p w14:paraId="3D8EC2A1" w14:textId="77777777" w:rsidR="00D55E82" w:rsidRDefault="00802368">
            <w:pPr>
              <w:pStyle w:val="Compact"/>
            </w:pPr>
            <w:r>
              <w:t>Sand Point</w:t>
            </w:r>
          </w:p>
        </w:tc>
        <w:tc>
          <w:tcPr>
            <w:tcW w:w="0" w:type="auto"/>
            <w:tcBorders>
              <w:bottom w:val="single" w:sz="4" w:space="0" w:color="auto"/>
            </w:tcBorders>
          </w:tcPr>
          <w:p w14:paraId="28CD7DEB" w14:textId="77777777" w:rsidR="00D55E82" w:rsidRDefault="00802368" w:rsidP="00013479">
            <w:pPr>
              <w:pStyle w:val="Compact"/>
              <w:jc w:val="right"/>
            </w:pPr>
            <w:r>
              <w:t>302</w:t>
            </w:r>
          </w:p>
        </w:tc>
        <w:tc>
          <w:tcPr>
            <w:tcW w:w="0" w:type="auto"/>
            <w:tcBorders>
              <w:bottom w:val="single" w:sz="4" w:space="0" w:color="auto"/>
            </w:tcBorders>
          </w:tcPr>
          <w:p w14:paraId="6E647BA2" w14:textId="77777777" w:rsidR="00D55E82" w:rsidRDefault="00802368" w:rsidP="00013479">
            <w:pPr>
              <w:pStyle w:val="Compact"/>
              <w:jc w:val="right"/>
            </w:pPr>
            <w:r>
              <w:t>64</w:t>
            </w:r>
          </w:p>
        </w:tc>
        <w:tc>
          <w:tcPr>
            <w:tcW w:w="0" w:type="auto"/>
            <w:tcBorders>
              <w:bottom w:val="single" w:sz="4" w:space="0" w:color="auto"/>
            </w:tcBorders>
          </w:tcPr>
          <w:p w14:paraId="1FE7D8D6" w14:textId="77777777" w:rsidR="00D55E82" w:rsidRDefault="00802368" w:rsidP="00013479">
            <w:pPr>
              <w:pStyle w:val="Compact"/>
              <w:jc w:val="right"/>
            </w:pPr>
            <w:r>
              <w:t>21.2</w:t>
            </w:r>
          </w:p>
        </w:tc>
      </w:tr>
      <w:tr w:rsidR="00D55E82" w14:paraId="2790C25F" w14:textId="77777777" w:rsidTr="005D2AB5">
        <w:tc>
          <w:tcPr>
            <w:tcW w:w="0" w:type="auto"/>
            <w:tcBorders>
              <w:top w:val="single" w:sz="4" w:space="0" w:color="auto"/>
              <w:bottom w:val="single" w:sz="4" w:space="0" w:color="auto"/>
            </w:tcBorders>
          </w:tcPr>
          <w:p w14:paraId="7ECCA260" w14:textId="77777777" w:rsidR="00D55E82" w:rsidRDefault="00802368">
            <w:pPr>
              <w:pStyle w:val="Compact"/>
            </w:pPr>
            <w:r>
              <w:t>Total</w:t>
            </w:r>
          </w:p>
        </w:tc>
        <w:tc>
          <w:tcPr>
            <w:tcW w:w="0" w:type="auto"/>
            <w:tcBorders>
              <w:top w:val="single" w:sz="4" w:space="0" w:color="auto"/>
              <w:bottom w:val="single" w:sz="4" w:space="0" w:color="auto"/>
            </w:tcBorders>
          </w:tcPr>
          <w:p w14:paraId="0B7E34B0" w14:textId="77777777" w:rsidR="00D55E82" w:rsidRDefault="00802368">
            <w:pPr>
              <w:pStyle w:val="Compact"/>
            </w:pPr>
            <w:r>
              <w:t>Partial</w:t>
            </w:r>
          </w:p>
        </w:tc>
        <w:tc>
          <w:tcPr>
            <w:tcW w:w="0" w:type="auto"/>
            <w:tcBorders>
              <w:top w:val="single" w:sz="4" w:space="0" w:color="auto"/>
              <w:bottom w:val="single" w:sz="4" w:space="0" w:color="auto"/>
            </w:tcBorders>
          </w:tcPr>
          <w:p w14:paraId="03B80880" w14:textId="77777777" w:rsidR="00D55E82" w:rsidRDefault="00D55E82">
            <w:pPr>
              <w:pStyle w:val="Compact"/>
            </w:pPr>
          </w:p>
        </w:tc>
        <w:tc>
          <w:tcPr>
            <w:tcW w:w="0" w:type="auto"/>
            <w:tcBorders>
              <w:top w:val="single" w:sz="4" w:space="0" w:color="auto"/>
              <w:bottom w:val="single" w:sz="4" w:space="0" w:color="auto"/>
            </w:tcBorders>
          </w:tcPr>
          <w:p w14:paraId="462AD1B1" w14:textId="77777777" w:rsidR="00D55E82" w:rsidRDefault="00802368" w:rsidP="00013479">
            <w:pPr>
              <w:pStyle w:val="Compact"/>
              <w:jc w:val="right"/>
            </w:pPr>
            <w:r>
              <w:t>1,178</w:t>
            </w:r>
          </w:p>
        </w:tc>
        <w:tc>
          <w:tcPr>
            <w:tcW w:w="0" w:type="auto"/>
            <w:tcBorders>
              <w:top w:val="single" w:sz="4" w:space="0" w:color="auto"/>
              <w:bottom w:val="single" w:sz="4" w:space="0" w:color="auto"/>
            </w:tcBorders>
          </w:tcPr>
          <w:p w14:paraId="73BB602B" w14:textId="77777777" w:rsidR="00D55E82" w:rsidRDefault="00802368" w:rsidP="00013479">
            <w:pPr>
              <w:pStyle w:val="Compact"/>
              <w:jc w:val="right"/>
            </w:pPr>
            <w:r>
              <w:t>279</w:t>
            </w:r>
          </w:p>
        </w:tc>
        <w:tc>
          <w:tcPr>
            <w:tcW w:w="0" w:type="auto"/>
            <w:tcBorders>
              <w:top w:val="single" w:sz="4" w:space="0" w:color="auto"/>
              <w:bottom w:val="single" w:sz="4" w:space="0" w:color="auto"/>
            </w:tcBorders>
          </w:tcPr>
          <w:p w14:paraId="76654EE6" w14:textId="77777777" w:rsidR="00D55E82" w:rsidRDefault="00802368" w:rsidP="00013479">
            <w:pPr>
              <w:pStyle w:val="Compact"/>
              <w:jc w:val="right"/>
            </w:pPr>
            <w:r>
              <w:t>23.7</w:t>
            </w:r>
          </w:p>
        </w:tc>
      </w:tr>
    </w:tbl>
    <w:p w14:paraId="777D70E1" w14:textId="77777777" w:rsidR="00013479" w:rsidRDefault="00013479">
      <w:pPr>
        <w:pStyle w:val="Heading4"/>
        <w:rPr>
          <w:rFonts w:asciiTheme="majorHAnsi" w:hAnsiTheme="majorHAnsi"/>
          <w:bCs w:val="0"/>
          <w:i/>
          <w:iCs/>
          <w:color w:val="FFFFFF" w:themeColor="background1"/>
          <w:sz w:val="16"/>
        </w:rPr>
      </w:pPr>
      <w:bookmarkStart w:id="107" w:name="section-9"/>
      <w:bookmarkStart w:id="108" w:name="table-9.-number-of-trips-by-observation-"/>
      <w:bookmarkEnd w:id="107"/>
      <w:bookmarkEnd w:id="108"/>
    </w:p>
    <w:p w14:paraId="226054B0" w14:textId="77777777" w:rsidR="00013479" w:rsidRDefault="00013479" w:rsidP="00013479">
      <w:pPr>
        <w:pStyle w:val="BodyText"/>
        <w:rPr>
          <w:rFonts w:eastAsiaTheme="majorEastAsia" w:cstheme="majorBidi"/>
        </w:rPr>
      </w:pPr>
      <w:r>
        <w:br w:type="page"/>
      </w:r>
    </w:p>
    <w:p w14:paraId="649D9B9B" w14:textId="3B3862E0" w:rsidR="00D55E82" w:rsidRDefault="00802368">
      <w:pPr>
        <w:pStyle w:val="Heading4"/>
      </w:pPr>
      <w:r>
        <w:lastRenderedPageBreak/>
        <w:t xml:space="preserve">Table 9. </w:t>
      </w:r>
      <w:r w:rsidR="0000745B">
        <w:t xml:space="preserve">-- </w:t>
      </w:r>
      <w:r>
        <w:t>Number of trips by observation status in the 2019 trip-selection strata.</w:t>
      </w:r>
    </w:p>
    <w:tbl>
      <w:tblPr>
        <w:tblW w:w="0" w:type="pct"/>
        <w:jc w:val="center"/>
        <w:tblLook w:val="07E0" w:firstRow="1" w:lastRow="1" w:firstColumn="1" w:lastColumn="1" w:noHBand="1" w:noVBand="1"/>
      </w:tblPr>
      <w:tblGrid>
        <w:gridCol w:w="1775"/>
        <w:gridCol w:w="1060"/>
        <w:gridCol w:w="1280"/>
      </w:tblGrid>
      <w:tr w:rsidR="00D55E82" w14:paraId="3257AEE7" w14:textId="77777777" w:rsidTr="00013479">
        <w:trPr>
          <w:jc w:val="center"/>
        </w:trPr>
        <w:tc>
          <w:tcPr>
            <w:tcW w:w="0" w:type="auto"/>
            <w:tcBorders>
              <w:bottom w:val="single" w:sz="0" w:space="0" w:color="auto"/>
            </w:tcBorders>
            <w:vAlign w:val="bottom"/>
          </w:tcPr>
          <w:p w14:paraId="0D6787F1" w14:textId="77777777" w:rsidR="00D55E82" w:rsidRDefault="00802368">
            <w:pPr>
              <w:pStyle w:val="Compact"/>
            </w:pPr>
            <w:r>
              <w:t>Strata</w:t>
            </w:r>
          </w:p>
        </w:tc>
        <w:tc>
          <w:tcPr>
            <w:tcW w:w="0" w:type="auto"/>
            <w:tcBorders>
              <w:bottom w:val="single" w:sz="0" w:space="0" w:color="auto"/>
            </w:tcBorders>
            <w:vAlign w:val="bottom"/>
          </w:tcPr>
          <w:p w14:paraId="57D6DAFA" w14:textId="77777777" w:rsidR="00D55E82" w:rsidRDefault="00802368">
            <w:pPr>
              <w:pStyle w:val="Compact"/>
            </w:pPr>
            <w:r>
              <w:t>Observed</w:t>
            </w:r>
          </w:p>
        </w:tc>
        <w:tc>
          <w:tcPr>
            <w:tcW w:w="0" w:type="auto"/>
            <w:tcBorders>
              <w:bottom w:val="single" w:sz="0" w:space="0" w:color="auto"/>
            </w:tcBorders>
            <w:vAlign w:val="bottom"/>
          </w:tcPr>
          <w:p w14:paraId="689B8C06" w14:textId="77777777" w:rsidR="00D55E82" w:rsidRDefault="00802368">
            <w:pPr>
              <w:pStyle w:val="Compact"/>
            </w:pPr>
            <w:r>
              <w:t>Unobserved</w:t>
            </w:r>
          </w:p>
        </w:tc>
      </w:tr>
      <w:tr w:rsidR="00D55E82" w14:paraId="7B14B2C3" w14:textId="77777777" w:rsidTr="00190E2A">
        <w:trPr>
          <w:jc w:val="center"/>
        </w:trPr>
        <w:tc>
          <w:tcPr>
            <w:tcW w:w="0" w:type="auto"/>
          </w:tcPr>
          <w:p w14:paraId="68DD9CE5" w14:textId="77777777" w:rsidR="00D55E82" w:rsidRPr="00013479" w:rsidRDefault="00802368">
            <w:pPr>
              <w:pStyle w:val="Compact"/>
              <w:rPr>
                <w:i/>
              </w:rPr>
            </w:pPr>
            <w:r w:rsidRPr="00013479">
              <w:rPr>
                <w:i/>
              </w:rPr>
              <w:t>HAL</w:t>
            </w:r>
          </w:p>
        </w:tc>
        <w:tc>
          <w:tcPr>
            <w:tcW w:w="0" w:type="auto"/>
            <w:vAlign w:val="center"/>
          </w:tcPr>
          <w:p w14:paraId="18D8FA40" w14:textId="77777777" w:rsidR="00D55E82" w:rsidRDefault="00802368" w:rsidP="00190E2A">
            <w:pPr>
              <w:pStyle w:val="Compact"/>
              <w:jc w:val="right"/>
            </w:pPr>
            <w:r>
              <w:t>307</w:t>
            </w:r>
          </w:p>
        </w:tc>
        <w:tc>
          <w:tcPr>
            <w:tcW w:w="0" w:type="auto"/>
            <w:vAlign w:val="center"/>
          </w:tcPr>
          <w:p w14:paraId="570522CB" w14:textId="77777777" w:rsidR="00D55E82" w:rsidRDefault="00802368" w:rsidP="00190E2A">
            <w:pPr>
              <w:pStyle w:val="Compact"/>
              <w:jc w:val="right"/>
            </w:pPr>
            <w:r>
              <w:t>1,437</w:t>
            </w:r>
          </w:p>
        </w:tc>
      </w:tr>
      <w:tr w:rsidR="00D55E82" w14:paraId="3384248E" w14:textId="77777777" w:rsidTr="00190E2A">
        <w:trPr>
          <w:jc w:val="center"/>
        </w:trPr>
        <w:tc>
          <w:tcPr>
            <w:tcW w:w="0" w:type="auto"/>
          </w:tcPr>
          <w:p w14:paraId="641AEE0E" w14:textId="77777777" w:rsidR="00D55E82" w:rsidRPr="00013479" w:rsidRDefault="00802368">
            <w:pPr>
              <w:pStyle w:val="Compact"/>
              <w:rPr>
                <w:i/>
              </w:rPr>
            </w:pPr>
            <w:r w:rsidRPr="00013479">
              <w:rPr>
                <w:i/>
              </w:rPr>
              <w:t>EM HAL</w:t>
            </w:r>
          </w:p>
        </w:tc>
        <w:tc>
          <w:tcPr>
            <w:tcW w:w="0" w:type="auto"/>
            <w:vAlign w:val="center"/>
          </w:tcPr>
          <w:p w14:paraId="782B7BCE" w14:textId="77777777" w:rsidR="00D55E82" w:rsidRDefault="00802368" w:rsidP="00190E2A">
            <w:pPr>
              <w:pStyle w:val="Compact"/>
              <w:jc w:val="right"/>
            </w:pPr>
            <w:r>
              <w:t>291</w:t>
            </w:r>
          </w:p>
        </w:tc>
        <w:tc>
          <w:tcPr>
            <w:tcW w:w="0" w:type="auto"/>
            <w:vAlign w:val="center"/>
          </w:tcPr>
          <w:p w14:paraId="37397D2E" w14:textId="77777777" w:rsidR="00D55E82" w:rsidRDefault="00802368" w:rsidP="00190E2A">
            <w:pPr>
              <w:pStyle w:val="Compact"/>
              <w:jc w:val="right"/>
            </w:pPr>
            <w:r>
              <w:t>625</w:t>
            </w:r>
          </w:p>
        </w:tc>
      </w:tr>
      <w:tr w:rsidR="00D55E82" w14:paraId="42238CEC" w14:textId="77777777" w:rsidTr="00190E2A">
        <w:trPr>
          <w:jc w:val="center"/>
        </w:trPr>
        <w:tc>
          <w:tcPr>
            <w:tcW w:w="0" w:type="auto"/>
          </w:tcPr>
          <w:p w14:paraId="6F7B2311" w14:textId="77777777" w:rsidR="00D55E82" w:rsidRPr="00013479" w:rsidRDefault="00802368">
            <w:pPr>
              <w:pStyle w:val="Compact"/>
              <w:rPr>
                <w:i/>
              </w:rPr>
            </w:pPr>
            <w:r w:rsidRPr="00013479">
              <w:rPr>
                <w:i/>
              </w:rPr>
              <w:t>POT - No Tender</w:t>
            </w:r>
          </w:p>
        </w:tc>
        <w:tc>
          <w:tcPr>
            <w:tcW w:w="0" w:type="auto"/>
            <w:vAlign w:val="center"/>
          </w:tcPr>
          <w:p w14:paraId="61FD27F4" w14:textId="77777777" w:rsidR="00D55E82" w:rsidRDefault="00802368" w:rsidP="00190E2A">
            <w:pPr>
              <w:pStyle w:val="Compact"/>
              <w:jc w:val="right"/>
            </w:pPr>
            <w:r>
              <w:t>74</w:t>
            </w:r>
          </w:p>
        </w:tc>
        <w:tc>
          <w:tcPr>
            <w:tcW w:w="0" w:type="auto"/>
            <w:vAlign w:val="center"/>
          </w:tcPr>
          <w:p w14:paraId="47F2A151" w14:textId="77777777" w:rsidR="00D55E82" w:rsidRDefault="00802368" w:rsidP="00190E2A">
            <w:pPr>
              <w:pStyle w:val="Compact"/>
              <w:jc w:val="right"/>
            </w:pPr>
            <w:r>
              <w:t>454</w:t>
            </w:r>
          </w:p>
        </w:tc>
      </w:tr>
      <w:tr w:rsidR="00D55E82" w14:paraId="226DF718" w14:textId="77777777" w:rsidTr="00190E2A">
        <w:trPr>
          <w:jc w:val="center"/>
        </w:trPr>
        <w:tc>
          <w:tcPr>
            <w:tcW w:w="0" w:type="auto"/>
          </w:tcPr>
          <w:p w14:paraId="68E2142C" w14:textId="77777777" w:rsidR="00D55E82" w:rsidRPr="00013479" w:rsidRDefault="00802368">
            <w:pPr>
              <w:pStyle w:val="Compact"/>
              <w:rPr>
                <w:i/>
              </w:rPr>
            </w:pPr>
            <w:r w:rsidRPr="00013479">
              <w:rPr>
                <w:i/>
              </w:rPr>
              <w:t>POT - Tender</w:t>
            </w:r>
          </w:p>
        </w:tc>
        <w:tc>
          <w:tcPr>
            <w:tcW w:w="0" w:type="auto"/>
            <w:vAlign w:val="center"/>
          </w:tcPr>
          <w:p w14:paraId="442CBF0A" w14:textId="77777777" w:rsidR="00D55E82" w:rsidRDefault="00802368" w:rsidP="00190E2A">
            <w:pPr>
              <w:pStyle w:val="Compact"/>
              <w:jc w:val="right"/>
            </w:pPr>
            <w:r>
              <w:t>13</w:t>
            </w:r>
          </w:p>
        </w:tc>
        <w:tc>
          <w:tcPr>
            <w:tcW w:w="0" w:type="auto"/>
            <w:vAlign w:val="center"/>
          </w:tcPr>
          <w:p w14:paraId="03A9C16C" w14:textId="77777777" w:rsidR="00D55E82" w:rsidRDefault="00802368" w:rsidP="00190E2A">
            <w:pPr>
              <w:pStyle w:val="Compact"/>
              <w:jc w:val="right"/>
            </w:pPr>
            <w:r>
              <w:t>31</w:t>
            </w:r>
          </w:p>
        </w:tc>
      </w:tr>
      <w:tr w:rsidR="00D55E82" w14:paraId="65894C97" w14:textId="77777777" w:rsidTr="00190E2A">
        <w:trPr>
          <w:jc w:val="center"/>
        </w:trPr>
        <w:tc>
          <w:tcPr>
            <w:tcW w:w="0" w:type="auto"/>
          </w:tcPr>
          <w:p w14:paraId="6FAD29A9" w14:textId="77777777" w:rsidR="00D55E82" w:rsidRPr="00013479" w:rsidRDefault="00802368">
            <w:pPr>
              <w:pStyle w:val="Compact"/>
              <w:rPr>
                <w:i/>
              </w:rPr>
            </w:pPr>
            <w:r w:rsidRPr="00013479">
              <w:rPr>
                <w:i/>
              </w:rPr>
              <w:t>EM POT</w:t>
            </w:r>
          </w:p>
        </w:tc>
        <w:tc>
          <w:tcPr>
            <w:tcW w:w="0" w:type="auto"/>
            <w:vAlign w:val="center"/>
          </w:tcPr>
          <w:p w14:paraId="61241F58" w14:textId="77777777" w:rsidR="00D55E82" w:rsidRDefault="00802368" w:rsidP="00190E2A">
            <w:pPr>
              <w:pStyle w:val="Compact"/>
              <w:jc w:val="right"/>
            </w:pPr>
            <w:r>
              <w:t>60</w:t>
            </w:r>
          </w:p>
        </w:tc>
        <w:tc>
          <w:tcPr>
            <w:tcW w:w="0" w:type="auto"/>
            <w:vAlign w:val="center"/>
          </w:tcPr>
          <w:p w14:paraId="41D362FD" w14:textId="77777777" w:rsidR="00D55E82" w:rsidRDefault="00802368" w:rsidP="00190E2A">
            <w:pPr>
              <w:pStyle w:val="Compact"/>
              <w:jc w:val="right"/>
            </w:pPr>
            <w:r>
              <w:t>105</w:t>
            </w:r>
          </w:p>
        </w:tc>
      </w:tr>
      <w:tr w:rsidR="00D55E82" w14:paraId="745170F2" w14:textId="77777777" w:rsidTr="00C9087C">
        <w:trPr>
          <w:jc w:val="center"/>
        </w:trPr>
        <w:tc>
          <w:tcPr>
            <w:tcW w:w="0" w:type="auto"/>
          </w:tcPr>
          <w:p w14:paraId="5F4C1E09" w14:textId="77777777" w:rsidR="00D55E82" w:rsidRPr="00013479" w:rsidRDefault="00802368">
            <w:pPr>
              <w:pStyle w:val="Compact"/>
              <w:rPr>
                <w:i/>
              </w:rPr>
            </w:pPr>
            <w:r w:rsidRPr="00013479">
              <w:rPr>
                <w:i/>
              </w:rPr>
              <w:t>TRW - No Tender</w:t>
            </w:r>
          </w:p>
        </w:tc>
        <w:tc>
          <w:tcPr>
            <w:tcW w:w="0" w:type="auto"/>
            <w:vAlign w:val="center"/>
          </w:tcPr>
          <w:p w14:paraId="06292FAA" w14:textId="77777777" w:rsidR="00D55E82" w:rsidRDefault="00802368" w:rsidP="00190E2A">
            <w:pPr>
              <w:pStyle w:val="Compact"/>
              <w:jc w:val="right"/>
            </w:pPr>
            <w:r>
              <w:t>395</w:t>
            </w:r>
          </w:p>
        </w:tc>
        <w:tc>
          <w:tcPr>
            <w:tcW w:w="0" w:type="auto"/>
            <w:vAlign w:val="center"/>
          </w:tcPr>
          <w:p w14:paraId="751651EA" w14:textId="77777777" w:rsidR="00D55E82" w:rsidRDefault="00802368" w:rsidP="00190E2A">
            <w:pPr>
              <w:pStyle w:val="Compact"/>
              <w:jc w:val="right"/>
            </w:pPr>
            <w:r>
              <w:t>1,173</w:t>
            </w:r>
          </w:p>
        </w:tc>
      </w:tr>
      <w:tr w:rsidR="00D55E82" w14:paraId="321114A4" w14:textId="77777777" w:rsidTr="00C9087C">
        <w:trPr>
          <w:jc w:val="center"/>
        </w:trPr>
        <w:tc>
          <w:tcPr>
            <w:tcW w:w="0" w:type="auto"/>
            <w:tcBorders>
              <w:bottom w:val="single" w:sz="4" w:space="0" w:color="auto"/>
            </w:tcBorders>
          </w:tcPr>
          <w:p w14:paraId="7366E654" w14:textId="77777777" w:rsidR="00D55E82" w:rsidRPr="00013479" w:rsidRDefault="00802368">
            <w:pPr>
              <w:pStyle w:val="Compact"/>
              <w:rPr>
                <w:i/>
              </w:rPr>
            </w:pPr>
            <w:r w:rsidRPr="00013479">
              <w:rPr>
                <w:i/>
              </w:rPr>
              <w:t>TRW - Tender</w:t>
            </w:r>
          </w:p>
        </w:tc>
        <w:tc>
          <w:tcPr>
            <w:tcW w:w="0" w:type="auto"/>
            <w:tcBorders>
              <w:bottom w:val="single" w:sz="4" w:space="0" w:color="auto"/>
            </w:tcBorders>
            <w:vAlign w:val="center"/>
          </w:tcPr>
          <w:p w14:paraId="4D9F0C71" w14:textId="77777777" w:rsidR="00D55E82" w:rsidRDefault="00802368" w:rsidP="00190E2A">
            <w:pPr>
              <w:pStyle w:val="Compact"/>
              <w:jc w:val="right"/>
            </w:pPr>
            <w:r>
              <w:t>20</w:t>
            </w:r>
          </w:p>
        </w:tc>
        <w:tc>
          <w:tcPr>
            <w:tcW w:w="0" w:type="auto"/>
            <w:tcBorders>
              <w:bottom w:val="single" w:sz="4" w:space="0" w:color="auto"/>
            </w:tcBorders>
            <w:vAlign w:val="center"/>
          </w:tcPr>
          <w:p w14:paraId="69AD227D" w14:textId="77777777" w:rsidR="00D55E82" w:rsidRDefault="00802368" w:rsidP="00190E2A">
            <w:pPr>
              <w:pStyle w:val="Compact"/>
              <w:jc w:val="right"/>
            </w:pPr>
            <w:r>
              <w:t>36</w:t>
            </w:r>
          </w:p>
        </w:tc>
      </w:tr>
    </w:tbl>
    <w:p w14:paraId="54519B63" w14:textId="77777777" w:rsidR="00D55E82" w:rsidRDefault="00D55E82">
      <w:pPr>
        <w:pStyle w:val="Heading5"/>
      </w:pPr>
      <w:bookmarkStart w:id="109" w:name="section-10"/>
      <w:bookmarkEnd w:id="109"/>
    </w:p>
    <w:p w14:paraId="59C30D90" w14:textId="09E2AA64" w:rsidR="00D55E82" w:rsidRDefault="00802368" w:rsidP="0000745B">
      <w:pPr>
        <w:pStyle w:val="Heading4"/>
        <w:spacing w:after="240" w:line="240" w:lineRule="auto"/>
        <w:ind w:left="1080" w:hanging="1080"/>
      </w:pPr>
      <w:bookmarkStart w:id="110" w:name="table-10.-results-of-permutation-tests-b"/>
      <w:bookmarkEnd w:id="110"/>
      <w:r>
        <w:t xml:space="preserve">Table 10. </w:t>
      </w:r>
      <w:r w:rsidR="0000745B">
        <w:t xml:space="preserve">-- </w:t>
      </w:r>
      <w:r>
        <w:t xml:space="preserve">Results of permutation tests between monitored and unmonitored trips in the 2019 trip-selection strata. OD: Observed difference (monitored - unmonitored). A Bonferroni adjustment has been applied to </w:t>
      </w:r>
      <w:r w:rsidRPr="0000745B">
        <w:rPr>
          <w:i/>
        </w:rPr>
        <w:t>p</w:t>
      </w:r>
      <w:r>
        <w:t>-values.</w:t>
      </w:r>
    </w:p>
    <w:tbl>
      <w:tblPr>
        <w:tblW w:w="5000" w:type="pct"/>
        <w:tblLook w:val="07E0" w:firstRow="1" w:lastRow="1" w:firstColumn="1" w:lastColumn="1" w:noHBand="1" w:noVBand="1"/>
      </w:tblPr>
      <w:tblGrid>
        <w:gridCol w:w="1810"/>
        <w:gridCol w:w="2044"/>
        <w:gridCol w:w="1348"/>
        <w:gridCol w:w="1285"/>
        <w:gridCol w:w="1777"/>
        <w:gridCol w:w="1559"/>
        <w:gridCol w:w="1447"/>
        <w:gridCol w:w="1690"/>
      </w:tblGrid>
      <w:tr w:rsidR="00D55E82" w14:paraId="4D1D68EB" w14:textId="77777777" w:rsidTr="00190E2A">
        <w:tc>
          <w:tcPr>
            <w:tcW w:w="0" w:type="auto"/>
            <w:tcBorders>
              <w:bottom w:val="single" w:sz="0" w:space="0" w:color="auto"/>
            </w:tcBorders>
          </w:tcPr>
          <w:p w14:paraId="2AEC3D08" w14:textId="77777777" w:rsidR="00D55E82" w:rsidRDefault="00802368" w:rsidP="00190E2A">
            <w:pPr>
              <w:pStyle w:val="Compact"/>
            </w:pPr>
            <w:r>
              <w:t>Strata</w:t>
            </w:r>
          </w:p>
        </w:tc>
        <w:tc>
          <w:tcPr>
            <w:tcW w:w="0" w:type="auto"/>
            <w:tcBorders>
              <w:bottom w:val="single" w:sz="0" w:space="0" w:color="auto"/>
            </w:tcBorders>
          </w:tcPr>
          <w:p w14:paraId="43EE2F14" w14:textId="77777777" w:rsidR="00D55E82" w:rsidRDefault="00802368" w:rsidP="00190E2A">
            <w:pPr>
              <w:pStyle w:val="Compact"/>
            </w:pPr>
            <w:r>
              <w:t>Metric</w:t>
            </w:r>
          </w:p>
        </w:tc>
        <w:tc>
          <w:tcPr>
            <w:tcW w:w="0" w:type="auto"/>
            <w:tcBorders>
              <w:bottom w:val="single" w:sz="0" w:space="0" w:color="auto"/>
            </w:tcBorders>
          </w:tcPr>
          <w:p w14:paraId="2390DD92" w14:textId="77777777" w:rsidR="00D55E82" w:rsidRDefault="00802368" w:rsidP="00190E2A">
            <w:pPr>
              <w:pStyle w:val="Compact"/>
              <w:jc w:val="center"/>
            </w:pPr>
            <w:r>
              <w:t>NMFS areas</w:t>
            </w:r>
          </w:p>
        </w:tc>
        <w:tc>
          <w:tcPr>
            <w:tcW w:w="0" w:type="auto"/>
            <w:tcBorders>
              <w:bottom w:val="single" w:sz="0" w:space="0" w:color="auto"/>
            </w:tcBorders>
          </w:tcPr>
          <w:p w14:paraId="0790F293" w14:textId="77777777" w:rsidR="00D55E82" w:rsidRDefault="00802368" w:rsidP="00190E2A">
            <w:pPr>
              <w:pStyle w:val="Compact"/>
              <w:jc w:val="center"/>
            </w:pPr>
            <w:r>
              <w:t>Days fished</w:t>
            </w:r>
          </w:p>
        </w:tc>
        <w:tc>
          <w:tcPr>
            <w:tcW w:w="0" w:type="auto"/>
            <w:tcBorders>
              <w:bottom w:val="single" w:sz="0" w:space="0" w:color="auto"/>
            </w:tcBorders>
          </w:tcPr>
          <w:p w14:paraId="5EB69E48" w14:textId="77777777" w:rsidR="00D55E82" w:rsidRDefault="00802368" w:rsidP="00190E2A">
            <w:pPr>
              <w:pStyle w:val="Compact"/>
              <w:jc w:val="center"/>
            </w:pPr>
            <w:r>
              <w:t>Vessel length (ft)</w:t>
            </w:r>
          </w:p>
        </w:tc>
        <w:tc>
          <w:tcPr>
            <w:tcW w:w="0" w:type="auto"/>
            <w:tcBorders>
              <w:bottom w:val="single" w:sz="0" w:space="0" w:color="auto"/>
            </w:tcBorders>
          </w:tcPr>
          <w:p w14:paraId="1EE328CB" w14:textId="77777777" w:rsidR="00D55E82" w:rsidRDefault="00802368" w:rsidP="00190E2A">
            <w:pPr>
              <w:pStyle w:val="Compact"/>
              <w:jc w:val="center"/>
            </w:pPr>
            <w:r>
              <w:t>Species landed</w:t>
            </w:r>
          </w:p>
        </w:tc>
        <w:tc>
          <w:tcPr>
            <w:tcW w:w="0" w:type="auto"/>
            <w:tcBorders>
              <w:bottom w:val="single" w:sz="0" w:space="0" w:color="auto"/>
            </w:tcBorders>
          </w:tcPr>
          <w:p w14:paraId="0BA0B829" w14:textId="77777777" w:rsidR="00D55E82" w:rsidRDefault="00802368" w:rsidP="00190E2A">
            <w:pPr>
              <w:pStyle w:val="Compact"/>
              <w:jc w:val="center"/>
            </w:pPr>
            <w:r>
              <w:t>pMax species</w:t>
            </w:r>
          </w:p>
        </w:tc>
        <w:tc>
          <w:tcPr>
            <w:tcW w:w="0" w:type="auto"/>
            <w:tcBorders>
              <w:bottom w:val="single" w:sz="0" w:space="0" w:color="auto"/>
            </w:tcBorders>
          </w:tcPr>
          <w:p w14:paraId="2FC5AA27" w14:textId="77777777" w:rsidR="00D55E82" w:rsidRDefault="00802368" w:rsidP="00190E2A">
            <w:pPr>
              <w:pStyle w:val="Compact"/>
              <w:jc w:val="center"/>
            </w:pPr>
            <w:r>
              <w:t>Landed catch (t)</w:t>
            </w:r>
          </w:p>
        </w:tc>
      </w:tr>
      <w:tr w:rsidR="00D55E82" w14:paraId="4A5FF65A" w14:textId="77777777" w:rsidTr="00190E2A">
        <w:tc>
          <w:tcPr>
            <w:tcW w:w="0" w:type="auto"/>
          </w:tcPr>
          <w:p w14:paraId="7C4ED589" w14:textId="77777777" w:rsidR="00D55E82" w:rsidRPr="00190E2A" w:rsidRDefault="00802368">
            <w:pPr>
              <w:pStyle w:val="Compact"/>
              <w:rPr>
                <w:i/>
              </w:rPr>
            </w:pPr>
            <w:r w:rsidRPr="00190E2A">
              <w:rPr>
                <w:i/>
              </w:rPr>
              <w:t>HAL</w:t>
            </w:r>
          </w:p>
        </w:tc>
        <w:tc>
          <w:tcPr>
            <w:tcW w:w="0" w:type="auto"/>
          </w:tcPr>
          <w:p w14:paraId="7762E49F" w14:textId="77777777" w:rsidR="00D55E82" w:rsidRDefault="00802368">
            <w:pPr>
              <w:pStyle w:val="Compact"/>
            </w:pPr>
            <w:r>
              <w:t>Observed difference</w:t>
            </w:r>
          </w:p>
        </w:tc>
        <w:tc>
          <w:tcPr>
            <w:tcW w:w="0" w:type="auto"/>
            <w:vAlign w:val="center"/>
          </w:tcPr>
          <w:p w14:paraId="27E9B1B5" w14:textId="77777777" w:rsidR="00D55E82" w:rsidRDefault="00802368" w:rsidP="00190E2A">
            <w:pPr>
              <w:pStyle w:val="Compact"/>
              <w:jc w:val="right"/>
            </w:pPr>
            <w:r>
              <w:t>0.011</w:t>
            </w:r>
          </w:p>
        </w:tc>
        <w:tc>
          <w:tcPr>
            <w:tcW w:w="0" w:type="auto"/>
            <w:vAlign w:val="center"/>
          </w:tcPr>
          <w:p w14:paraId="4B532FAA" w14:textId="77777777" w:rsidR="00D55E82" w:rsidRDefault="00802368" w:rsidP="00190E2A">
            <w:pPr>
              <w:pStyle w:val="Compact"/>
              <w:jc w:val="right"/>
            </w:pPr>
            <w:r>
              <w:t>-0.662</w:t>
            </w:r>
          </w:p>
        </w:tc>
        <w:tc>
          <w:tcPr>
            <w:tcW w:w="0" w:type="auto"/>
            <w:vAlign w:val="center"/>
          </w:tcPr>
          <w:p w14:paraId="51586E77" w14:textId="77777777" w:rsidR="00D55E82" w:rsidRDefault="00802368" w:rsidP="00190E2A">
            <w:pPr>
              <w:pStyle w:val="Compact"/>
              <w:jc w:val="right"/>
            </w:pPr>
            <w:r>
              <w:t>0.849</w:t>
            </w:r>
          </w:p>
        </w:tc>
        <w:tc>
          <w:tcPr>
            <w:tcW w:w="0" w:type="auto"/>
            <w:vAlign w:val="center"/>
          </w:tcPr>
          <w:p w14:paraId="48929FAD" w14:textId="77777777" w:rsidR="00D55E82" w:rsidRDefault="00802368" w:rsidP="00190E2A">
            <w:pPr>
              <w:pStyle w:val="Compact"/>
              <w:jc w:val="right"/>
            </w:pPr>
            <w:r>
              <w:t>-0.019</w:t>
            </w:r>
          </w:p>
        </w:tc>
        <w:tc>
          <w:tcPr>
            <w:tcW w:w="0" w:type="auto"/>
            <w:vAlign w:val="center"/>
          </w:tcPr>
          <w:p w14:paraId="3C047E86" w14:textId="77777777" w:rsidR="00D55E82" w:rsidRDefault="00802368" w:rsidP="00190E2A">
            <w:pPr>
              <w:pStyle w:val="Compact"/>
              <w:jc w:val="right"/>
            </w:pPr>
            <w:r>
              <w:t>0.000</w:t>
            </w:r>
          </w:p>
        </w:tc>
        <w:tc>
          <w:tcPr>
            <w:tcW w:w="0" w:type="auto"/>
            <w:vAlign w:val="center"/>
          </w:tcPr>
          <w:p w14:paraId="1376A9E2" w14:textId="77777777" w:rsidR="00D55E82" w:rsidRDefault="00802368" w:rsidP="00190E2A">
            <w:pPr>
              <w:pStyle w:val="Compact"/>
              <w:jc w:val="right"/>
            </w:pPr>
            <w:r>
              <w:t>-0.905</w:t>
            </w:r>
          </w:p>
        </w:tc>
      </w:tr>
      <w:tr w:rsidR="00D55E82" w14:paraId="092A4105" w14:textId="77777777" w:rsidTr="00190E2A">
        <w:tc>
          <w:tcPr>
            <w:tcW w:w="0" w:type="auto"/>
          </w:tcPr>
          <w:p w14:paraId="5E7ABDD3" w14:textId="77777777" w:rsidR="00D55E82" w:rsidRPr="00190E2A" w:rsidRDefault="00D55E82">
            <w:pPr>
              <w:pStyle w:val="Compact"/>
              <w:rPr>
                <w:i/>
              </w:rPr>
            </w:pPr>
          </w:p>
        </w:tc>
        <w:tc>
          <w:tcPr>
            <w:tcW w:w="0" w:type="auto"/>
          </w:tcPr>
          <w:p w14:paraId="25D12D68" w14:textId="77777777" w:rsidR="00D55E82" w:rsidRDefault="00802368">
            <w:pPr>
              <w:pStyle w:val="Compact"/>
            </w:pPr>
            <w:r>
              <w:t>OD (%)</w:t>
            </w:r>
          </w:p>
        </w:tc>
        <w:tc>
          <w:tcPr>
            <w:tcW w:w="0" w:type="auto"/>
            <w:vAlign w:val="center"/>
          </w:tcPr>
          <w:p w14:paraId="64C7BBE1" w14:textId="77777777" w:rsidR="00D55E82" w:rsidRDefault="00802368" w:rsidP="00190E2A">
            <w:pPr>
              <w:pStyle w:val="Compact"/>
              <w:jc w:val="right"/>
            </w:pPr>
            <w:r>
              <w:t>0.996</w:t>
            </w:r>
          </w:p>
        </w:tc>
        <w:tc>
          <w:tcPr>
            <w:tcW w:w="0" w:type="auto"/>
            <w:vAlign w:val="center"/>
          </w:tcPr>
          <w:p w14:paraId="5D7FA36B" w14:textId="77777777" w:rsidR="00D55E82" w:rsidRDefault="00802368" w:rsidP="00190E2A">
            <w:pPr>
              <w:pStyle w:val="Compact"/>
              <w:jc w:val="right"/>
            </w:pPr>
            <w:r>
              <w:t>-12.334</w:t>
            </w:r>
          </w:p>
        </w:tc>
        <w:tc>
          <w:tcPr>
            <w:tcW w:w="0" w:type="auto"/>
            <w:vAlign w:val="center"/>
          </w:tcPr>
          <w:p w14:paraId="04AD234E" w14:textId="77777777" w:rsidR="00D55E82" w:rsidRDefault="00802368" w:rsidP="00190E2A">
            <w:pPr>
              <w:pStyle w:val="Compact"/>
              <w:jc w:val="right"/>
            </w:pPr>
            <w:r>
              <w:t>1.530</w:t>
            </w:r>
          </w:p>
        </w:tc>
        <w:tc>
          <w:tcPr>
            <w:tcW w:w="0" w:type="auto"/>
            <w:vAlign w:val="center"/>
          </w:tcPr>
          <w:p w14:paraId="01301C3D" w14:textId="77777777" w:rsidR="00D55E82" w:rsidRDefault="00802368" w:rsidP="00190E2A">
            <w:pPr>
              <w:pStyle w:val="Compact"/>
              <w:jc w:val="right"/>
            </w:pPr>
            <w:r>
              <w:t>-0.520</w:t>
            </w:r>
          </w:p>
        </w:tc>
        <w:tc>
          <w:tcPr>
            <w:tcW w:w="0" w:type="auto"/>
            <w:vAlign w:val="center"/>
          </w:tcPr>
          <w:p w14:paraId="2DB80CC7" w14:textId="77777777" w:rsidR="00D55E82" w:rsidRDefault="00802368" w:rsidP="00190E2A">
            <w:pPr>
              <w:pStyle w:val="Compact"/>
              <w:jc w:val="right"/>
            </w:pPr>
            <w:r>
              <w:t>-0.056</w:t>
            </w:r>
          </w:p>
        </w:tc>
        <w:tc>
          <w:tcPr>
            <w:tcW w:w="0" w:type="auto"/>
            <w:vAlign w:val="center"/>
          </w:tcPr>
          <w:p w14:paraId="08CF061D" w14:textId="77777777" w:rsidR="00D55E82" w:rsidRDefault="00802368" w:rsidP="00190E2A">
            <w:pPr>
              <w:pStyle w:val="Compact"/>
              <w:jc w:val="right"/>
            </w:pPr>
            <w:r>
              <w:t>-13.636</w:t>
            </w:r>
          </w:p>
        </w:tc>
      </w:tr>
      <w:tr w:rsidR="00D55E82" w14:paraId="76B050EB" w14:textId="77777777" w:rsidTr="00190E2A">
        <w:tc>
          <w:tcPr>
            <w:tcW w:w="0" w:type="auto"/>
            <w:tcBorders>
              <w:bottom w:val="single" w:sz="4" w:space="0" w:color="auto"/>
            </w:tcBorders>
          </w:tcPr>
          <w:p w14:paraId="350D1AAC" w14:textId="77777777" w:rsidR="00D55E82" w:rsidRPr="00190E2A" w:rsidRDefault="00D55E82">
            <w:pPr>
              <w:pStyle w:val="Compact"/>
              <w:rPr>
                <w:i/>
              </w:rPr>
            </w:pPr>
          </w:p>
        </w:tc>
        <w:tc>
          <w:tcPr>
            <w:tcW w:w="0" w:type="auto"/>
            <w:tcBorders>
              <w:bottom w:val="single" w:sz="4" w:space="0" w:color="auto"/>
            </w:tcBorders>
          </w:tcPr>
          <w:p w14:paraId="52C4FD01" w14:textId="77777777" w:rsidR="00D55E82" w:rsidRDefault="00802368">
            <w:pPr>
              <w:pStyle w:val="Compact"/>
            </w:pPr>
            <w:r w:rsidRPr="00E42D35">
              <w:rPr>
                <w:i/>
              </w:rPr>
              <w:t>p</w:t>
            </w:r>
            <w:r>
              <w:t>-value</w:t>
            </w:r>
          </w:p>
        </w:tc>
        <w:tc>
          <w:tcPr>
            <w:tcW w:w="0" w:type="auto"/>
            <w:tcBorders>
              <w:bottom w:val="single" w:sz="4" w:space="0" w:color="auto"/>
            </w:tcBorders>
            <w:vAlign w:val="center"/>
          </w:tcPr>
          <w:p w14:paraId="6A2B009D" w14:textId="77777777" w:rsidR="00D55E82" w:rsidRDefault="00802368" w:rsidP="00190E2A">
            <w:pPr>
              <w:pStyle w:val="Compact"/>
              <w:jc w:val="right"/>
            </w:pPr>
            <w:r>
              <w:t>1.000</w:t>
            </w:r>
          </w:p>
        </w:tc>
        <w:tc>
          <w:tcPr>
            <w:tcW w:w="0" w:type="auto"/>
            <w:tcBorders>
              <w:bottom w:val="single" w:sz="4" w:space="0" w:color="auto"/>
            </w:tcBorders>
            <w:vAlign w:val="center"/>
          </w:tcPr>
          <w:p w14:paraId="0EC3891D" w14:textId="77777777" w:rsidR="00D55E82" w:rsidRDefault="00802368" w:rsidP="00190E2A">
            <w:pPr>
              <w:pStyle w:val="Compact"/>
              <w:jc w:val="right"/>
            </w:pPr>
            <w:r>
              <w:t>&lt; 0.001</w:t>
            </w:r>
          </w:p>
        </w:tc>
        <w:tc>
          <w:tcPr>
            <w:tcW w:w="0" w:type="auto"/>
            <w:tcBorders>
              <w:bottom w:val="single" w:sz="4" w:space="0" w:color="auto"/>
            </w:tcBorders>
            <w:vAlign w:val="center"/>
          </w:tcPr>
          <w:p w14:paraId="7E6FDD98" w14:textId="77777777" w:rsidR="00D55E82" w:rsidRDefault="00802368" w:rsidP="00190E2A">
            <w:pPr>
              <w:pStyle w:val="Compact"/>
              <w:jc w:val="right"/>
            </w:pPr>
            <w:r>
              <w:t>1.000</w:t>
            </w:r>
          </w:p>
        </w:tc>
        <w:tc>
          <w:tcPr>
            <w:tcW w:w="0" w:type="auto"/>
            <w:tcBorders>
              <w:bottom w:val="single" w:sz="4" w:space="0" w:color="auto"/>
            </w:tcBorders>
            <w:vAlign w:val="center"/>
          </w:tcPr>
          <w:p w14:paraId="24951C09" w14:textId="77777777" w:rsidR="00D55E82" w:rsidRDefault="00802368" w:rsidP="00190E2A">
            <w:pPr>
              <w:pStyle w:val="Compact"/>
              <w:jc w:val="right"/>
            </w:pPr>
            <w:r>
              <w:t>1.000</w:t>
            </w:r>
          </w:p>
        </w:tc>
        <w:tc>
          <w:tcPr>
            <w:tcW w:w="0" w:type="auto"/>
            <w:tcBorders>
              <w:bottom w:val="single" w:sz="4" w:space="0" w:color="auto"/>
            </w:tcBorders>
            <w:vAlign w:val="center"/>
          </w:tcPr>
          <w:p w14:paraId="07615D04" w14:textId="77777777" w:rsidR="00D55E82" w:rsidRDefault="00802368" w:rsidP="00190E2A">
            <w:pPr>
              <w:pStyle w:val="Compact"/>
              <w:jc w:val="right"/>
            </w:pPr>
            <w:r>
              <w:t>1.000</w:t>
            </w:r>
          </w:p>
        </w:tc>
        <w:tc>
          <w:tcPr>
            <w:tcW w:w="0" w:type="auto"/>
            <w:tcBorders>
              <w:bottom w:val="single" w:sz="4" w:space="0" w:color="auto"/>
            </w:tcBorders>
            <w:vAlign w:val="center"/>
          </w:tcPr>
          <w:p w14:paraId="3D3A0A77" w14:textId="77777777" w:rsidR="00D55E82" w:rsidRDefault="00802368" w:rsidP="00190E2A">
            <w:pPr>
              <w:pStyle w:val="Compact"/>
              <w:jc w:val="right"/>
            </w:pPr>
            <w:r>
              <w:t>0.030</w:t>
            </w:r>
          </w:p>
        </w:tc>
      </w:tr>
      <w:tr w:rsidR="00D55E82" w14:paraId="55E70183" w14:textId="77777777" w:rsidTr="00190E2A">
        <w:tc>
          <w:tcPr>
            <w:tcW w:w="0" w:type="auto"/>
            <w:tcBorders>
              <w:top w:val="single" w:sz="4" w:space="0" w:color="auto"/>
            </w:tcBorders>
          </w:tcPr>
          <w:p w14:paraId="651D3178" w14:textId="77777777" w:rsidR="00D55E82" w:rsidRPr="00190E2A" w:rsidRDefault="00802368">
            <w:pPr>
              <w:pStyle w:val="Compact"/>
              <w:rPr>
                <w:i/>
              </w:rPr>
            </w:pPr>
            <w:r w:rsidRPr="00190E2A">
              <w:rPr>
                <w:i/>
              </w:rPr>
              <w:t>EM HAL</w:t>
            </w:r>
          </w:p>
        </w:tc>
        <w:tc>
          <w:tcPr>
            <w:tcW w:w="0" w:type="auto"/>
            <w:tcBorders>
              <w:top w:val="single" w:sz="4" w:space="0" w:color="auto"/>
            </w:tcBorders>
          </w:tcPr>
          <w:p w14:paraId="2BFFAA3A" w14:textId="77777777" w:rsidR="00D55E82" w:rsidRDefault="00802368">
            <w:pPr>
              <w:pStyle w:val="Compact"/>
            </w:pPr>
            <w:r>
              <w:t>Observed difference</w:t>
            </w:r>
          </w:p>
        </w:tc>
        <w:tc>
          <w:tcPr>
            <w:tcW w:w="0" w:type="auto"/>
            <w:tcBorders>
              <w:top w:val="single" w:sz="4" w:space="0" w:color="auto"/>
            </w:tcBorders>
            <w:vAlign w:val="center"/>
          </w:tcPr>
          <w:p w14:paraId="0A32408D" w14:textId="77777777" w:rsidR="00D55E82" w:rsidRDefault="00802368" w:rsidP="00190E2A">
            <w:pPr>
              <w:pStyle w:val="Compact"/>
              <w:jc w:val="right"/>
            </w:pPr>
            <w:r>
              <w:t>-0.003</w:t>
            </w:r>
          </w:p>
        </w:tc>
        <w:tc>
          <w:tcPr>
            <w:tcW w:w="0" w:type="auto"/>
            <w:tcBorders>
              <w:top w:val="single" w:sz="4" w:space="0" w:color="auto"/>
            </w:tcBorders>
            <w:vAlign w:val="center"/>
          </w:tcPr>
          <w:p w14:paraId="44E30DA8" w14:textId="77777777" w:rsidR="00D55E82" w:rsidRDefault="00802368" w:rsidP="00190E2A">
            <w:pPr>
              <w:pStyle w:val="Compact"/>
              <w:jc w:val="right"/>
            </w:pPr>
            <w:r>
              <w:t>-0.309</w:t>
            </w:r>
          </w:p>
        </w:tc>
        <w:tc>
          <w:tcPr>
            <w:tcW w:w="0" w:type="auto"/>
            <w:tcBorders>
              <w:top w:val="single" w:sz="4" w:space="0" w:color="auto"/>
            </w:tcBorders>
            <w:vAlign w:val="center"/>
          </w:tcPr>
          <w:p w14:paraId="558FB4DB" w14:textId="77777777" w:rsidR="00D55E82" w:rsidRDefault="00802368" w:rsidP="00190E2A">
            <w:pPr>
              <w:pStyle w:val="Compact"/>
              <w:jc w:val="right"/>
            </w:pPr>
            <w:r>
              <w:t>-1.344</w:t>
            </w:r>
          </w:p>
        </w:tc>
        <w:tc>
          <w:tcPr>
            <w:tcW w:w="0" w:type="auto"/>
            <w:tcBorders>
              <w:top w:val="single" w:sz="4" w:space="0" w:color="auto"/>
            </w:tcBorders>
            <w:vAlign w:val="center"/>
          </w:tcPr>
          <w:p w14:paraId="051A12B3" w14:textId="77777777" w:rsidR="00D55E82" w:rsidRDefault="00802368" w:rsidP="00190E2A">
            <w:pPr>
              <w:pStyle w:val="Compact"/>
              <w:jc w:val="right"/>
            </w:pPr>
            <w:r>
              <w:t>0.525</w:t>
            </w:r>
          </w:p>
        </w:tc>
        <w:tc>
          <w:tcPr>
            <w:tcW w:w="0" w:type="auto"/>
            <w:tcBorders>
              <w:top w:val="single" w:sz="4" w:space="0" w:color="auto"/>
            </w:tcBorders>
            <w:vAlign w:val="center"/>
          </w:tcPr>
          <w:p w14:paraId="544C0809" w14:textId="77777777" w:rsidR="00D55E82" w:rsidRDefault="00802368" w:rsidP="00190E2A">
            <w:pPr>
              <w:pStyle w:val="Compact"/>
              <w:jc w:val="right"/>
            </w:pPr>
            <w:r>
              <w:t>-0.031</w:t>
            </w:r>
          </w:p>
        </w:tc>
        <w:tc>
          <w:tcPr>
            <w:tcW w:w="0" w:type="auto"/>
            <w:tcBorders>
              <w:top w:val="single" w:sz="4" w:space="0" w:color="auto"/>
            </w:tcBorders>
            <w:vAlign w:val="center"/>
          </w:tcPr>
          <w:p w14:paraId="03DD2527" w14:textId="77777777" w:rsidR="00D55E82" w:rsidRDefault="00802368" w:rsidP="00190E2A">
            <w:pPr>
              <w:pStyle w:val="Compact"/>
              <w:jc w:val="right"/>
            </w:pPr>
            <w:r>
              <w:t>0.206</w:t>
            </w:r>
          </w:p>
        </w:tc>
      </w:tr>
      <w:tr w:rsidR="00D55E82" w14:paraId="748F9424" w14:textId="77777777" w:rsidTr="00190E2A">
        <w:tc>
          <w:tcPr>
            <w:tcW w:w="0" w:type="auto"/>
          </w:tcPr>
          <w:p w14:paraId="1A31EF36" w14:textId="77777777" w:rsidR="00D55E82" w:rsidRPr="00190E2A" w:rsidRDefault="00D55E82">
            <w:pPr>
              <w:pStyle w:val="Compact"/>
              <w:rPr>
                <w:i/>
              </w:rPr>
            </w:pPr>
          </w:p>
        </w:tc>
        <w:tc>
          <w:tcPr>
            <w:tcW w:w="0" w:type="auto"/>
          </w:tcPr>
          <w:p w14:paraId="08B29E52" w14:textId="77777777" w:rsidR="00D55E82" w:rsidRDefault="00802368">
            <w:pPr>
              <w:pStyle w:val="Compact"/>
            </w:pPr>
            <w:r>
              <w:t>OD (%)</w:t>
            </w:r>
          </w:p>
        </w:tc>
        <w:tc>
          <w:tcPr>
            <w:tcW w:w="0" w:type="auto"/>
            <w:vAlign w:val="center"/>
          </w:tcPr>
          <w:p w14:paraId="47707001" w14:textId="77777777" w:rsidR="00D55E82" w:rsidRDefault="00802368" w:rsidP="00190E2A">
            <w:pPr>
              <w:pStyle w:val="Compact"/>
              <w:jc w:val="right"/>
            </w:pPr>
            <w:r>
              <w:t>-0.294</w:t>
            </w:r>
          </w:p>
        </w:tc>
        <w:tc>
          <w:tcPr>
            <w:tcW w:w="0" w:type="auto"/>
            <w:vAlign w:val="center"/>
          </w:tcPr>
          <w:p w14:paraId="3F85A364" w14:textId="77777777" w:rsidR="00D55E82" w:rsidRDefault="00802368" w:rsidP="00190E2A">
            <w:pPr>
              <w:pStyle w:val="Compact"/>
              <w:jc w:val="right"/>
            </w:pPr>
            <w:r>
              <w:t>-6.224</w:t>
            </w:r>
          </w:p>
        </w:tc>
        <w:tc>
          <w:tcPr>
            <w:tcW w:w="0" w:type="auto"/>
            <w:vAlign w:val="center"/>
          </w:tcPr>
          <w:p w14:paraId="04DA02AE" w14:textId="77777777" w:rsidR="00D55E82" w:rsidRDefault="00802368" w:rsidP="00190E2A">
            <w:pPr>
              <w:pStyle w:val="Compact"/>
              <w:jc w:val="right"/>
            </w:pPr>
            <w:r>
              <w:t>-2.589</w:t>
            </w:r>
          </w:p>
        </w:tc>
        <w:tc>
          <w:tcPr>
            <w:tcW w:w="0" w:type="auto"/>
            <w:vAlign w:val="center"/>
          </w:tcPr>
          <w:p w14:paraId="3AA58E66" w14:textId="77777777" w:rsidR="00D55E82" w:rsidRDefault="00802368" w:rsidP="00190E2A">
            <w:pPr>
              <w:pStyle w:val="Compact"/>
              <w:jc w:val="right"/>
            </w:pPr>
            <w:r>
              <w:t>13.380</w:t>
            </w:r>
          </w:p>
        </w:tc>
        <w:tc>
          <w:tcPr>
            <w:tcW w:w="0" w:type="auto"/>
            <w:vAlign w:val="center"/>
          </w:tcPr>
          <w:p w14:paraId="7C54B9F0" w14:textId="77777777" w:rsidR="00D55E82" w:rsidRDefault="00802368" w:rsidP="00190E2A">
            <w:pPr>
              <w:pStyle w:val="Compact"/>
              <w:jc w:val="right"/>
            </w:pPr>
            <w:r>
              <w:t>-3.514</w:t>
            </w:r>
          </w:p>
        </w:tc>
        <w:tc>
          <w:tcPr>
            <w:tcW w:w="0" w:type="auto"/>
            <w:vAlign w:val="center"/>
          </w:tcPr>
          <w:p w14:paraId="596E390D" w14:textId="77777777" w:rsidR="00D55E82" w:rsidRDefault="00802368" w:rsidP="00190E2A">
            <w:pPr>
              <w:pStyle w:val="Compact"/>
              <w:jc w:val="right"/>
            </w:pPr>
            <w:r>
              <w:t>2.951</w:t>
            </w:r>
          </w:p>
        </w:tc>
      </w:tr>
      <w:tr w:rsidR="00D55E82" w14:paraId="73FC6D7D" w14:textId="77777777" w:rsidTr="00190E2A">
        <w:tc>
          <w:tcPr>
            <w:tcW w:w="0" w:type="auto"/>
            <w:tcBorders>
              <w:bottom w:val="single" w:sz="4" w:space="0" w:color="auto"/>
            </w:tcBorders>
          </w:tcPr>
          <w:p w14:paraId="433322E9" w14:textId="77777777" w:rsidR="00D55E82" w:rsidRPr="00190E2A" w:rsidRDefault="00D55E82">
            <w:pPr>
              <w:pStyle w:val="Compact"/>
              <w:rPr>
                <w:i/>
              </w:rPr>
            </w:pPr>
          </w:p>
        </w:tc>
        <w:tc>
          <w:tcPr>
            <w:tcW w:w="0" w:type="auto"/>
            <w:tcBorders>
              <w:bottom w:val="single" w:sz="4" w:space="0" w:color="auto"/>
            </w:tcBorders>
          </w:tcPr>
          <w:p w14:paraId="1BCF2BF9" w14:textId="77777777" w:rsidR="00D55E82" w:rsidRDefault="00802368">
            <w:pPr>
              <w:pStyle w:val="Compact"/>
            </w:pPr>
            <w:r w:rsidRPr="00E42D35">
              <w:rPr>
                <w:i/>
              </w:rPr>
              <w:t>p</w:t>
            </w:r>
            <w:r>
              <w:t>-value</w:t>
            </w:r>
          </w:p>
        </w:tc>
        <w:tc>
          <w:tcPr>
            <w:tcW w:w="0" w:type="auto"/>
            <w:tcBorders>
              <w:bottom w:val="single" w:sz="4" w:space="0" w:color="auto"/>
            </w:tcBorders>
            <w:vAlign w:val="center"/>
          </w:tcPr>
          <w:p w14:paraId="75D6B570" w14:textId="77777777" w:rsidR="00D55E82" w:rsidRDefault="00802368" w:rsidP="00190E2A">
            <w:pPr>
              <w:pStyle w:val="Compact"/>
              <w:jc w:val="right"/>
            </w:pPr>
            <w:r>
              <w:t>1.000</w:t>
            </w:r>
          </w:p>
        </w:tc>
        <w:tc>
          <w:tcPr>
            <w:tcW w:w="0" w:type="auto"/>
            <w:tcBorders>
              <w:bottom w:val="single" w:sz="4" w:space="0" w:color="auto"/>
            </w:tcBorders>
            <w:vAlign w:val="center"/>
          </w:tcPr>
          <w:p w14:paraId="48FB7C8D" w14:textId="77777777" w:rsidR="00D55E82" w:rsidRDefault="00802368" w:rsidP="00190E2A">
            <w:pPr>
              <w:pStyle w:val="Compact"/>
              <w:jc w:val="right"/>
            </w:pPr>
            <w:r>
              <w:t>0.252</w:t>
            </w:r>
          </w:p>
        </w:tc>
        <w:tc>
          <w:tcPr>
            <w:tcW w:w="0" w:type="auto"/>
            <w:tcBorders>
              <w:bottom w:val="single" w:sz="4" w:space="0" w:color="auto"/>
            </w:tcBorders>
            <w:vAlign w:val="center"/>
          </w:tcPr>
          <w:p w14:paraId="72E61898" w14:textId="77777777" w:rsidR="00D55E82" w:rsidRDefault="00802368" w:rsidP="00190E2A">
            <w:pPr>
              <w:pStyle w:val="Compact"/>
              <w:jc w:val="right"/>
            </w:pPr>
            <w:r>
              <w:t>0.204</w:t>
            </w:r>
          </w:p>
        </w:tc>
        <w:tc>
          <w:tcPr>
            <w:tcW w:w="0" w:type="auto"/>
            <w:tcBorders>
              <w:bottom w:val="single" w:sz="4" w:space="0" w:color="auto"/>
            </w:tcBorders>
            <w:vAlign w:val="center"/>
          </w:tcPr>
          <w:p w14:paraId="004A643A" w14:textId="77777777" w:rsidR="00D55E82" w:rsidRDefault="00802368" w:rsidP="00190E2A">
            <w:pPr>
              <w:pStyle w:val="Compact"/>
              <w:jc w:val="right"/>
            </w:pPr>
            <w:r>
              <w:t>&lt; 0.001</w:t>
            </w:r>
          </w:p>
        </w:tc>
        <w:tc>
          <w:tcPr>
            <w:tcW w:w="0" w:type="auto"/>
            <w:tcBorders>
              <w:bottom w:val="single" w:sz="4" w:space="0" w:color="auto"/>
            </w:tcBorders>
            <w:vAlign w:val="center"/>
          </w:tcPr>
          <w:p w14:paraId="40F3B2DA" w14:textId="77777777" w:rsidR="00D55E82" w:rsidRDefault="00802368" w:rsidP="00190E2A">
            <w:pPr>
              <w:pStyle w:val="Compact"/>
              <w:jc w:val="right"/>
            </w:pPr>
            <w:r>
              <w:t>0.054</w:t>
            </w:r>
          </w:p>
        </w:tc>
        <w:tc>
          <w:tcPr>
            <w:tcW w:w="0" w:type="auto"/>
            <w:tcBorders>
              <w:bottom w:val="single" w:sz="4" w:space="0" w:color="auto"/>
            </w:tcBorders>
            <w:vAlign w:val="center"/>
          </w:tcPr>
          <w:p w14:paraId="60212E5C" w14:textId="77777777" w:rsidR="00D55E82" w:rsidRDefault="00802368" w:rsidP="00190E2A">
            <w:pPr>
              <w:pStyle w:val="Compact"/>
              <w:jc w:val="right"/>
            </w:pPr>
            <w:r>
              <w:t>1.000</w:t>
            </w:r>
          </w:p>
        </w:tc>
      </w:tr>
      <w:tr w:rsidR="00D55E82" w14:paraId="41B897CE" w14:textId="77777777" w:rsidTr="00190E2A">
        <w:tc>
          <w:tcPr>
            <w:tcW w:w="0" w:type="auto"/>
            <w:tcBorders>
              <w:top w:val="single" w:sz="4" w:space="0" w:color="auto"/>
            </w:tcBorders>
          </w:tcPr>
          <w:p w14:paraId="36014E18" w14:textId="77777777" w:rsidR="00D55E82" w:rsidRPr="00190E2A" w:rsidRDefault="00802368">
            <w:pPr>
              <w:pStyle w:val="Compact"/>
              <w:rPr>
                <w:i/>
              </w:rPr>
            </w:pPr>
            <w:r w:rsidRPr="00190E2A">
              <w:rPr>
                <w:i/>
              </w:rPr>
              <w:t>POT - No Tender</w:t>
            </w:r>
          </w:p>
        </w:tc>
        <w:tc>
          <w:tcPr>
            <w:tcW w:w="0" w:type="auto"/>
            <w:tcBorders>
              <w:top w:val="single" w:sz="4" w:space="0" w:color="auto"/>
            </w:tcBorders>
          </w:tcPr>
          <w:p w14:paraId="6B1DC7F5" w14:textId="77777777" w:rsidR="00D55E82" w:rsidRDefault="00802368">
            <w:pPr>
              <w:pStyle w:val="Compact"/>
            </w:pPr>
            <w:r>
              <w:t>Observed difference</w:t>
            </w:r>
          </w:p>
        </w:tc>
        <w:tc>
          <w:tcPr>
            <w:tcW w:w="0" w:type="auto"/>
            <w:tcBorders>
              <w:top w:val="single" w:sz="4" w:space="0" w:color="auto"/>
            </w:tcBorders>
            <w:vAlign w:val="center"/>
          </w:tcPr>
          <w:p w14:paraId="708CE8A7" w14:textId="77777777" w:rsidR="00D55E82" w:rsidRDefault="00802368" w:rsidP="00190E2A">
            <w:pPr>
              <w:pStyle w:val="Compact"/>
              <w:jc w:val="right"/>
            </w:pPr>
            <w:r>
              <w:t>-0.011</w:t>
            </w:r>
          </w:p>
        </w:tc>
        <w:tc>
          <w:tcPr>
            <w:tcW w:w="0" w:type="auto"/>
            <w:tcBorders>
              <w:top w:val="single" w:sz="4" w:space="0" w:color="auto"/>
            </w:tcBorders>
            <w:vAlign w:val="center"/>
          </w:tcPr>
          <w:p w14:paraId="68C6492C" w14:textId="77777777" w:rsidR="00D55E82" w:rsidRDefault="00802368" w:rsidP="00190E2A">
            <w:pPr>
              <w:pStyle w:val="Compact"/>
              <w:jc w:val="right"/>
            </w:pPr>
            <w:r>
              <w:t>-0.429</w:t>
            </w:r>
          </w:p>
        </w:tc>
        <w:tc>
          <w:tcPr>
            <w:tcW w:w="0" w:type="auto"/>
            <w:tcBorders>
              <w:top w:val="single" w:sz="4" w:space="0" w:color="auto"/>
            </w:tcBorders>
            <w:vAlign w:val="center"/>
          </w:tcPr>
          <w:p w14:paraId="19F21C97" w14:textId="77777777" w:rsidR="00D55E82" w:rsidRDefault="00802368" w:rsidP="00190E2A">
            <w:pPr>
              <w:pStyle w:val="Compact"/>
              <w:jc w:val="right"/>
            </w:pPr>
            <w:r>
              <w:t>0.812</w:t>
            </w:r>
          </w:p>
        </w:tc>
        <w:tc>
          <w:tcPr>
            <w:tcW w:w="0" w:type="auto"/>
            <w:tcBorders>
              <w:top w:val="single" w:sz="4" w:space="0" w:color="auto"/>
            </w:tcBorders>
            <w:vAlign w:val="center"/>
          </w:tcPr>
          <w:p w14:paraId="783F8D24" w14:textId="77777777" w:rsidR="00D55E82" w:rsidRDefault="00802368" w:rsidP="00190E2A">
            <w:pPr>
              <w:pStyle w:val="Compact"/>
              <w:jc w:val="right"/>
            </w:pPr>
            <w:r>
              <w:t>-0.055</w:t>
            </w:r>
          </w:p>
        </w:tc>
        <w:tc>
          <w:tcPr>
            <w:tcW w:w="0" w:type="auto"/>
            <w:tcBorders>
              <w:top w:val="single" w:sz="4" w:space="0" w:color="auto"/>
            </w:tcBorders>
            <w:vAlign w:val="center"/>
          </w:tcPr>
          <w:p w14:paraId="39169870" w14:textId="77777777" w:rsidR="00D55E82" w:rsidRDefault="00802368" w:rsidP="00190E2A">
            <w:pPr>
              <w:pStyle w:val="Compact"/>
              <w:jc w:val="right"/>
            </w:pPr>
            <w:r>
              <w:t>0.012</w:t>
            </w:r>
          </w:p>
        </w:tc>
        <w:tc>
          <w:tcPr>
            <w:tcW w:w="0" w:type="auto"/>
            <w:tcBorders>
              <w:top w:val="single" w:sz="4" w:space="0" w:color="auto"/>
            </w:tcBorders>
            <w:vAlign w:val="center"/>
          </w:tcPr>
          <w:p w14:paraId="32E2CBFE" w14:textId="77777777" w:rsidR="00D55E82" w:rsidRDefault="00802368" w:rsidP="00190E2A">
            <w:pPr>
              <w:pStyle w:val="Compact"/>
              <w:jc w:val="right"/>
            </w:pPr>
            <w:r>
              <w:t>4.153</w:t>
            </w:r>
          </w:p>
        </w:tc>
      </w:tr>
      <w:tr w:rsidR="00D55E82" w14:paraId="1E1A88A6" w14:textId="77777777" w:rsidTr="00190E2A">
        <w:tc>
          <w:tcPr>
            <w:tcW w:w="0" w:type="auto"/>
          </w:tcPr>
          <w:p w14:paraId="61A48D14" w14:textId="77777777" w:rsidR="00D55E82" w:rsidRPr="00190E2A" w:rsidRDefault="00D55E82">
            <w:pPr>
              <w:pStyle w:val="Compact"/>
              <w:rPr>
                <w:i/>
              </w:rPr>
            </w:pPr>
          </w:p>
        </w:tc>
        <w:tc>
          <w:tcPr>
            <w:tcW w:w="0" w:type="auto"/>
          </w:tcPr>
          <w:p w14:paraId="00C530E8" w14:textId="77777777" w:rsidR="00D55E82" w:rsidRDefault="00802368">
            <w:pPr>
              <w:pStyle w:val="Compact"/>
            </w:pPr>
            <w:r>
              <w:t>OD (%)</w:t>
            </w:r>
          </w:p>
        </w:tc>
        <w:tc>
          <w:tcPr>
            <w:tcW w:w="0" w:type="auto"/>
            <w:vAlign w:val="center"/>
          </w:tcPr>
          <w:p w14:paraId="27F1D254" w14:textId="77777777" w:rsidR="00D55E82" w:rsidRDefault="00802368" w:rsidP="00190E2A">
            <w:pPr>
              <w:pStyle w:val="Compact"/>
              <w:jc w:val="right"/>
            </w:pPr>
            <w:r>
              <w:t>-1.048</w:t>
            </w:r>
          </w:p>
        </w:tc>
        <w:tc>
          <w:tcPr>
            <w:tcW w:w="0" w:type="auto"/>
            <w:vAlign w:val="center"/>
          </w:tcPr>
          <w:p w14:paraId="031EB424" w14:textId="77777777" w:rsidR="00D55E82" w:rsidRDefault="00802368" w:rsidP="00190E2A">
            <w:pPr>
              <w:pStyle w:val="Compact"/>
              <w:jc w:val="right"/>
            </w:pPr>
            <w:r>
              <w:t>-9.360</w:t>
            </w:r>
          </w:p>
        </w:tc>
        <w:tc>
          <w:tcPr>
            <w:tcW w:w="0" w:type="auto"/>
            <w:vAlign w:val="center"/>
          </w:tcPr>
          <w:p w14:paraId="4BF17CF7" w14:textId="77777777" w:rsidR="00D55E82" w:rsidRDefault="00802368" w:rsidP="00190E2A">
            <w:pPr>
              <w:pStyle w:val="Compact"/>
              <w:jc w:val="right"/>
            </w:pPr>
            <w:r>
              <w:t>1.116</w:t>
            </w:r>
          </w:p>
        </w:tc>
        <w:tc>
          <w:tcPr>
            <w:tcW w:w="0" w:type="auto"/>
            <w:vAlign w:val="center"/>
          </w:tcPr>
          <w:p w14:paraId="0A53F48D" w14:textId="77777777" w:rsidR="00D55E82" w:rsidRDefault="00802368" w:rsidP="00190E2A">
            <w:pPr>
              <w:pStyle w:val="Compact"/>
              <w:jc w:val="right"/>
            </w:pPr>
            <w:r>
              <w:t>-2.849</w:t>
            </w:r>
          </w:p>
        </w:tc>
        <w:tc>
          <w:tcPr>
            <w:tcW w:w="0" w:type="auto"/>
            <w:vAlign w:val="center"/>
          </w:tcPr>
          <w:p w14:paraId="51D98BBB" w14:textId="77777777" w:rsidR="00D55E82" w:rsidRDefault="00802368" w:rsidP="00190E2A">
            <w:pPr>
              <w:pStyle w:val="Compact"/>
              <w:jc w:val="right"/>
            </w:pPr>
            <w:r>
              <w:t>1.188</w:t>
            </w:r>
          </w:p>
        </w:tc>
        <w:tc>
          <w:tcPr>
            <w:tcW w:w="0" w:type="auto"/>
            <w:vAlign w:val="center"/>
          </w:tcPr>
          <w:p w14:paraId="21D25BDA" w14:textId="77777777" w:rsidR="00D55E82" w:rsidRDefault="00802368" w:rsidP="00190E2A">
            <w:pPr>
              <w:pStyle w:val="Compact"/>
              <w:jc w:val="right"/>
            </w:pPr>
            <w:r>
              <w:t>13.241</w:t>
            </w:r>
          </w:p>
        </w:tc>
      </w:tr>
      <w:tr w:rsidR="00D55E82" w14:paraId="3DB44CF6" w14:textId="77777777" w:rsidTr="00190E2A">
        <w:tc>
          <w:tcPr>
            <w:tcW w:w="0" w:type="auto"/>
            <w:tcBorders>
              <w:bottom w:val="single" w:sz="4" w:space="0" w:color="auto"/>
            </w:tcBorders>
          </w:tcPr>
          <w:p w14:paraId="7AF90298" w14:textId="77777777" w:rsidR="00D55E82" w:rsidRPr="00190E2A" w:rsidRDefault="00D55E82">
            <w:pPr>
              <w:pStyle w:val="Compact"/>
              <w:rPr>
                <w:i/>
              </w:rPr>
            </w:pPr>
          </w:p>
        </w:tc>
        <w:tc>
          <w:tcPr>
            <w:tcW w:w="0" w:type="auto"/>
            <w:tcBorders>
              <w:bottom w:val="single" w:sz="4" w:space="0" w:color="auto"/>
            </w:tcBorders>
          </w:tcPr>
          <w:p w14:paraId="3DE58D8F" w14:textId="77777777" w:rsidR="00D55E82" w:rsidRDefault="00802368">
            <w:pPr>
              <w:pStyle w:val="Compact"/>
            </w:pPr>
            <w:r w:rsidRPr="00E42D35">
              <w:rPr>
                <w:i/>
              </w:rPr>
              <w:t>p</w:t>
            </w:r>
            <w:r>
              <w:t>-value</w:t>
            </w:r>
          </w:p>
        </w:tc>
        <w:tc>
          <w:tcPr>
            <w:tcW w:w="0" w:type="auto"/>
            <w:tcBorders>
              <w:bottom w:val="single" w:sz="4" w:space="0" w:color="auto"/>
            </w:tcBorders>
            <w:vAlign w:val="center"/>
          </w:tcPr>
          <w:p w14:paraId="2A748908" w14:textId="77777777" w:rsidR="00D55E82" w:rsidRDefault="00802368" w:rsidP="00190E2A">
            <w:pPr>
              <w:pStyle w:val="Compact"/>
              <w:jc w:val="right"/>
            </w:pPr>
            <w:r>
              <w:t>1.000</w:t>
            </w:r>
          </w:p>
        </w:tc>
        <w:tc>
          <w:tcPr>
            <w:tcW w:w="0" w:type="auto"/>
            <w:tcBorders>
              <w:bottom w:val="single" w:sz="4" w:space="0" w:color="auto"/>
            </w:tcBorders>
            <w:vAlign w:val="center"/>
          </w:tcPr>
          <w:p w14:paraId="53B9C8D4" w14:textId="77777777" w:rsidR="00D55E82" w:rsidRDefault="00802368" w:rsidP="00190E2A">
            <w:pPr>
              <w:pStyle w:val="Compact"/>
              <w:jc w:val="right"/>
            </w:pPr>
            <w:r>
              <w:t>0.870</w:t>
            </w:r>
          </w:p>
        </w:tc>
        <w:tc>
          <w:tcPr>
            <w:tcW w:w="0" w:type="auto"/>
            <w:tcBorders>
              <w:bottom w:val="single" w:sz="4" w:space="0" w:color="auto"/>
            </w:tcBorders>
            <w:vAlign w:val="center"/>
          </w:tcPr>
          <w:p w14:paraId="195A4D73" w14:textId="77777777" w:rsidR="00D55E82" w:rsidRDefault="00802368" w:rsidP="00190E2A">
            <w:pPr>
              <w:pStyle w:val="Compact"/>
              <w:jc w:val="right"/>
            </w:pPr>
            <w:r>
              <w:t>1.000</w:t>
            </w:r>
          </w:p>
        </w:tc>
        <w:tc>
          <w:tcPr>
            <w:tcW w:w="0" w:type="auto"/>
            <w:tcBorders>
              <w:bottom w:val="single" w:sz="4" w:space="0" w:color="auto"/>
            </w:tcBorders>
            <w:vAlign w:val="center"/>
          </w:tcPr>
          <w:p w14:paraId="385A05DA" w14:textId="77777777" w:rsidR="00D55E82" w:rsidRDefault="00802368" w:rsidP="00190E2A">
            <w:pPr>
              <w:pStyle w:val="Compact"/>
              <w:jc w:val="right"/>
            </w:pPr>
            <w:r>
              <w:t>1.000</w:t>
            </w:r>
          </w:p>
        </w:tc>
        <w:tc>
          <w:tcPr>
            <w:tcW w:w="0" w:type="auto"/>
            <w:tcBorders>
              <w:bottom w:val="single" w:sz="4" w:space="0" w:color="auto"/>
            </w:tcBorders>
            <w:vAlign w:val="center"/>
          </w:tcPr>
          <w:p w14:paraId="709F4433" w14:textId="77777777" w:rsidR="00D55E82" w:rsidRDefault="00802368" w:rsidP="00190E2A">
            <w:pPr>
              <w:pStyle w:val="Compact"/>
              <w:jc w:val="right"/>
            </w:pPr>
            <w:r>
              <w:t>0.156</w:t>
            </w:r>
          </w:p>
        </w:tc>
        <w:tc>
          <w:tcPr>
            <w:tcW w:w="0" w:type="auto"/>
            <w:tcBorders>
              <w:bottom w:val="single" w:sz="4" w:space="0" w:color="auto"/>
            </w:tcBorders>
            <w:vAlign w:val="center"/>
          </w:tcPr>
          <w:p w14:paraId="290847B9" w14:textId="77777777" w:rsidR="00D55E82" w:rsidRDefault="00802368" w:rsidP="00190E2A">
            <w:pPr>
              <w:pStyle w:val="Compact"/>
              <w:jc w:val="right"/>
            </w:pPr>
            <w:r>
              <w:t>1.000</w:t>
            </w:r>
          </w:p>
        </w:tc>
      </w:tr>
      <w:tr w:rsidR="00D55E82" w14:paraId="250FAE09" w14:textId="77777777" w:rsidTr="00190E2A">
        <w:tc>
          <w:tcPr>
            <w:tcW w:w="0" w:type="auto"/>
            <w:tcBorders>
              <w:top w:val="single" w:sz="4" w:space="0" w:color="auto"/>
            </w:tcBorders>
          </w:tcPr>
          <w:p w14:paraId="48F96184" w14:textId="77777777" w:rsidR="00D55E82" w:rsidRPr="00190E2A" w:rsidRDefault="00802368">
            <w:pPr>
              <w:pStyle w:val="Compact"/>
              <w:rPr>
                <w:i/>
              </w:rPr>
            </w:pPr>
            <w:r w:rsidRPr="00190E2A">
              <w:rPr>
                <w:i/>
              </w:rPr>
              <w:t>POT - Tender</w:t>
            </w:r>
          </w:p>
        </w:tc>
        <w:tc>
          <w:tcPr>
            <w:tcW w:w="0" w:type="auto"/>
            <w:tcBorders>
              <w:top w:val="single" w:sz="4" w:space="0" w:color="auto"/>
            </w:tcBorders>
          </w:tcPr>
          <w:p w14:paraId="221EF13A" w14:textId="77777777" w:rsidR="00D55E82" w:rsidRDefault="00802368">
            <w:pPr>
              <w:pStyle w:val="Compact"/>
            </w:pPr>
            <w:r>
              <w:t>Observed difference</w:t>
            </w:r>
          </w:p>
        </w:tc>
        <w:tc>
          <w:tcPr>
            <w:tcW w:w="0" w:type="auto"/>
            <w:tcBorders>
              <w:top w:val="single" w:sz="4" w:space="0" w:color="auto"/>
            </w:tcBorders>
            <w:vAlign w:val="center"/>
          </w:tcPr>
          <w:p w14:paraId="1819039B" w14:textId="77777777" w:rsidR="00D55E82" w:rsidRDefault="00802368" w:rsidP="00190E2A">
            <w:pPr>
              <w:pStyle w:val="Compact"/>
              <w:jc w:val="right"/>
            </w:pPr>
            <w:r>
              <w:t>-0.060</w:t>
            </w:r>
          </w:p>
        </w:tc>
        <w:tc>
          <w:tcPr>
            <w:tcW w:w="0" w:type="auto"/>
            <w:tcBorders>
              <w:top w:val="single" w:sz="4" w:space="0" w:color="auto"/>
            </w:tcBorders>
            <w:vAlign w:val="center"/>
          </w:tcPr>
          <w:p w14:paraId="12AC1A5E" w14:textId="77777777" w:rsidR="00D55E82" w:rsidRDefault="00802368" w:rsidP="00190E2A">
            <w:pPr>
              <w:pStyle w:val="Compact"/>
              <w:jc w:val="right"/>
            </w:pPr>
            <w:r>
              <w:t>4.181</w:t>
            </w:r>
          </w:p>
        </w:tc>
        <w:tc>
          <w:tcPr>
            <w:tcW w:w="0" w:type="auto"/>
            <w:tcBorders>
              <w:top w:val="single" w:sz="4" w:space="0" w:color="auto"/>
            </w:tcBorders>
            <w:vAlign w:val="center"/>
          </w:tcPr>
          <w:p w14:paraId="6F7C3F71" w14:textId="77777777" w:rsidR="00D55E82" w:rsidRDefault="00802368" w:rsidP="00190E2A">
            <w:pPr>
              <w:pStyle w:val="Compact"/>
              <w:jc w:val="right"/>
            </w:pPr>
            <w:r>
              <w:t>8.417</w:t>
            </w:r>
          </w:p>
        </w:tc>
        <w:tc>
          <w:tcPr>
            <w:tcW w:w="0" w:type="auto"/>
            <w:tcBorders>
              <w:top w:val="single" w:sz="4" w:space="0" w:color="auto"/>
            </w:tcBorders>
            <w:vAlign w:val="center"/>
          </w:tcPr>
          <w:p w14:paraId="0C9AD434" w14:textId="77777777" w:rsidR="00D55E82" w:rsidRDefault="00802368" w:rsidP="00190E2A">
            <w:pPr>
              <w:pStyle w:val="Compact"/>
              <w:jc w:val="right"/>
            </w:pPr>
            <w:r>
              <w:t>0.218</w:t>
            </w:r>
          </w:p>
        </w:tc>
        <w:tc>
          <w:tcPr>
            <w:tcW w:w="0" w:type="auto"/>
            <w:tcBorders>
              <w:top w:val="single" w:sz="4" w:space="0" w:color="auto"/>
            </w:tcBorders>
            <w:vAlign w:val="center"/>
          </w:tcPr>
          <w:p w14:paraId="2ACB9600" w14:textId="77777777" w:rsidR="00D55E82" w:rsidRDefault="00802368" w:rsidP="00190E2A">
            <w:pPr>
              <w:pStyle w:val="Compact"/>
              <w:jc w:val="right"/>
            </w:pPr>
            <w:r>
              <w:t>-0.001</w:t>
            </w:r>
          </w:p>
        </w:tc>
        <w:tc>
          <w:tcPr>
            <w:tcW w:w="0" w:type="auto"/>
            <w:tcBorders>
              <w:top w:val="single" w:sz="4" w:space="0" w:color="auto"/>
            </w:tcBorders>
            <w:vAlign w:val="center"/>
          </w:tcPr>
          <w:p w14:paraId="5F463FEF" w14:textId="77777777" w:rsidR="00D55E82" w:rsidRDefault="00802368" w:rsidP="00190E2A">
            <w:pPr>
              <w:pStyle w:val="Compact"/>
              <w:jc w:val="right"/>
            </w:pPr>
            <w:r>
              <w:t>175.762</w:t>
            </w:r>
          </w:p>
        </w:tc>
      </w:tr>
      <w:tr w:rsidR="00D55E82" w14:paraId="2A0EAC76" w14:textId="77777777" w:rsidTr="00190E2A">
        <w:tc>
          <w:tcPr>
            <w:tcW w:w="0" w:type="auto"/>
          </w:tcPr>
          <w:p w14:paraId="65944C8F" w14:textId="77777777" w:rsidR="00D55E82" w:rsidRPr="00190E2A" w:rsidRDefault="00D55E82">
            <w:pPr>
              <w:pStyle w:val="Compact"/>
              <w:rPr>
                <w:i/>
              </w:rPr>
            </w:pPr>
          </w:p>
        </w:tc>
        <w:tc>
          <w:tcPr>
            <w:tcW w:w="0" w:type="auto"/>
          </w:tcPr>
          <w:p w14:paraId="0549FA1F" w14:textId="77777777" w:rsidR="00D55E82" w:rsidRDefault="00802368">
            <w:pPr>
              <w:pStyle w:val="Compact"/>
            </w:pPr>
            <w:r>
              <w:t>OD (%)</w:t>
            </w:r>
          </w:p>
        </w:tc>
        <w:tc>
          <w:tcPr>
            <w:tcW w:w="0" w:type="auto"/>
            <w:vAlign w:val="center"/>
          </w:tcPr>
          <w:p w14:paraId="020D2785" w14:textId="77777777" w:rsidR="00D55E82" w:rsidRDefault="00802368" w:rsidP="00190E2A">
            <w:pPr>
              <w:pStyle w:val="Compact"/>
              <w:jc w:val="right"/>
            </w:pPr>
            <w:r>
              <w:t>-4.679</w:t>
            </w:r>
          </w:p>
        </w:tc>
        <w:tc>
          <w:tcPr>
            <w:tcW w:w="0" w:type="auto"/>
            <w:vAlign w:val="center"/>
          </w:tcPr>
          <w:p w14:paraId="4DB1CBE4" w14:textId="77777777" w:rsidR="00D55E82" w:rsidRDefault="00802368" w:rsidP="00190E2A">
            <w:pPr>
              <w:pStyle w:val="Compact"/>
              <w:jc w:val="right"/>
            </w:pPr>
            <w:r>
              <w:t>38.089</w:t>
            </w:r>
          </w:p>
        </w:tc>
        <w:tc>
          <w:tcPr>
            <w:tcW w:w="0" w:type="auto"/>
            <w:vAlign w:val="center"/>
          </w:tcPr>
          <w:p w14:paraId="38E7DAF9" w14:textId="77777777" w:rsidR="00D55E82" w:rsidRDefault="00802368" w:rsidP="00190E2A">
            <w:pPr>
              <w:pStyle w:val="Compact"/>
              <w:jc w:val="right"/>
            </w:pPr>
            <w:r>
              <w:t>9.203</w:t>
            </w:r>
          </w:p>
        </w:tc>
        <w:tc>
          <w:tcPr>
            <w:tcW w:w="0" w:type="auto"/>
            <w:vAlign w:val="center"/>
          </w:tcPr>
          <w:p w14:paraId="31C85794" w14:textId="77777777" w:rsidR="00D55E82" w:rsidRDefault="00802368" w:rsidP="00190E2A">
            <w:pPr>
              <w:pStyle w:val="Compact"/>
              <w:jc w:val="right"/>
            </w:pPr>
            <w:r>
              <w:t>7.279</w:t>
            </w:r>
          </w:p>
        </w:tc>
        <w:tc>
          <w:tcPr>
            <w:tcW w:w="0" w:type="auto"/>
            <w:vAlign w:val="center"/>
          </w:tcPr>
          <w:p w14:paraId="6DD4896D" w14:textId="77777777" w:rsidR="00D55E82" w:rsidRDefault="00802368" w:rsidP="00190E2A">
            <w:pPr>
              <w:pStyle w:val="Compact"/>
              <w:jc w:val="right"/>
            </w:pPr>
            <w:r>
              <w:t>-0.074</w:t>
            </w:r>
          </w:p>
        </w:tc>
        <w:tc>
          <w:tcPr>
            <w:tcW w:w="0" w:type="auto"/>
            <w:vAlign w:val="center"/>
          </w:tcPr>
          <w:p w14:paraId="0DA91170" w14:textId="77777777" w:rsidR="00D55E82" w:rsidRDefault="00802368" w:rsidP="00190E2A">
            <w:pPr>
              <w:pStyle w:val="Compact"/>
              <w:jc w:val="right"/>
            </w:pPr>
            <w:r>
              <w:t>100.077</w:t>
            </w:r>
          </w:p>
        </w:tc>
      </w:tr>
      <w:tr w:rsidR="00D55E82" w14:paraId="13CD031B" w14:textId="77777777" w:rsidTr="00190E2A">
        <w:tc>
          <w:tcPr>
            <w:tcW w:w="0" w:type="auto"/>
            <w:tcBorders>
              <w:bottom w:val="single" w:sz="4" w:space="0" w:color="auto"/>
            </w:tcBorders>
          </w:tcPr>
          <w:p w14:paraId="0FFAFC3E" w14:textId="77777777" w:rsidR="00D55E82" w:rsidRPr="00190E2A" w:rsidRDefault="00D55E82">
            <w:pPr>
              <w:pStyle w:val="Compact"/>
              <w:rPr>
                <w:i/>
              </w:rPr>
            </w:pPr>
          </w:p>
        </w:tc>
        <w:tc>
          <w:tcPr>
            <w:tcW w:w="0" w:type="auto"/>
            <w:tcBorders>
              <w:bottom w:val="single" w:sz="4" w:space="0" w:color="auto"/>
            </w:tcBorders>
          </w:tcPr>
          <w:p w14:paraId="2AAB940B" w14:textId="77777777" w:rsidR="00D55E82" w:rsidRDefault="00802368">
            <w:pPr>
              <w:pStyle w:val="Compact"/>
            </w:pPr>
            <w:r w:rsidRPr="00E42D35">
              <w:rPr>
                <w:i/>
              </w:rPr>
              <w:t>p</w:t>
            </w:r>
            <w:r>
              <w:t>-value</w:t>
            </w:r>
          </w:p>
        </w:tc>
        <w:tc>
          <w:tcPr>
            <w:tcW w:w="0" w:type="auto"/>
            <w:tcBorders>
              <w:bottom w:val="single" w:sz="4" w:space="0" w:color="auto"/>
            </w:tcBorders>
            <w:vAlign w:val="center"/>
          </w:tcPr>
          <w:p w14:paraId="135B2258" w14:textId="77777777" w:rsidR="00D55E82" w:rsidRDefault="00802368" w:rsidP="00190E2A">
            <w:pPr>
              <w:pStyle w:val="Compact"/>
              <w:jc w:val="right"/>
            </w:pPr>
            <w:r>
              <w:t>1.000</w:t>
            </w:r>
          </w:p>
        </w:tc>
        <w:tc>
          <w:tcPr>
            <w:tcW w:w="0" w:type="auto"/>
            <w:tcBorders>
              <w:bottom w:val="single" w:sz="4" w:space="0" w:color="auto"/>
            </w:tcBorders>
            <w:vAlign w:val="center"/>
          </w:tcPr>
          <w:p w14:paraId="2A415439" w14:textId="77777777" w:rsidR="00D55E82" w:rsidRDefault="00802368" w:rsidP="00190E2A">
            <w:pPr>
              <w:pStyle w:val="Compact"/>
              <w:jc w:val="right"/>
            </w:pPr>
            <w:r>
              <w:t>0.144</w:t>
            </w:r>
          </w:p>
        </w:tc>
        <w:tc>
          <w:tcPr>
            <w:tcW w:w="0" w:type="auto"/>
            <w:tcBorders>
              <w:bottom w:val="single" w:sz="4" w:space="0" w:color="auto"/>
            </w:tcBorders>
            <w:vAlign w:val="center"/>
          </w:tcPr>
          <w:p w14:paraId="2748E8C6" w14:textId="77777777" w:rsidR="00D55E82" w:rsidRDefault="00802368" w:rsidP="00190E2A">
            <w:pPr>
              <w:pStyle w:val="Compact"/>
              <w:jc w:val="right"/>
            </w:pPr>
            <w:r>
              <w:t>1.000</w:t>
            </w:r>
          </w:p>
        </w:tc>
        <w:tc>
          <w:tcPr>
            <w:tcW w:w="0" w:type="auto"/>
            <w:tcBorders>
              <w:bottom w:val="single" w:sz="4" w:space="0" w:color="auto"/>
            </w:tcBorders>
            <w:vAlign w:val="center"/>
          </w:tcPr>
          <w:p w14:paraId="3316B425" w14:textId="77777777" w:rsidR="00D55E82" w:rsidRDefault="00802368" w:rsidP="00190E2A">
            <w:pPr>
              <w:pStyle w:val="Compact"/>
              <w:jc w:val="right"/>
            </w:pPr>
            <w:r>
              <w:t>1.000</w:t>
            </w:r>
          </w:p>
        </w:tc>
        <w:tc>
          <w:tcPr>
            <w:tcW w:w="0" w:type="auto"/>
            <w:tcBorders>
              <w:bottom w:val="single" w:sz="4" w:space="0" w:color="auto"/>
            </w:tcBorders>
            <w:vAlign w:val="center"/>
          </w:tcPr>
          <w:p w14:paraId="0909BC79" w14:textId="77777777" w:rsidR="00D55E82" w:rsidRDefault="00802368" w:rsidP="00190E2A">
            <w:pPr>
              <w:pStyle w:val="Compact"/>
              <w:jc w:val="right"/>
            </w:pPr>
            <w:r>
              <w:t>1.000</w:t>
            </w:r>
          </w:p>
        </w:tc>
        <w:tc>
          <w:tcPr>
            <w:tcW w:w="0" w:type="auto"/>
            <w:tcBorders>
              <w:bottom w:val="single" w:sz="4" w:space="0" w:color="auto"/>
            </w:tcBorders>
            <w:vAlign w:val="center"/>
          </w:tcPr>
          <w:p w14:paraId="559016F1" w14:textId="77777777" w:rsidR="00D55E82" w:rsidRDefault="00802368" w:rsidP="00190E2A">
            <w:pPr>
              <w:pStyle w:val="Compact"/>
              <w:jc w:val="right"/>
            </w:pPr>
            <w:r>
              <w:t>&lt; 0.001</w:t>
            </w:r>
          </w:p>
        </w:tc>
      </w:tr>
      <w:tr w:rsidR="00D55E82" w14:paraId="0750B182" w14:textId="77777777" w:rsidTr="00190E2A">
        <w:tc>
          <w:tcPr>
            <w:tcW w:w="0" w:type="auto"/>
            <w:tcBorders>
              <w:top w:val="single" w:sz="4" w:space="0" w:color="auto"/>
            </w:tcBorders>
          </w:tcPr>
          <w:p w14:paraId="3AFCD755" w14:textId="77777777" w:rsidR="00D55E82" w:rsidRPr="00190E2A" w:rsidRDefault="00802368">
            <w:pPr>
              <w:pStyle w:val="Compact"/>
              <w:rPr>
                <w:i/>
              </w:rPr>
            </w:pPr>
            <w:r w:rsidRPr="00190E2A">
              <w:rPr>
                <w:i/>
              </w:rPr>
              <w:t>EM POT</w:t>
            </w:r>
          </w:p>
        </w:tc>
        <w:tc>
          <w:tcPr>
            <w:tcW w:w="0" w:type="auto"/>
            <w:tcBorders>
              <w:top w:val="single" w:sz="4" w:space="0" w:color="auto"/>
            </w:tcBorders>
          </w:tcPr>
          <w:p w14:paraId="10DDBE62" w14:textId="77777777" w:rsidR="00D55E82" w:rsidRDefault="00802368">
            <w:pPr>
              <w:pStyle w:val="Compact"/>
            </w:pPr>
            <w:r>
              <w:t>Observed difference</w:t>
            </w:r>
          </w:p>
        </w:tc>
        <w:tc>
          <w:tcPr>
            <w:tcW w:w="0" w:type="auto"/>
            <w:tcBorders>
              <w:top w:val="single" w:sz="4" w:space="0" w:color="auto"/>
            </w:tcBorders>
            <w:vAlign w:val="center"/>
          </w:tcPr>
          <w:p w14:paraId="25DD7BA9" w14:textId="77777777" w:rsidR="00D55E82" w:rsidRDefault="00802368" w:rsidP="00190E2A">
            <w:pPr>
              <w:pStyle w:val="Compact"/>
              <w:jc w:val="right"/>
            </w:pPr>
            <w:r>
              <w:t>-0.019</w:t>
            </w:r>
          </w:p>
        </w:tc>
        <w:tc>
          <w:tcPr>
            <w:tcW w:w="0" w:type="auto"/>
            <w:tcBorders>
              <w:top w:val="single" w:sz="4" w:space="0" w:color="auto"/>
            </w:tcBorders>
            <w:vAlign w:val="center"/>
          </w:tcPr>
          <w:p w14:paraId="3CDDD5DD" w14:textId="77777777" w:rsidR="00D55E82" w:rsidRDefault="00802368" w:rsidP="00190E2A">
            <w:pPr>
              <w:pStyle w:val="Compact"/>
              <w:jc w:val="right"/>
            </w:pPr>
            <w:r>
              <w:t>-0.719</w:t>
            </w:r>
          </w:p>
        </w:tc>
        <w:tc>
          <w:tcPr>
            <w:tcW w:w="0" w:type="auto"/>
            <w:tcBorders>
              <w:top w:val="single" w:sz="4" w:space="0" w:color="auto"/>
            </w:tcBorders>
            <w:vAlign w:val="center"/>
          </w:tcPr>
          <w:p w14:paraId="25626677" w14:textId="77777777" w:rsidR="00D55E82" w:rsidRDefault="00802368" w:rsidP="00190E2A">
            <w:pPr>
              <w:pStyle w:val="Compact"/>
              <w:jc w:val="right"/>
            </w:pPr>
            <w:r>
              <w:t>0.357</w:t>
            </w:r>
          </w:p>
        </w:tc>
        <w:tc>
          <w:tcPr>
            <w:tcW w:w="0" w:type="auto"/>
            <w:tcBorders>
              <w:top w:val="single" w:sz="4" w:space="0" w:color="auto"/>
            </w:tcBorders>
            <w:vAlign w:val="center"/>
          </w:tcPr>
          <w:p w14:paraId="4B019B47" w14:textId="77777777" w:rsidR="00D55E82" w:rsidRDefault="00802368" w:rsidP="00190E2A">
            <w:pPr>
              <w:pStyle w:val="Compact"/>
              <w:jc w:val="right"/>
            </w:pPr>
            <w:r>
              <w:t>0.486</w:t>
            </w:r>
          </w:p>
        </w:tc>
        <w:tc>
          <w:tcPr>
            <w:tcW w:w="0" w:type="auto"/>
            <w:tcBorders>
              <w:top w:val="single" w:sz="4" w:space="0" w:color="auto"/>
            </w:tcBorders>
            <w:vAlign w:val="center"/>
          </w:tcPr>
          <w:p w14:paraId="17AEC78A" w14:textId="77777777" w:rsidR="00D55E82" w:rsidRDefault="00802368" w:rsidP="00190E2A">
            <w:pPr>
              <w:pStyle w:val="Compact"/>
              <w:jc w:val="right"/>
            </w:pPr>
            <w:r>
              <w:t>-0.392</w:t>
            </w:r>
          </w:p>
        </w:tc>
        <w:tc>
          <w:tcPr>
            <w:tcW w:w="0" w:type="auto"/>
            <w:tcBorders>
              <w:top w:val="single" w:sz="4" w:space="0" w:color="auto"/>
            </w:tcBorders>
            <w:vAlign w:val="center"/>
          </w:tcPr>
          <w:p w14:paraId="2729BD52" w14:textId="77777777" w:rsidR="00D55E82" w:rsidRDefault="00802368" w:rsidP="00190E2A">
            <w:pPr>
              <w:pStyle w:val="Compact"/>
              <w:jc w:val="right"/>
            </w:pPr>
            <w:r>
              <w:t>-1.732</w:t>
            </w:r>
          </w:p>
        </w:tc>
      </w:tr>
      <w:tr w:rsidR="00D55E82" w14:paraId="21EDB331" w14:textId="77777777" w:rsidTr="00190E2A">
        <w:tc>
          <w:tcPr>
            <w:tcW w:w="0" w:type="auto"/>
          </w:tcPr>
          <w:p w14:paraId="3DB67CFA" w14:textId="77777777" w:rsidR="00D55E82" w:rsidRPr="00190E2A" w:rsidRDefault="00D55E82">
            <w:pPr>
              <w:pStyle w:val="Compact"/>
              <w:rPr>
                <w:i/>
              </w:rPr>
            </w:pPr>
          </w:p>
        </w:tc>
        <w:tc>
          <w:tcPr>
            <w:tcW w:w="0" w:type="auto"/>
          </w:tcPr>
          <w:p w14:paraId="1CE557DE" w14:textId="77777777" w:rsidR="00D55E82" w:rsidRDefault="00802368">
            <w:pPr>
              <w:pStyle w:val="Compact"/>
            </w:pPr>
            <w:r>
              <w:t>OD (%)</w:t>
            </w:r>
          </w:p>
        </w:tc>
        <w:tc>
          <w:tcPr>
            <w:tcW w:w="0" w:type="auto"/>
            <w:vAlign w:val="center"/>
          </w:tcPr>
          <w:p w14:paraId="25689958" w14:textId="77777777" w:rsidR="00D55E82" w:rsidRDefault="00802368" w:rsidP="00190E2A">
            <w:pPr>
              <w:pStyle w:val="Compact"/>
              <w:jc w:val="right"/>
            </w:pPr>
            <w:r>
              <w:t>-1.882</w:t>
            </w:r>
          </w:p>
        </w:tc>
        <w:tc>
          <w:tcPr>
            <w:tcW w:w="0" w:type="auto"/>
            <w:vAlign w:val="center"/>
          </w:tcPr>
          <w:p w14:paraId="38CF9990" w14:textId="77777777" w:rsidR="00D55E82" w:rsidRDefault="00802368" w:rsidP="00190E2A">
            <w:pPr>
              <w:pStyle w:val="Compact"/>
              <w:jc w:val="right"/>
            </w:pPr>
            <w:r>
              <w:t>-16.757</w:t>
            </w:r>
          </w:p>
        </w:tc>
        <w:tc>
          <w:tcPr>
            <w:tcW w:w="0" w:type="auto"/>
            <w:vAlign w:val="center"/>
          </w:tcPr>
          <w:p w14:paraId="0F4305ED" w14:textId="77777777" w:rsidR="00D55E82" w:rsidRDefault="00802368" w:rsidP="00190E2A">
            <w:pPr>
              <w:pStyle w:val="Compact"/>
              <w:jc w:val="right"/>
            </w:pPr>
            <w:r>
              <w:t>0.490</w:t>
            </w:r>
          </w:p>
        </w:tc>
        <w:tc>
          <w:tcPr>
            <w:tcW w:w="0" w:type="auto"/>
            <w:vAlign w:val="center"/>
          </w:tcPr>
          <w:p w14:paraId="19471C0F" w14:textId="77777777" w:rsidR="00D55E82" w:rsidRDefault="00802368" w:rsidP="00190E2A">
            <w:pPr>
              <w:pStyle w:val="Compact"/>
              <w:jc w:val="right"/>
            </w:pPr>
            <w:r>
              <w:t>21.202</w:t>
            </w:r>
          </w:p>
        </w:tc>
        <w:tc>
          <w:tcPr>
            <w:tcW w:w="0" w:type="auto"/>
            <w:vAlign w:val="center"/>
          </w:tcPr>
          <w:p w14:paraId="580C1F73" w14:textId="77777777" w:rsidR="00D55E82" w:rsidRDefault="00802368" w:rsidP="00190E2A">
            <w:pPr>
              <w:pStyle w:val="Compact"/>
              <w:jc w:val="right"/>
            </w:pPr>
            <w:r>
              <w:t>-31.701</w:t>
            </w:r>
          </w:p>
        </w:tc>
        <w:tc>
          <w:tcPr>
            <w:tcW w:w="0" w:type="auto"/>
            <w:vAlign w:val="center"/>
          </w:tcPr>
          <w:p w14:paraId="641F5ADD" w14:textId="77777777" w:rsidR="00D55E82" w:rsidRDefault="00802368" w:rsidP="00190E2A">
            <w:pPr>
              <w:pStyle w:val="Compact"/>
              <w:jc w:val="right"/>
            </w:pPr>
            <w:r>
              <w:t>-6.952</w:t>
            </w:r>
          </w:p>
        </w:tc>
      </w:tr>
      <w:tr w:rsidR="00D55E82" w14:paraId="56710BD3" w14:textId="77777777" w:rsidTr="00190E2A">
        <w:tc>
          <w:tcPr>
            <w:tcW w:w="0" w:type="auto"/>
            <w:tcBorders>
              <w:bottom w:val="single" w:sz="4" w:space="0" w:color="auto"/>
            </w:tcBorders>
          </w:tcPr>
          <w:p w14:paraId="37002FA6" w14:textId="77777777" w:rsidR="00D55E82" w:rsidRPr="00190E2A" w:rsidRDefault="00D55E82">
            <w:pPr>
              <w:pStyle w:val="Compact"/>
              <w:rPr>
                <w:i/>
              </w:rPr>
            </w:pPr>
          </w:p>
        </w:tc>
        <w:tc>
          <w:tcPr>
            <w:tcW w:w="0" w:type="auto"/>
            <w:tcBorders>
              <w:bottom w:val="single" w:sz="4" w:space="0" w:color="auto"/>
            </w:tcBorders>
          </w:tcPr>
          <w:p w14:paraId="1D30CCC6" w14:textId="77777777" w:rsidR="00D55E82" w:rsidRDefault="00802368">
            <w:pPr>
              <w:pStyle w:val="Compact"/>
            </w:pPr>
            <w:r w:rsidRPr="00E42D35">
              <w:rPr>
                <w:i/>
              </w:rPr>
              <w:t>p</w:t>
            </w:r>
            <w:r>
              <w:t>-value</w:t>
            </w:r>
          </w:p>
        </w:tc>
        <w:tc>
          <w:tcPr>
            <w:tcW w:w="0" w:type="auto"/>
            <w:tcBorders>
              <w:bottom w:val="single" w:sz="4" w:space="0" w:color="auto"/>
            </w:tcBorders>
            <w:vAlign w:val="center"/>
          </w:tcPr>
          <w:p w14:paraId="742C76C2" w14:textId="77777777" w:rsidR="00D55E82" w:rsidRDefault="00802368" w:rsidP="00190E2A">
            <w:pPr>
              <w:pStyle w:val="Compact"/>
              <w:jc w:val="right"/>
            </w:pPr>
            <w:r>
              <w:t>1.000</w:t>
            </w:r>
          </w:p>
        </w:tc>
        <w:tc>
          <w:tcPr>
            <w:tcW w:w="0" w:type="auto"/>
            <w:tcBorders>
              <w:bottom w:val="single" w:sz="4" w:space="0" w:color="auto"/>
            </w:tcBorders>
            <w:vAlign w:val="center"/>
          </w:tcPr>
          <w:p w14:paraId="68D4DE78" w14:textId="77777777" w:rsidR="00D55E82" w:rsidRDefault="00802368" w:rsidP="00190E2A">
            <w:pPr>
              <w:pStyle w:val="Compact"/>
              <w:jc w:val="right"/>
            </w:pPr>
            <w:r>
              <w:t>0.144</w:t>
            </w:r>
          </w:p>
        </w:tc>
        <w:tc>
          <w:tcPr>
            <w:tcW w:w="0" w:type="auto"/>
            <w:tcBorders>
              <w:bottom w:val="single" w:sz="4" w:space="0" w:color="auto"/>
            </w:tcBorders>
            <w:vAlign w:val="center"/>
          </w:tcPr>
          <w:p w14:paraId="4967944F" w14:textId="77777777" w:rsidR="00D55E82" w:rsidRDefault="00802368" w:rsidP="00190E2A">
            <w:pPr>
              <w:pStyle w:val="Compact"/>
              <w:jc w:val="right"/>
            </w:pPr>
            <w:r>
              <w:t>1.000</w:t>
            </w:r>
          </w:p>
        </w:tc>
        <w:tc>
          <w:tcPr>
            <w:tcW w:w="0" w:type="auto"/>
            <w:tcBorders>
              <w:bottom w:val="single" w:sz="4" w:space="0" w:color="auto"/>
            </w:tcBorders>
            <w:vAlign w:val="center"/>
          </w:tcPr>
          <w:p w14:paraId="25B17810" w14:textId="77777777" w:rsidR="00D55E82" w:rsidRDefault="00802368" w:rsidP="00190E2A">
            <w:pPr>
              <w:pStyle w:val="Compact"/>
              <w:jc w:val="right"/>
            </w:pPr>
            <w:r>
              <w:t>0.012</w:t>
            </w:r>
          </w:p>
        </w:tc>
        <w:tc>
          <w:tcPr>
            <w:tcW w:w="0" w:type="auto"/>
            <w:tcBorders>
              <w:bottom w:val="single" w:sz="4" w:space="0" w:color="auto"/>
            </w:tcBorders>
            <w:vAlign w:val="center"/>
          </w:tcPr>
          <w:p w14:paraId="2457BDBA" w14:textId="77777777" w:rsidR="00D55E82" w:rsidRDefault="00802368" w:rsidP="00190E2A">
            <w:pPr>
              <w:pStyle w:val="Compact"/>
              <w:jc w:val="right"/>
            </w:pPr>
            <w:r>
              <w:t>1.000</w:t>
            </w:r>
          </w:p>
        </w:tc>
        <w:tc>
          <w:tcPr>
            <w:tcW w:w="0" w:type="auto"/>
            <w:tcBorders>
              <w:bottom w:val="single" w:sz="4" w:space="0" w:color="auto"/>
            </w:tcBorders>
            <w:vAlign w:val="center"/>
          </w:tcPr>
          <w:p w14:paraId="55166016" w14:textId="77777777" w:rsidR="00D55E82" w:rsidRDefault="00802368" w:rsidP="00190E2A">
            <w:pPr>
              <w:pStyle w:val="Compact"/>
              <w:jc w:val="right"/>
            </w:pPr>
            <w:r>
              <w:t>1.000</w:t>
            </w:r>
          </w:p>
        </w:tc>
      </w:tr>
      <w:tr w:rsidR="00D55E82" w14:paraId="405B8BB6" w14:textId="77777777" w:rsidTr="00190E2A">
        <w:tc>
          <w:tcPr>
            <w:tcW w:w="0" w:type="auto"/>
            <w:tcBorders>
              <w:top w:val="single" w:sz="4" w:space="0" w:color="auto"/>
            </w:tcBorders>
          </w:tcPr>
          <w:p w14:paraId="49DF83B4" w14:textId="77777777" w:rsidR="00D55E82" w:rsidRPr="00190E2A" w:rsidRDefault="00802368">
            <w:pPr>
              <w:pStyle w:val="Compact"/>
              <w:rPr>
                <w:i/>
              </w:rPr>
            </w:pPr>
            <w:r w:rsidRPr="00190E2A">
              <w:rPr>
                <w:i/>
              </w:rPr>
              <w:t>TRW - No Tender</w:t>
            </w:r>
          </w:p>
        </w:tc>
        <w:tc>
          <w:tcPr>
            <w:tcW w:w="0" w:type="auto"/>
            <w:tcBorders>
              <w:top w:val="single" w:sz="4" w:space="0" w:color="auto"/>
            </w:tcBorders>
          </w:tcPr>
          <w:p w14:paraId="1ECC795E" w14:textId="77777777" w:rsidR="00D55E82" w:rsidRDefault="00802368">
            <w:pPr>
              <w:pStyle w:val="Compact"/>
            </w:pPr>
            <w:r>
              <w:t>Observed difference</w:t>
            </w:r>
          </w:p>
        </w:tc>
        <w:tc>
          <w:tcPr>
            <w:tcW w:w="0" w:type="auto"/>
            <w:tcBorders>
              <w:top w:val="single" w:sz="4" w:space="0" w:color="auto"/>
            </w:tcBorders>
            <w:vAlign w:val="center"/>
          </w:tcPr>
          <w:p w14:paraId="2558D0FC" w14:textId="77777777" w:rsidR="00D55E82" w:rsidRDefault="00802368" w:rsidP="00190E2A">
            <w:pPr>
              <w:pStyle w:val="Compact"/>
              <w:jc w:val="right"/>
            </w:pPr>
            <w:r>
              <w:t>-0.046</w:t>
            </w:r>
          </w:p>
        </w:tc>
        <w:tc>
          <w:tcPr>
            <w:tcW w:w="0" w:type="auto"/>
            <w:tcBorders>
              <w:top w:val="single" w:sz="4" w:space="0" w:color="auto"/>
            </w:tcBorders>
            <w:vAlign w:val="center"/>
          </w:tcPr>
          <w:p w14:paraId="5B56121C" w14:textId="77777777" w:rsidR="00D55E82" w:rsidRDefault="00802368" w:rsidP="00190E2A">
            <w:pPr>
              <w:pStyle w:val="Compact"/>
              <w:jc w:val="right"/>
            </w:pPr>
            <w:r>
              <w:t>-0.033</w:t>
            </w:r>
          </w:p>
        </w:tc>
        <w:tc>
          <w:tcPr>
            <w:tcW w:w="0" w:type="auto"/>
            <w:tcBorders>
              <w:top w:val="single" w:sz="4" w:space="0" w:color="auto"/>
            </w:tcBorders>
            <w:vAlign w:val="center"/>
          </w:tcPr>
          <w:p w14:paraId="1001AFB7" w14:textId="77777777" w:rsidR="00D55E82" w:rsidRDefault="00802368" w:rsidP="00190E2A">
            <w:pPr>
              <w:pStyle w:val="Compact"/>
              <w:jc w:val="right"/>
            </w:pPr>
            <w:r>
              <w:t>0.859</w:t>
            </w:r>
          </w:p>
        </w:tc>
        <w:tc>
          <w:tcPr>
            <w:tcW w:w="0" w:type="auto"/>
            <w:tcBorders>
              <w:top w:val="single" w:sz="4" w:space="0" w:color="auto"/>
            </w:tcBorders>
            <w:vAlign w:val="center"/>
          </w:tcPr>
          <w:p w14:paraId="2BBEB668" w14:textId="77777777" w:rsidR="00D55E82" w:rsidRDefault="00802368" w:rsidP="00190E2A">
            <w:pPr>
              <w:pStyle w:val="Compact"/>
              <w:jc w:val="right"/>
            </w:pPr>
            <w:r>
              <w:t>-0.733</w:t>
            </w:r>
          </w:p>
        </w:tc>
        <w:tc>
          <w:tcPr>
            <w:tcW w:w="0" w:type="auto"/>
            <w:tcBorders>
              <w:top w:val="single" w:sz="4" w:space="0" w:color="auto"/>
            </w:tcBorders>
            <w:vAlign w:val="center"/>
          </w:tcPr>
          <w:p w14:paraId="4E686CBA" w14:textId="77777777" w:rsidR="00D55E82" w:rsidRDefault="00802368" w:rsidP="00190E2A">
            <w:pPr>
              <w:pStyle w:val="Compact"/>
              <w:jc w:val="right"/>
            </w:pPr>
            <w:r>
              <w:t>0.011</w:t>
            </w:r>
          </w:p>
        </w:tc>
        <w:tc>
          <w:tcPr>
            <w:tcW w:w="0" w:type="auto"/>
            <w:tcBorders>
              <w:top w:val="single" w:sz="4" w:space="0" w:color="auto"/>
            </w:tcBorders>
            <w:vAlign w:val="center"/>
          </w:tcPr>
          <w:p w14:paraId="171FF736" w14:textId="77777777" w:rsidR="00D55E82" w:rsidRDefault="00802368" w:rsidP="00190E2A">
            <w:pPr>
              <w:pStyle w:val="Compact"/>
              <w:jc w:val="right"/>
            </w:pPr>
            <w:r>
              <w:t>-3.312</w:t>
            </w:r>
          </w:p>
        </w:tc>
      </w:tr>
      <w:tr w:rsidR="00D55E82" w14:paraId="24264641" w14:textId="77777777" w:rsidTr="00190E2A">
        <w:tc>
          <w:tcPr>
            <w:tcW w:w="0" w:type="auto"/>
          </w:tcPr>
          <w:p w14:paraId="130BAEB2" w14:textId="77777777" w:rsidR="00D55E82" w:rsidRPr="00190E2A" w:rsidRDefault="00D55E82">
            <w:pPr>
              <w:pStyle w:val="Compact"/>
              <w:rPr>
                <w:i/>
              </w:rPr>
            </w:pPr>
          </w:p>
        </w:tc>
        <w:tc>
          <w:tcPr>
            <w:tcW w:w="0" w:type="auto"/>
          </w:tcPr>
          <w:p w14:paraId="42399384" w14:textId="77777777" w:rsidR="00D55E82" w:rsidRDefault="00802368">
            <w:pPr>
              <w:pStyle w:val="Compact"/>
            </w:pPr>
            <w:r>
              <w:t>OD (%)</w:t>
            </w:r>
          </w:p>
        </w:tc>
        <w:tc>
          <w:tcPr>
            <w:tcW w:w="0" w:type="auto"/>
            <w:vAlign w:val="center"/>
          </w:tcPr>
          <w:p w14:paraId="35DD1947" w14:textId="77777777" w:rsidR="00D55E82" w:rsidRDefault="00802368" w:rsidP="00190E2A">
            <w:pPr>
              <w:pStyle w:val="Compact"/>
              <w:jc w:val="right"/>
            </w:pPr>
            <w:r>
              <w:t>-4.352</w:t>
            </w:r>
          </w:p>
        </w:tc>
        <w:tc>
          <w:tcPr>
            <w:tcW w:w="0" w:type="auto"/>
            <w:vAlign w:val="center"/>
          </w:tcPr>
          <w:p w14:paraId="7E1F88F6" w14:textId="77777777" w:rsidR="00D55E82" w:rsidRDefault="00802368" w:rsidP="00190E2A">
            <w:pPr>
              <w:pStyle w:val="Compact"/>
              <w:jc w:val="right"/>
            </w:pPr>
            <w:r>
              <w:t>-1.238</w:t>
            </w:r>
          </w:p>
        </w:tc>
        <w:tc>
          <w:tcPr>
            <w:tcW w:w="0" w:type="auto"/>
            <w:vAlign w:val="center"/>
          </w:tcPr>
          <w:p w14:paraId="1AD65336" w14:textId="77777777" w:rsidR="00D55E82" w:rsidRDefault="00802368" w:rsidP="00190E2A">
            <w:pPr>
              <w:pStyle w:val="Compact"/>
              <w:jc w:val="right"/>
            </w:pPr>
            <w:r>
              <w:t>1.013</w:t>
            </w:r>
          </w:p>
        </w:tc>
        <w:tc>
          <w:tcPr>
            <w:tcW w:w="0" w:type="auto"/>
            <w:vAlign w:val="center"/>
          </w:tcPr>
          <w:p w14:paraId="2B42EC40" w14:textId="77777777" w:rsidR="00D55E82" w:rsidRDefault="00802368" w:rsidP="00190E2A">
            <w:pPr>
              <w:pStyle w:val="Compact"/>
              <w:jc w:val="right"/>
            </w:pPr>
            <w:r>
              <w:t>-11.856</w:t>
            </w:r>
          </w:p>
        </w:tc>
        <w:tc>
          <w:tcPr>
            <w:tcW w:w="0" w:type="auto"/>
            <w:vAlign w:val="center"/>
          </w:tcPr>
          <w:p w14:paraId="416E1E7A" w14:textId="77777777" w:rsidR="00D55E82" w:rsidRDefault="00802368" w:rsidP="00190E2A">
            <w:pPr>
              <w:pStyle w:val="Compact"/>
              <w:jc w:val="right"/>
            </w:pPr>
            <w:r>
              <w:t>1.235</w:t>
            </w:r>
          </w:p>
        </w:tc>
        <w:tc>
          <w:tcPr>
            <w:tcW w:w="0" w:type="auto"/>
            <w:vAlign w:val="center"/>
          </w:tcPr>
          <w:p w14:paraId="3894163F" w14:textId="77777777" w:rsidR="00D55E82" w:rsidRDefault="00802368" w:rsidP="00190E2A">
            <w:pPr>
              <w:pStyle w:val="Compact"/>
              <w:jc w:val="right"/>
            </w:pPr>
            <w:r>
              <w:t>-3.501</w:t>
            </w:r>
          </w:p>
        </w:tc>
      </w:tr>
      <w:tr w:rsidR="00D55E82" w14:paraId="0629CBAF" w14:textId="77777777" w:rsidTr="00190E2A">
        <w:tc>
          <w:tcPr>
            <w:tcW w:w="0" w:type="auto"/>
            <w:tcBorders>
              <w:bottom w:val="single" w:sz="4" w:space="0" w:color="auto"/>
            </w:tcBorders>
          </w:tcPr>
          <w:p w14:paraId="6B61FD82" w14:textId="77777777" w:rsidR="00D55E82" w:rsidRPr="00190E2A" w:rsidRDefault="00D55E82">
            <w:pPr>
              <w:pStyle w:val="Compact"/>
              <w:rPr>
                <w:i/>
              </w:rPr>
            </w:pPr>
          </w:p>
        </w:tc>
        <w:tc>
          <w:tcPr>
            <w:tcW w:w="0" w:type="auto"/>
            <w:tcBorders>
              <w:bottom w:val="single" w:sz="4" w:space="0" w:color="auto"/>
            </w:tcBorders>
          </w:tcPr>
          <w:p w14:paraId="29475286" w14:textId="77777777" w:rsidR="00D55E82" w:rsidRDefault="00802368">
            <w:pPr>
              <w:pStyle w:val="Compact"/>
            </w:pPr>
            <w:r w:rsidRPr="00E42D35">
              <w:rPr>
                <w:i/>
              </w:rPr>
              <w:t>p</w:t>
            </w:r>
            <w:r>
              <w:t>-value</w:t>
            </w:r>
          </w:p>
        </w:tc>
        <w:tc>
          <w:tcPr>
            <w:tcW w:w="0" w:type="auto"/>
            <w:tcBorders>
              <w:bottom w:val="single" w:sz="4" w:space="0" w:color="auto"/>
            </w:tcBorders>
            <w:vAlign w:val="center"/>
          </w:tcPr>
          <w:p w14:paraId="3035A08B" w14:textId="77777777" w:rsidR="00D55E82" w:rsidRDefault="00802368" w:rsidP="00190E2A">
            <w:pPr>
              <w:pStyle w:val="Compact"/>
              <w:jc w:val="right"/>
            </w:pPr>
            <w:r>
              <w:t>&lt; 0.001</w:t>
            </w:r>
          </w:p>
        </w:tc>
        <w:tc>
          <w:tcPr>
            <w:tcW w:w="0" w:type="auto"/>
            <w:tcBorders>
              <w:bottom w:val="single" w:sz="4" w:space="0" w:color="auto"/>
            </w:tcBorders>
            <w:vAlign w:val="center"/>
          </w:tcPr>
          <w:p w14:paraId="145CC160" w14:textId="77777777" w:rsidR="00D55E82" w:rsidRDefault="00802368" w:rsidP="00190E2A">
            <w:pPr>
              <w:pStyle w:val="Compact"/>
              <w:jc w:val="right"/>
            </w:pPr>
            <w:r>
              <w:t>1.000</w:t>
            </w:r>
          </w:p>
        </w:tc>
        <w:tc>
          <w:tcPr>
            <w:tcW w:w="0" w:type="auto"/>
            <w:tcBorders>
              <w:bottom w:val="single" w:sz="4" w:space="0" w:color="auto"/>
            </w:tcBorders>
            <w:vAlign w:val="center"/>
          </w:tcPr>
          <w:p w14:paraId="4573414A" w14:textId="77777777" w:rsidR="00D55E82" w:rsidRDefault="00802368" w:rsidP="00190E2A">
            <w:pPr>
              <w:pStyle w:val="Compact"/>
              <w:jc w:val="right"/>
            </w:pPr>
            <w:r>
              <w:t>1.000</w:t>
            </w:r>
          </w:p>
        </w:tc>
        <w:tc>
          <w:tcPr>
            <w:tcW w:w="0" w:type="auto"/>
            <w:tcBorders>
              <w:bottom w:val="single" w:sz="4" w:space="0" w:color="auto"/>
            </w:tcBorders>
            <w:vAlign w:val="center"/>
          </w:tcPr>
          <w:p w14:paraId="719C7D4F" w14:textId="77777777" w:rsidR="00D55E82" w:rsidRDefault="00802368" w:rsidP="00190E2A">
            <w:pPr>
              <w:pStyle w:val="Compact"/>
              <w:jc w:val="right"/>
            </w:pPr>
            <w:r>
              <w:t>0.024</w:t>
            </w:r>
          </w:p>
        </w:tc>
        <w:tc>
          <w:tcPr>
            <w:tcW w:w="0" w:type="auto"/>
            <w:tcBorders>
              <w:bottom w:val="single" w:sz="4" w:space="0" w:color="auto"/>
            </w:tcBorders>
            <w:vAlign w:val="center"/>
          </w:tcPr>
          <w:p w14:paraId="1B804034" w14:textId="77777777" w:rsidR="00D55E82" w:rsidRDefault="00802368" w:rsidP="00190E2A">
            <w:pPr>
              <w:pStyle w:val="Compact"/>
              <w:jc w:val="right"/>
            </w:pPr>
            <w:r>
              <w:t>1.000</w:t>
            </w:r>
          </w:p>
        </w:tc>
        <w:tc>
          <w:tcPr>
            <w:tcW w:w="0" w:type="auto"/>
            <w:tcBorders>
              <w:bottom w:val="single" w:sz="4" w:space="0" w:color="auto"/>
            </w:tcBorders>
            <w:vAlign w:val="center"/>
          </w:tcPr>
          <w:p w14:paraId="222BD226" w14:textId="77777777" w:rsidR="00D55E82" w:rsidRDefault="00802368" w:rsidP="00190E2A">
            <w:pPr>
              <w:pStyle w:val="Compact"/>
              <w:jc w:val="right"/>
            </w:pPr>
            <w:r>
              <w:t>1.000</w:t>
            </w:r>
          </w:p>
        </w:tc>
      </w:tr>
      <w:tr w:rsidR="00D55E82" w14:paraId="0D0B6304" w14:textId="77777777" w:rsidTr="00190E2A">
        <w:tc>
          <w:tcPr>
            <w:tcW w:w="0" w:type="auto"/>
            <w:tcBorders>
              <w:top w:val="single" w:sz="4" w:space="0" w:color="auto"/>
            </w:tcBorders>
          </w:tcPr>
          <w:p w14:paraId="0C779DD1" w14:textId="77777777" w:rsidR="00D55E82" w:rsidRPr="00190E2A" w:rsidRDefault="00802368">
            <w:pPr>
              <w:pStyle w:val="Compact"/>
              <w:rPr>
                <w:i/>
              </w:rPr>
            </w:pPr>
            <w:r w:rsidRPr="00190E2A">
              <w:rPr>
                <w:i/>
              </w:rPr>
              <w:t>TRW - Tender</w:t>
            </w:r>
          </w:p>
        </w:tc>
        <w:tc>
          <w:tcPr>
            <w:tcW w:w="0" w:type="auto"/>
            <w:tcBorders>
              <w:top w:val="single" w:sz="4" w:space="0" w:color="auto"/>
            </w:tcBorders>
          </w:tcPr>
          <w:p w14:paraId="63EE18F7" w14:textId="77777777" w:rsidR="00D55E82" w:rsidRDefault="00802368">
            <w:pPr>
              <w:pStyle w:val="Compact"/>
            </w:pPr>
            <w:r>
              <w:t>Observed difference</w:t>
            </w:r>
          </w:p>
        </w:tc>
        <w:tc>
          <w:tcPr>
            <w:tcW w:w="0" w:type="auto"/>
            <w:tcBorders>
              <w:top w:val="single" w:sz="4" w:space="0" w:color="auto"/>
            </w:tcBorders>
            <w:vAlign w:val="center"/>
          </w:tcPr>
          <w:p w14:paraId="4040A4DB" w14:textId="77777777" w:rsidR="00D55E82" w:rsidRDefault="00802368" w:rsidP="00190E2A">
            <w:pPr>
              <w:pStyle w:val="Compact"/>
              <w:jc w:val="right"/>
            </w:pPr>
            <w:r>
              <w:t>0.172</w:t>
            </w:r>
          </w:p>
        </w:tc>
        <w:tc>
          <w:tcPr>
            <w:tcW w:w="0" w:type="auto"/>
            <w:tcBorders>
              <w:top w:val="single" w:sz="4" w:space="0" w:color="auto"/>
            </w:tcBorders>
            <w:vAlign w:val="center"/>
          </w:tcPr>
          <w:p w14:paraId="0B013955" w14:textId="77777777" w:rsidR="00D55E82" w:rsidRDefault="00802368" w:rsidP="00190E2A">
            <w:pPr>
              <w:pStyle w:val="Compact"/>
              <w:jc w:val="right"/>
            </w:pPr>
            <w:r>
              <w:t>0.578</w:t>
            </w:r>
          </w:p>
        </w:tc>
        <w:tc>
          <w:tcPr>
            <w:tcW w:w="0" w:type="auto"/>
            <w:tcBorders>
              <w:top w:val="single" w:sz="4" w:space="0" w:color="auto"/>
            </w:tcBorders>
            <w:vAlign w:val="center"/>
          </w:tcPr>
          <w:p w14:paraId="49012834" w14:textId="77777777" w:rsidR="00D55E82" w:rsidRDefault="00802368" w:rsidP="00190E2A">
            <w:pPr>
              <w:pStyle w:val="Compact"/>
              <w:jc w:val="right"/>
            </w:pPr>
            <w:r>
              <w:t>5.528</w:t>
            </w:r>
          </w:p>
        </w:tc>
        <w:tc>
          <w:tcPr>
            <w:tcW w:w="0" w:type="auto"/>
            <w:tcBorders>
              <w:top w:val="single" w:sz="4" w:space="0" w:color="auto"/>
            </w:tcBorders>
            <w:vAlign w:val="center"/>
          </w:tcPr>
          <w:p w14:paraId="4C7020D1" w14:textId="77777777" w:rsidR="00D55E82" w:rsidRDefault="00802368" w:rsidP="00190E2A">
            <w:pPr>
              <w:pStyle w:val="Compact"/>
              <w:jc w:val="right"/>
            </w:pPr>
            <w:r>
              <w:t>-0.028</w:t>
            </w:r>
          </w:p>
        </w:tc>
        <w:tc>
          <w:tcPr>
            <w:tcW w:w="0" w:type="auto"/>
            <w:tcBorders>
              <w:top w:val="single" w:sz="4" w:space="0" w:color="auto"/>
            </w:tcBorders>
            <w:vAlign w:val="center"/>
          </w:tcPr>
          <w:p w14:paraId="04A7C82C" w14:textId="77777777" w:rsidR="00D55E82" w:rsidRDefault="00802368" w:rsidP="00190E2A">
            <w:pPr>
              <w:pStyle w:val="Compact"/>
              <w:jc w:val="right"/>
            </w:pPr>
            <w:r>
              <w:t>0.013</w:t>
            </w:r>
          </w:p>
        </w:tc>
        <w:tc>
          <w:tcPr>
            <w:tcW w:w="0" w:type="auto"/>
            <w:tcBorders>
              <w:top w:val="single" w:sz="4" w:space="0" w:color="auto"/>
            </w:tcBorders>
            <w:vAlign w:val="center"/>
          </w:tcPr>
          <w:p w14:paraId="33B6F615" w14:textId="77777777" w:rsidR="00D55E82" w:rsidRDefault="00802368" w:rsidP="00190E2A">
            <w:pPr>
              <w:pStyle w:val="Compact"/>
              <w:jc w:val="right"/>
            </w:pPr>
            <w:r>
              <w:t>86.389</w:t>
            </w:r>
          </w:p>
        </w:tc>
      </w:tr>
      <w:tr w:rsidR="00D55E82" w14:paraId="174079AC" w14:textId="77777777" w:rsidTr="00190E2A">
        <w:tc>
          <w:tcPr>
            <w:tcW w:w="0" w:type="auto"/>
          </w:tcPr>
          <w:p w14:paraId="08E24CB3" w14:textId="77777777" w:rsidR="00D55E82" w:rsidRPr="00190E2A" w:rsidRDefault="00D55E82">
            <w:pPr>
              <w:pStyle w:val="Compact"/>
              <w:rPr>
                <w:i/>
              </w:rPr>
            </w:pPr>
          </w:p>
        </w:tc>
        <w:tc>
          <w:tcPr>
            <w:tcW w:w="0" w:type="auto"/>
          </w:tcPr>
          <w:p w14:paraId="6CA52400" w14:textId="77777777" w:rsidR="00D55E82" w:rsidRDefault="00802368">
            <w:pPr>
              <w:pStyle w:val="Compact"/>
            </w:pPr>
            <w:r>
              <w:t>OD (%)</w:t>
            </w:r>
          </w:p>
        </w:tc>
        <w:tc>
          <w:tcPr>
            <w:tcW w:w="0" w:type="auto"/>
            <w:vAlign w:val="center"/>
          </w:tcPr>
          <w:p w14:paraId="1662FDF4" w14:textId="77777777" w:rsidR="00D55E82" w:rsidRDefault="00802368" w:rsidP="00190E2A">
            <w:pPr>
              <w:pStyle w:val="Compact"/>
              <w:jc w:val="right"/>
            </w:pPr>
            <w:r>
              <w:t>15.811</w:t>
            </w:r>
          </w:p>
        </w:tc>
        <w:tc>
          <w:tcPr>
            <w:tcW w:w="0" w:type="auto"/>
            <w:vAlign w:val="center"/>
          </w:tcPr>
          <w:p w14:paraId="6EB5271F" w14:textId="77777777" w:rsidR="00D55E82" w:rsidRDefault="00802368" w:rsidP="00190E2A">
            <w:pPr>
              <w:pStyle w:val="Compact"/>
              <w:jc w:val="right"/>
            </w:pPr>
            <w:r>
              <w:t>9.746</w:t>
            </w:r>
          </w:p>
        </w:tc>
        <w:tc>
          <w:tcPr>
            <w:tcW w:w="0" w:type="auto"/>
            <w:vAlign w:val="center"/>
          </w:tcPr>
          <w:p w14:paraId="36AAB3EB" w14:textId="77777777" w:rsidR="00D55E82" w:rsidRDefault="00802368" w:rsidP="00190E2A">
            <w:pPr>
              <w:pStyle w:val="Compact"/>
              <w:jc w:val="right"/>
            </w:pPr>
            <w:r>
              <w:t>8.135</w:t>
            </w:r>
          </w:p>
        </w:tc>
        <w:tc>
          <w:tcPr>
            <w:tcW w:w="0" w:type="auto"/>
            <w:vAlign w:val="center"/>
          </w:tcPr>
          <w:p w14:paraId="4DC50853" w14:textId="77777777" w:rsidR="00D55E82" w:rsidRDefault="00802368" w:rsidP="00190E2A">
            <w:pPr>
              <w:pStyle w:val="Compact"/>
              <w:jc w:val="right"/>
            </w:pPr>
            <w:r>
              <w:t>-0.615</w:t>
            </w:r>
          </w:p>
        </w:tc>
        <w:tc>
          <w:tcPr>
            <w:tcW w:w="0" w:type="auto"/>
            <w:vAlign w:val="center"/>
          </w:tcPr>
          <w:p w14:paraId="1ADD3CB5" w14:textId="77777777" w:rsidR="00D55E82" w:rsidRDefault="00802368" w:rsidP="00190E2A">
            <w:pPr>
              <w:pStyle w:val="Compact"/>
              <w:jc w:val="right"/>
            </w:pPr>
            <w:r>
              <w:t>1.281</w:t>
            </w:r>
          </w:p>
        </w:tc>
        <w:tc>
          <w:tcPr>
            <w:tcW w:w="0" w:type="auto"/>
            <w:vAlign w:val="center"/>
          </w:tcPr>
          <w:p w14:paraId="346EBC74" w14:textId="77777777" w:rsidR="00D55E82" w:rsidRDefault="00802368" w:rsidP="00190E2A">
            <w:pPr>
              <w:pStyle w:val="Compact"/>
              <w:jc w:val="right"/>
            </w:pPr>
            <w:r>
              <w:t>66.601</w:t>
            </w:r>
          </w:p>
        </w:tc>
      </w:tr>
      <w:tr w:rsidR="00D55E82" w14:paraId="2BF60737" w14:textId="77777777" w:rsidTr="00190E2A">
        <w:tc>
          <w:tcPr>
            <w:tcW w:w="0" w:type="auto"/>
            <w:tcBorders>
              <w:bottom w:val="single" w:sz="4" w:space="0" w:color="auto"/>
            </w:tcBorders>
          </w:tcPr>
          <w:p w14:paraId="1F88728F" w14:textId="77777777" w:rsidR="00D55E82" w:rsidRDefault="00D55E82">
            <w:pPr>
              <w:pStyle w:val="Compact"/>
            </w:pPr>
          </w:p>
        </w:tc>
        <w:tc>
          <w:tcPr>
            <w:tcW w:w="0" w:type="auto"/>
            <w:tcBorders>
              <w:bottom w:val="single" w:sz="4" w:space="0" w:color="auto"/>
            </w:tcBorders>
          </w:tcPr>
          <w:p w14:paraId="509F9ED5" w14:textId="77777777" w:rsidR="00D55E82" w:rsidRDefault="00802368">
            <w:pPr>
              <w:pStyle w:val="Compact"/>
            </w:pPr>
            <w:r w:rsidRPr="00E42D35">
              <w:rPr>
                <w:i/>
              </w:rPr>
              <w:t>p</w:t>
            </w:r>
            <w:r>
              <w:t>-value</w:t>
            </w:r>
          </w:p>
        </w:tc>
        <w:tc>
          <w:tcPr>
            <w:tcW w:w="0" w:type="auto"/>
            <w:tcBorders>
              <w:bottom w:val="single" w:sz="4" w:space="0" w:color="auto"/>
            </w:tcBorders>
            <w:vAlign w:val="center"/>
          </w:tcPr>
          <w:p w14:paraId="169D24C7" w14:textId="77777777" w:rsidR="00D55E82" w:rsidRDefault="00802368" w:rsidP="00190E2A">
            <w:pPr>
              <w:pStyle w:val="Compact"/>
              <w:jc w:val="right"/>
            </w:pPr>
            <w:r>
              <w:t>0.312</w:t>
            </w:r>
          </w:p>
        </w:tc>
        <w:tc>
          <w:tcPr>
            <w:tcW w:w="0" w:type="auto"/>
            <w:tcBorders>
              <w:bottom w:val="single" w:sz="4" w:space="0" w:color="auto"/>
            </w:tcBorders>
            <w:vAlign w:val="center"/>
          </w:tcPr>
          <w:p w14:paraId="2598A024" w14:textId="77777777" w:rsidR="00D55E82" w:rsidRDefault="00802368" w:rsidP="00190E2A">
            <w:pPr>
              <w:pStyle w:val="Compact"/>
              <w:jc w:val="right"/>
            </w:pPr>
            <w:r>
              <w:t>1.000</w:t>
            </w:r>
          </w:p>
        </w:tc>
        <w:tc>
          <w:tcPr>
            <w:tcW w:w="0" w:type="auto"/>
            <w:tcBorders>
              <w:bottom w:val="single" w:sz="4" w:space="0" w:color="auto"/>
            </w:tcBorders>
            <w:vAlign w:val="center"/>
          </w:tcPr>
          <w:p w14:paraId="6B44413E" w14:textId="77777777" w:rsidR="00D55E82" w:rsidRDefault="00802368" w:rsidP="00190E2A">
            <w:pPr>
              <w:pStyle w:val="Compact"/>
              <w:jc w:val="right"/>
            </w:pPr>
            <w:r>
              <w:t>1.000</w:t>
            </w:r>
          </w:p>
        </w:tc>
        <w:tc>
          <w:tcPr>
            <w:tcW w:w="0" w:type="auto"/>
            <w:tcBorders>
              <w:bottom w:val="single" w:sz="4" w:space="0" w:color="auto"/>
            </w:tcBorders>
            <w:vAlign w:val="center"/>
          </w:tcPr>
          <w:p w14:paraId="3487E242" w14:textId="77777777" w:rsidR="00D55E82" w:rsidRDefault="00802368" w:rsidP="00190E2A">
            <w:pPr>
              <w:pStyle w:val="Compact"/>
              <w:jc w:val="right"/>
            </w:pPr>
            <w:r>
              <w:t>1.000</w:t>
            </w:r>
          </w:p>
        </w:tc>
        <w:tc>
          <w:tcPr>
            <w:tcW w:w="0" w:type="auto"/>
            <w:tcBorders>
              <w:bottom w:val="single" w:sz="4" w:space="0" w:color="auto"/>
            </w:tcBorders>
            <w:vAlign w:val="center"/>
          </w:tcPr>
          <w:p w14:paraId="5BFFC5D5" w14:textId="77777777" w:rsidR="00D55E82" w:rsidRDefault="00802368" w:rsidP="00190E2A">
            <w:pPr>
              <w:pStyle w:val="Compact"/>
              <w:jc w:val="right"/>
            </w:pPr>
            <w:r>
              <w:t>1.000</w:t>
            </w:r>
          </w:p>
        </w:tc>
        <w:tc>
          <w:tcPr>
            <w:tcW w:w="0" w:type="auto"/>
            <w:tcBorders>
              <w:bottom w:val="single" w:sz="4" w:space="0" w:color="auto"/>
            </w:tcBorders>
            <w:vAlign w:val="center"/>
          </w:tcPr>
          <w:p w14:paraId="7E555DA2" w14:textId="77777777" w:rsidR="00D55E82" w:rsidRDefault="00802368" w:rsidP="00190E2A">
            <w:pPr>
              <w:pStyle w:val="Compact"/>
              <w:jc w:val="right"/>
            </w:pPr>
            <w:r>
              <w:t>0.330</w:t>
            </w:r>
          </w:p>
        </w:tc>
      </w:tr>
    </w:tbl>
    <w:p w14:paraId="187F8A19" w14:textId="77777777" w:rsidR="00013479" w:rsidRDefault="00013479" w:rsidP="00013479">
      <w:pPr>
        <w:pStyle w:val="Heading1"/>
        <w:sectPr w:rsidR="00013479" w:rsidSect="006F22BD">
          <w:pgSz w:w="15840" w:h="12240" w:orient="landscape"/>
          <w:pgMar w:top="1440" w:right="1440" w:bottom="1440" w:left="1440" w:header="720" w:footer="720" w:gutter="0"/>
          <w:cols w:space="720"/>
          <w:docGrid w:linePitch="299"/>
        </w:sectPr>
      </w:pPr>
      <w:bookmarkStart w:id="111" w:name="section-11"/>
      <w:bookmarkStart w:id="112" w:name="figures"/>
      <w:bookmarkEnd w:id="111"/>
      <w:bookmarkEnd w:id="112"/>
    </w:p>
    <w:p w14:paraId="27E927D6" w14:textId="77777777" w:rsidR="002F2AEE" w:rsidRDefault="002F2AEE">
      <w:pPr>
        <w:spacing w:after="200" w:line="240" w:lineRule="auto"/>
        <w:contextualSpacing w:val="0"/>
        <w:rPr>
          <w:rFonts w:eastAsiaTheme="majorEastAsia" w:cstheme="majorBidi"/>
          <w:b/>
          <w:bCs/>
          <w:smallCaps/>
          <w:sz w:val="28"/>
          <w:szCs w:val="32"/>
        </w:rPr>
      </w:pPr>
      <w:bookmarkStart w:id="113" w:name="_Toc44506792"/>
      <w:r>
        <w:lastRenderedPageBreak/>
        <w:br w:type="page"/>
      </w:r>
    </w:p>
    <w:p w14:paraId="6FE18EA3" w14:textId="40CA31E6" w:rsidR="00D55E82" w:rsidRDefault="00802368" w:rsidP="00013479">
      <w:pPr>
        <w:pStyle w:val="Heading1"/>
      </w:pPr>
      <w:r>
        <w:lastRenderedPageBreak/>
        <w:t>Figures</w:t>
      </w:r>
      <w:bookmarkEnd w:id="113"/>
    </w:p>
    <w:p w14:paraId="3B29EDD7" w14:textId="77777777" w:rsidR="00D55E82" w:rsidRDefault="00802368" w:rsidP="00013479">
      <w:pPr>
        <w:pStyle w:val="FirstParagraph"/>
        <w:jc w:val="center"/>
      </w:pPr>
      <w:r>
        <w:rPr>
          <w:noProof/>
        </w:rPr>
        <w:drawing>
          <wp:inline distT="0" distB="0" distL="0" distR="0" wp14:anchorId="421FE7F7" wp14:editId="5D12D096">
            <wp:extent cx="5559552" cy="667512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4_AR_report_files/figure-docx/outcomes-1.png"/>
                    <pic:cNvPicPr>
                      <a:picLocks noChangeAspect="1" noChangeArrowheads="1"/>
                    </pic:cNvPicPr>
                  </pic:nvPicPr>
                  <pic:blipFill>
                    <a:blip r:embed="rId24"/>
                    <a:stretch>
                      <a:fillRect/>
                    </a:stretch>
                  </pic:blipFill>
                  <pic:spPr bwMode="auto">
                    <a:xfrm>
                      <a:off x="0" y="0"/>
                      <a:ext cx="5559552" cy="6675120"/>
                    </a:xfrm>
                    <a:prstGeom prst="rect">
                      <a:avLst/>
                    </a:prstGeom>
                    <a:noFill/>
                    <a:ln w="9525">
                      <a:noFill/>
                      <a:headEnd/>
                      <a:tailEnd/>
                    </a:ln>
                  </pic:spPr>
                </pic:pic>
              </a:graphicData>
            </a:graphic>
          </wp:inline>
        </w:drawing>
      </w:r>
    </w:p>
    <w:p w14:paraId="529616DD" w14:textId="0A250920" w:rsidR="00D55E82" w:rsidRDefault="00802368" w:rsidP="0000745B">
      <w:pPr>
        <w:pStyle w:val="Heading4"/>
        <w:spacing w:line="240" w:lineRule="auto"/>
        <w:ind w:left="1080" w:hanging="1080"/>
      </w:pPr>
      <w:bookmarkStart w:id="114" w:name="figure-1.-total-number-of-observer-sea-d"/>
      <w:bookmarkEnd w:id="114"/>
      <w:r>
        <w:t xml:space="preserve">Figure 1. </w:t>
      </w:r>
      <w:r w:rsidR="0000745B">
        <w:t xml:space="preserve">-- </w:t>
      </w:r>
      <w:r>
        <w:t>Total number of observer sea days purchased (top panel) and total cost of observing those sea days (bottom panel). Vertical bars signify the range of potential outcomes predicted by the 2019 Annual Deployment Plan. Dashed lines signify expected outcomes. Solid lines signify what actually occurred in 2019.</w:t>
      </w:r>
    </w:p>
    <w:p w14:paraId="62F7FA3E" w14:textId="77777777" w:rsidR="00D55E82" w:rsidRDefault="00D55E82">
      <w:pPr>
        <w:pStyle w:val="Heading5"/>
      </w:pPr>
      <w:bookmarkStart w:id="115" w:name="section-12"/>
      <w:bookmarkEnd w:id="115"/>
    </w:p>
    <w:p w14:paraId="5E48142F" w14:textId="77777777" w:rsidR="00D55E82" w:rsidRDefault="00802368" w:rsidP="00190E2A">
      <w:pPr>
        <w:pStyle w:val="FirstParagraph"/>
        <w:jc w:val="center"/>
      </w:pPr>
      <w:r>
        <w:rPr>
          <w:noProof/>
        </w:rPr>
        <w:drawing>
          <wp:inline distT="0" distB="0" distL="0" distR="0" wp14:anchorId="35D8ECE0" wp14:editId="5E0413CE">
            <wp:extent cx="5943600" cy="633983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odds.by.date.plot-1.png"/>
                    <pic:cNvPicPr>
                      <a:picLocks noChangeAspect="1" noChangeArrowheads="1"/>
                    </pic:cNvPicPr>
                  </pic:nvPicPr>
                  <pic:blipFill>
                    <a:blip r:embed="rId25"/>
                    <a:stretch>
                      <a:fillRect/>
                    </a:stretch>
                  </pic:blipFill>
                  <pic:spPr bwMode="auto">
                    <a:xfrm>
                      <a:off x="0" y="0"/>
                      <a:ext cx="5943600" cy="6339839"/>
                    </a:xfrm>
                    <a:prstGeom prst="rect">
                      <a:avLst/>
                    </a:prstGeom>
                    <a:noFill/>
                    <a:ln w="9525">
                      <a:noFill/>
                      <a:headEnd/>
                      <a:tailEnd/>
                    </a:ln>
                  </pic:spPr>
                </pic:pic>
              </a:graphicData>
            </a:graphic>
          </wp:inline>
        </w:drawing>
      </w:r>
    </w:p>
    <w:p w14:paraId="0E3B2BFD" w14:textId="24C95931" w:rsidR="00D55E82" w:rsidRDefault="00802368" w:rsidP="0000745B">
      <w:pPr>
        <w:pStyle w:val="Heading4"/>
        <w:spacing w:line="240" w:lineRule="auto"/>
        <w:ind w:left="1080" w:hanging="1080"/>
      </w:pPr>
      <w:bookmarkStart w:id="116" w:name="figure-2.-rate-of-selected-trips-logged-"/>
      <w:bookmarkEnd w:id="116"/>
      <w:r>
        <w:t xml:space="preserve">Figure 2. </w:t>
      </w:r>
      <w:r w:rsidR="0000745B">
        <w:t xml:space="preserve">-- </w:t>
      </w:r>
      <w:r>
        <w:t>Rate of selected trips logged into ODDS organized by original date entered for all trips (grey line and grey text), and final date considering only non-cancelled trips (black line and black text). The programmed selection rate is depicted as the dotted line. Grey shaded areas denote the range of coverage rate corresponding to the 95% confidence intervals expected from the binomial distribution. The final coverage rates were higher than if trip dates had not been altered and/or cancelled. Vertical tick marks on the horizontal axis depict dates when an ODDS trip was selected due to a prior trip being cancelled that was selected for observer coverage (grey on the bottom for originally logged trips, and black on the top for trips after user manipulation).</w:t>
      </w:r>
    </w:p>
    <w:p w14:paraId="0F134561" w14:textId="77777777" w:rsidR="00D55E82" w:rsidRDefault="00D55E82">
      <w:pPr>
        <w:pStyle w:val="Heading5"/>
      </w:pPr>
      <w:bookmarkStart w:id="117" w:name="section-13"/>
      <w:bookmarkEnd w:id="117"/>
    </w:p>
    <w:p w14:paraId="7159641D" w14:textId="77777777" w:rsidR="00D55E82" w:rsidRDefault="00802368" w:rsidP="00190E2A">
      <w:pPr>
        <w:pStyle w:val="FirstParagraph"/>
        <w:jc w:val="center"/>
      </w:pPr>
      <w:r>
        <w:rPr>
          <w:noProof/>
        </w:rPr>
        <w:drawing>
          <wp:inline distT="0" distB="0" distL="0" distR="0" wp14:anchorId="5D78BC25" wp14:editId="7BD6D05F">
            <wp:extent cx="5943600" cy="633983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Temporal.plot-1.png"/>
                    <pic:cNvPicPr>
                      <a:picLocks noChangeAspect="1" noChangeArrowheads="1"/>
                    </pic:cNvPicPr>
                  </pic:nvPicPr>
                  <pic:blipFill>
                    <a:blip r:embed="rId26"/>
                    <a:stretch>
                      <a:fillRect/>
                    </a:stretch>
                  </pic:blipFill>
                  <pic:spPr bwMode="auto">
                    <a:xfrm>
                      <a:off x="0" y="0"/>
                      <a:ext cx="5943600" cy="6339839"/>
                    </a:xfrm>
                    <a:prstGeom prst="rect">
                      <a:avLst/>
                    </a:prstGeom>
                    <a:noFill/>
                    <a:ln w="9525">
                      <a:noFill/>
                      <a:headEnd/>
                      <a:tailEnd/>
                    </a:ln>
                  </pic:spPr>
                </pic:pic>
              </a:graphicData>
            </a:graphic>
          </wp:inline>
        </w:drawing>
      </w:r>
    </w:p>
    <w:p w14:paraId="0D62B07D" w14:textId="02E6E975" w:rsidR="00D55E82" w:rsidRDefault="00802368" w:rsidP="0000745B">
      <w:pPr>
        <w:pStyle w:val="Heading4"/>
        <w:spacing w:line="240" w:lineRule="auto"/>
        <w:ind w:left="1080" w:hanging="1080"/>
      </w:pPr>
      <w:bookmarkStart w:id="118" w:name="figure-3.-cumulative-number-of-trips-mon"/>
      <w:bookmarkEnd w:id="118"/>
      <w:r>
        <w:t xml:space="preserve">Figure 3. </w:t>
      </w:r>
      <w:r w:rsidR="0000745B">
        <w:t xml:space="preserve">-- </w:t>
      </w:r>
      <w:r>
        <w:t xml:space="preserve">Cumulative number of trips monitored during 2019 (black line) compared to the expected range of observed trips (shaded area) given fishing effort and sampling rates. Dates where the monitored number of trips is outside of expected (less or more than the range) are depicted as tick marks on the horizontal x-axis. The results of tests that the observed rate </w:t>
      </w:r>
      <w:r w:rsidR="0058367D">
        <w:t xml:space="preserve">at the end of the year </w:t>
      </w:r>
      <w:r>
        <w:t xml:space="preserve">derived from a binomial distribution sampled at the selection rate are denoted as </w:t>
      </w:r>
      <w:r w:rsidRPr="0000745B">
        <w:rPr>
          <w:i/>
        </w:rPr>
        <w:t>p</w:t>
      </w:r>
      <w:r>
        <w:t>-values.</w:t>
      </w:r>
    </w:p>
    <w:p w14:paraId="1E1959F1" w14:textId="77777777" w:rsidR="00D55E82" w:rsidRDefault="00D55E82">
      <w:pPr>
        <w:pStyle w:val="Heading5"/>
      </w:pPr>
      <w:bookmarkStart w:id="119" w:name="section-14"/>
      <w:bookmarkEnd w:id="119"/>
    </w:p>
    <w:p w14:paraId="2B1C34F3" w14:textId="77777777" w:rsidR="0062285A" w:rsidRDefault="00802368" w:rsidP="00190E2A">
      <w:pPr>
        <w:pStyle w:val="FirstParagraph"/>
        <w:spacing w:line="240" w:lineRule="auto"/>
        <w:jc w:val="center"/>
      </w:pPr>
      <w:r>
        <w:rPr>
          <w:noProof/>
        </w:rPr>
        <w:drawing>
          <wp:inline distT="0" distB="0" distL="0" distR="0" wp14:anchorId="7B04D328" wp14:editId="03258F1C">
            <wp:extent cx="5943600" cy="633983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cell.plot-1.png"/>
                    <pic:cNvPicPr>
                      <a:picLocks noChangeAspect="1" noChangeArrowheads="1"/>
                    </pic:cNvPicPr>
                  </pic:nvPicPr>
                  <pic:blipFill>
                    <a:blip r:embed="rId27"/>
                    <a:stretch>
                      <a:fillRect/>
                    </a:stretch>
                  </pic:blipFill>
                  <pic:spPr bwMode="auto">
                    <a:xfrm>
                      <a:off x="0" y="0"/>
                      <a:ext cx="5943600" cy="6339839"/>
                    </a:xfrm>
                    <a:prstGeom prst="rect">
                      <a:avLst/>
                    </a:prstGeom>
                    <a:noFill/>
                    <a:ln w="9525">
                      <a:noFill/>
                      <a:headEnd/>
                      <a:tailEnd/>
                    </a:ln>
                  </pic:spPr>
                </pic:pic>
              </a:graphicData>
            </a:graphic>
          </wp:inline>
        </w:drawing>
      </w:r>
      <w:bookmarkStart w:id="120" w:name="figure-4.-comparison-plots-depicting-the"/>
      <w:bookmarkEnd w:id="120"/>
    </w:p>
    <w:p w14:paraId="4D9C44AC" w14:textId="645850AF" w:rsidR="00D55E82" w:rsidRDefault="00802368" w:rsidP="0062285A">
      <w:pPr>
        <w:pStyle w:val="FirstParagraph"/>
        <w:spacing w:line="240" w:lineRule="auto"/>
        <w:ind w:left="1080" w:hanging="1080"/>
      </w:pPr>
      <w:r>
        <w:t xml:space="preserve">Figure 4. </w:t>
      </w:r>
      <w:r w:rsidR="0062285A">
        <w:t xml:space="preserve">-- </w:t>
      </w:r>
      <w:r>
        <w:t xml:space="preserve">Comparison plots depicting the number of monitored sample </w:t>
      </w:r>
      <w:r w:rsidR="0062285A">
        <w:t xml:space="preserve">units compared to the number of </w:t>
      </w:r>
      <w:r>
        <w:t>expected monitored sample units for each partial coverage stratum. Each point on a plot represents a NMFS Area. The darker the point, the more unusual the result.</w:t>
      </w:r>
      <w:bookmarkStart w:id="121" w:name="section-15"/>
      <w:bookmarkEnd w:id="121"/>
    </w:p>
    <w:p w14:paraId="7F035751" w14:textId="77777777" w:rsidR="00D55E82" w:rsidRDefault="00802368" w:rsidP="00BF1D23">
      <w:pPr>
        <w:pStyle w:val="Figure"/>
        <w:ind w:left="-1440" w:right="-1440"/>
        <w:jc w:val="center"/>
      </w:pPr>
      <w:r>
        <w:rPr>
          <w:noProof/>
        </w:rPr>
        <w:lastRenderedPageBreak/>
        <w:drawing>
          <wp:inline distT="0" distB="0" distL="0" distR="0" wp14:anchorId="52EFD619" wp14:editId="55F56E60">
            <wp:extent cx="7443216" cy="33832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bability_EM%20HAL.png"/>
                    <pic:cNvPicPr>
                      <a:picLocks noChangeAspect="1" noChangeArrowheads="1"/>
                    </pic:cNvPicPr>
                  </pic:nvPicPr>
                  <pic:blipFill>
                    <a:blip r:embed="rId28"/>
                    <a:stretch>
                      <a:fillRect/>
                    </a:stretch>
                  </pic:blipFill>
                  <pic:spPr bwMode="auto">
                    <a:xfrm>
                      <a:off x="0" y="0"/>
                      <a:ext cx="7443216" cy="3383280"/>
                    </a:xfrm>
                    <a:prstGeom prst="rect">
                      <a:avLst/>
                    </a:prstGeom>
                    <a:noFill/>
                    <a:ln w="9525">
                      <a:noFill/>
                      <a:headEnd/>
                      <a:tailEnd/>
                    </a:ln>
                  </pic:spPr>
                </pic:pic>
              </a:graphicData>
            </a:graphic>
          </wp:inline>
        </w:drawing>
      </w:r>
    </w:p>
    <w:p w14:paraId="3E39C0A7" w14:textId="7D6A85B9" w:rsidR="00D55E82" w:rsidRDefault="00802368" w:rsidP="00534BE3">
      <w:pPr>
        <w:pStyle w:val="Heading4"/>
        <w:spacing w:before="0" w:line="240" w:lineRule="auto"/>
        <w:ind w:left="1080" w:hanging="1080"/>
      </w:pPr>
      <w:bookmarkStart w:id="122" w:name="figure-5.-probability-of-monitoring-the-"/>
      <w:bookmarkEnd w:id="122"/>
      <w:r>
        <w:t xml:space="preserve">Figure 5. </w:t>
      </w:r>
      <w:r w:rsidR="00534BE3">
        <w:t xml:space="preserve">-- </w:t>
      </w:r>
      <w:r>
        <w:t xml:space="preserve">Probability of monitoring the realized or more extreme outcome (coverage rate) in a NMFS Reporting Area in the </w:t>
      </w:r>
      <w:r>
        <w:rPr>
          <w:i/>
        </w:rPr>
        <w:t>EM HAL</w:t>
      </w:r>
      <w:r>
        <w:t xml:space="preserve"> stratum. Reporting Areas where unlikely outcomes occurred are shaded in darker colors.</w:t>
      </w:r>
    </w:p>
    <w:p w14:paraId="48A094D1" w14:textId="77777777" w:rsidR="00D55E82" w:rsidRDefault="00D55E82">
      <w:pPr>
        <w:pStyle w:val="Heading4"/>
      </w:pPr>
      <w:bookmarkStart w:id="123" w:name="section-16"/>
      <w:bookmarkEnd w:id="123"/>
    </w:p>
    <w:p w14:paraId="537A0113" w14:textId="77777777" w:rsidR="00BF1D23" w:rsidRDefault="00802368" w:rsidP="00BF1D23">
      <w:pPr>
        <w:pStyle w:val="Figure"/>
        <w:spacing w:line="240" w:lineRule="auto"/>
        <w:ind w:left="-1440" w:right="-1440"/>
        <w:jc w:val="center"/>
      </w:pPr>
      <w:r>
        <w:rPr>
          <w:noProof/>
        </w:rPr>
        <w:drawing>
          <wp:inline distT="0" distB="0" distL="0" distR="0" wp14:anchorId="43983BEE" wp14:editId="423FF83F">
            <wp:extent cx="7443216" cy="338328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bability_EM%20POT.png"/>
                    <pic:cNvPicPr>
                      <a:picLocks noChangeAspect="1" noChangeArrowheads="1"/>
                    </pic:cNvPicPr>
                  </pic:nvPicPr>
                  <pic:blipFill>
                    <a:blip r:embed="rId29"/>
                    <a:stretch>
                      <a:fillRect/>
                    </a:stretch>
                  </pic:blipFill>
                  <pic:spPr bwMode="auto">
                    <a:xfrm>
                      <a:off x="0" y="0"/>
                      <a:ext cx="7443216" cy="3383280"/>
                    </a:xfrm>
                    <a:prstGeom prst="rect">
                      <a:avLst/>
                    </a:prstGeom>
                    <a:noFill/>
                    <a:ln w="9525">
                      <a:noFill/>
                      <a:headEnd/>
                      <a:tailEnd/>
                    </a:ln>
                  </pic:spPr>
                </pic:pic>
              </a:graphicData>
            </a:graphic>
          </wp:inline>
        </w:drawing>
      </w:r>
      <w:bookmarkStart w:id="124" w:name="figure-6.-probability-of-monitoring-the-"/>
      <w:bookmarkEnd w:id="124"/>
    </w:p>
    <w:p w14:paraId="0A880601" w14:textId="5AE63F40" w:rsidR="00D55E82" w:rsidRDefault="00802368" w:rsidP="00E53394">
      <w:pPr>
        <w:pStyle w:val="Figure"/>
        <w:spacing w:before="240" w:line="240" w:lineRule="auto"/>
        <w:ind w:left="1080" w:hanging="1080"/>
      </w:pPr>
      <w:r>
        <w:t xml:space="preserve">Figure 6. </w:t>
      </w:r>
      <w:r w:rsidR="00E53394">
        <w:t xml:space="preserve">-- </w:t>
      </w:r>
      <w:r>
        <w:t xml:space="preserve">Probability of monitoring the realized or more extreme outcome (coverage rate) in a NMFS Reporting Area in the </w:t>
      </w:r>
      <w:r>
        <w:rPr>
          <w:i/>
        </w:rPr>
        <w:t>EM POT</w:t>
      </w:r>
      <w:r>
        <w:t xml:space="preserve"> stratum. Reporting Areas where unlikely outcomes occurred are shaded in darker colors.</w:t>
      </w:r>
      <w:bookmarkStart w:id="125" w:name="section-17"/>
      <w:bookmarkEnd w:id="125"/>
    </w:p>
    <w:p w14:paraId="1F5B0E83" w14:textId="77777777" w:rsidR="00D55E82" w:rsidRDefault="00802368" w:rsidP="00BF1D23">
      <w:pPr>
        <w:pStyle w:val="Figure"/>
        <w:ind w:left="-1440" w:right="-1440"/>
        <w:jc w:val="center"/>
      </w:pPr>
      <w:r>
        <w:rPr>
          <w:noProof/>
        </w:rPr>
        <w:lastRenderedPageBreak/>
        <w:drawing>
          <wp:inline distT="0" distB="0" distL="0" distR="0" wp14:anchorId="2B235A1C" wp14:editId="0644BA1E">
            <wp:extent cx="7443216" cy="338328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bability_HAL.png"/>
                    <pic:cNvPicPr>
                      <a:picLocks noChangeAspect="1" noChangeArrowheads="1"/>
                    </pic:cNvPicPr>
                  </pic:nvPicPr>
                  <pic:blipFill>
                    <a:blip r:embed="rId30"/>
                    <a:stretch>
                      <a:fillRect/>
                    </a:stretch>
                  </pic:blipFill>
                  <pic:spPr bwMode="auto">
                    <a:xfrm>
                      <a:off x="0" y="0"/>
                      <a:ext cx="7443216" cy="3383280"/>
                    </a:xfrm>
                    <a:prstGeom prst="rect">
                      <a:avLst/>
                    </a:prstGeom>
                    <a:noFill/>
                    <a:ln w="9525">
                      <a:noFill/>
                      <a:headEnd/>
                      <a:tailEnd/>
                    </a:ln>
                  </pic:spPr>
                </pic:pic>
              </a:graphicData>
            </a:graphic>
          </wp:inline>
        </w:drawing>
      </w:r>
    </w:p>
    <w:p w14:paraId="03486945" w14:textId="369CDA35" w:rsidR="00D55E82" w:rsidRDefault="00802368" w:rsidP="00E151FE">
      <w:pPr>
        <w:pStyle w:val="Heading4"/>
        <w:spacing w:before="0" w:after="240" w:line="240" w:lineRule="auto"/>
        <w:ind w:left="1080" w:hanging="1080"/>
      </w:pPr>
      <w:bookmarkStart w:id="126" w:name="figure-7.-probability-of-observing-the-r"/>
      <w:bookmarkEnd w:id="126"/>
      <w:r>
        <w:t xml:space="preserve">Figure 7. </w:t>
      </w:r>
      <w:r w:rsidR="00E151FE">
        <w:t xml:space="preserve">-- </w:t>
      </w:r>
      <w:r>
        <w:t xml:space="preserve">Probability of observing the realized or more extreme outcome (coverage rate) in a NMFS Reporting Area in the </w:t>
      </w:r>
      <w:r>
        <w:rPr>
          <w:i/>
        </w:rPr>
        <w:t>HAL</w:t>
      </w:r>
      <w:r>
        <w:t xml:space="preserve"> stratum. Reporting Areas where unlikely outcomes occurred are shaded in darker colors.</w:t>
      </w:r>
    </w:p>
    <w:p w14:paraId="0BFB3FF4" w14:textId="77777777" w:rsidR="00BF1D23" w:rsidRDefault="00802368" w:rsidP="00BF1D23">
      <w:pPr>
        <w:pStyle w:val="Figure"/>
        <w:ind w:left="-1440" w:right="-1440"/>
        <w:jc w:val="center"/>
      </w:pPr>
      <w:r>
        <w:rPr>
          <w:noProof/>
        </w:rPr>
        <w:drawing>
          <wp:inline distT="0" distB="0" distL="0" distR="0" wp14:anchorId="15A4D17D" wp14:editId="6F0571EA">
            <wp:extent cx="7443216" cy="338328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bability_POT%20-%20No%20Tender.png"/>
                    <pic:cNvPicPr>
                      <a:picLocks noChangeAspect="1" noChangeArrowheads="1"/>
                    </pic:cNvPicPr>
                  </pic:nvPicPr>
                  <pic:blipFill>
                    <a:blip r:embed="rId31"/>
                    <a:stretch>
                      <a:fillRect/>
                    </a:stretch>
                  </pic:blipFill>
                  <pic:spPr bwMode="auto">
                    <a:xfrm>
                      <a:off x="0" y="0"/>
                      <a:ext cx="7443216" cy="3383280"/>
                    </a:xfrm>
                    <a:prstGeom prst="rect">
                      <a:avLst/>
                    </a:prstGeom>
                    <a:noFill/>
                    <a:ln w="9525">
                      <a:noFill/>
                      <a:headEnd/>
                      <a:tailEnd/>
                    </a:ln>
                  </pic:spPr>
                </pic:pic>
              </a:graphicData>
            </a:graphic>
          </wp:inline>
        </w:drawing>
      </w:r>
      <w:bookmarkStart w:id="127" w:name="figure-8.-probability-of-observing-the-r"/>
      <w:bookmarkEnd w:id="127"/>
    </w:p>
    <w:p w14:paraId="40D13CD9" w14:textId="2AC1FE43" w:rsidR="00D55E82" w:rsidRDefault="00802368" w:rsidP="00E151FE">
      <w:pPr>
        <w:pStyle w:val="Figure"/>
        <w:spacing w:line="240" w:lineRule="auto"/>
        <w:ind w:left="1080" w:hanging="1080"/>
      </w:pPr>
      <w:r>
        <w:t xml:space="preserve">Figure 8. </w:t>
      </w:r>
      <w:r w:rsidR="00E151FE">
        <w:t xml:space="preserve">-- </w:t>
      </w:r>
      <w:r>
        <w:t xml:space="preserve">Probability of observing the realized or more extreme outcome (coverage rate) in a NMFS Reporting Area in the </w:t>
      </w:r>
      <w:r>
        <w:rPr>
          <w:i/>
        </w:rPr>
        <w:t>POT - No Tender</w:t>
      </w:r>
      <w:r>
        <w:t xml:space="preserve"> stratum. Reporting Areas where unlikely outcomes occurred are shaded in darker colors.</w:t>
      </w:r>
    </w:p>
    <w:p w14:paraId="36182D0F" w14:textId="77777777" w:rsidR="00D55E82" w:rsidRDefault="00802368" w:rsidP="00190E2A">
      <w:pPr>
        <w:pStyle w:val="Figure"/>
        <w:ind w:left="-1440" w:right="-1440"/>
        <w:jc w:val="center"/>
      </w:pPr>
      <w:r>
        <w:rPr>
          <w:noProof/>
        </w:rPr>
        <w:lastRenderedPageBreak/>
        <w:drawing>
          <wp:inline distT="0" distB="0" distL="0" distR="0" wp14:anchorId="3EEFFF1E" wp14:editId="181AE4F6">
            <wp:extent cx="7443216" cy="338328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bability_TRW%20-%20No%20Tender.png"/>
                    <pic:cNvPicPr>
                      <a:picLocks noChangeAspect="1" noChangeArrowheads="1"/>
                    </pic:cNvPicPr>
                  </pic:nvPicPr>
                  <pic:blipFill>
                    <a:blip r:embed="rId32"/>
                    <a:stretch>
                      <a:fillRect/>
                    </a:stretch>
                  </pic:blipFill>
                  <pic:spPr bwMode="auto">
                    <a:xfrm>
                      <a:off x="0" y="0"/>
                      <a:ext cx="7443216" cy="3383280"/>
                    </a:xfrm>
                    <a:prstGeom prst="rect">
                      <a:avLst/>
                    </a:prstGeom>
                    <a:noFill/>
                    <a:ln w="9525">
                      <a:noFill/>
                      <a:headEnd/>
                      <a:tailEnd/>
                    </a:ln>
                  </pic:spPr>
                </pic:pic>
              </a:graphicData>
            </a:graphic>
          </wp:inline>
        </w:drawing>
      </w:r>
    </w:p>
    <w:p w14:paraId="58857A01" w14:textId="40B20DAF" w:rsidR="007E0F44" w:rsidRPr="007E0F44" w:rsidRDefault="00802368" w:rsidP="006C652C">
      <w:pPr>
        <w:pStyle w:val="Heading4"/>
        <w:spacing w:before="0" w:after="240" w:line="240" w:lineRule="auto"/>
        <w:ind w:left="1080" w:hanging="1080"/>
      </w:pPr>
      <w:bookmarkStart w:id="128" w:name="figure-9.-probability-of-observing-the-r"/>
      <w:bookmarkEnd w:id="128"/>
      <w:r>
        <w:t xml:space="preserve">Figure 9. </w:t>
      </w:r>
      <w:r w:rsidR="006C652C">
        <w:t xml:space="preserve">-- </w:t>
      </w:r>
      <w:r>
        <w:t xml:space="preserve">Probability of observing the realized or more extreme outcome (coverage rate) in a NMFS Reporting Area in the </w:t>
      </w:r>
      <w:r>
        <w:rPr>
          <w:i/>
        </w:rPr>
        <w:t>TRW - No Tender</w:t>
      </w:r>
      <w:r>
        <w:t xml:space="preserve"> stratum. Reporting Areas where unlikely outcomes occurred are shaded in darker colors.</w:t>
      </w:r>
    </w:p>
    <w:p w14:paraId="13A6653D" w14:textId="77777777" w:rsidR="007E0F44" w:rsidRDefault="00802368" w:rsidP="007E0F44">
      <w:pPr>
        <w:pStyle w:val="Figure"/>
        <w:spacing w:line="240" w:lineRule="auto"/>
        <w:ind w:left="-1440" w:right="-1440"/>
        <w:jc w:val="center"/>
      </w:pPr>
      <w:r>
        <w:rPr>
          <w:noProof/>
        </w:rPr>
        <w:drawing>
          <wp:inline distT="0" distB="0" distL="0" distR="0" wp14:anchorId="5ACE7AA5" wp14:editId="3E43FE82">
            <wp:extent cx="7443216" cy="33832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bability_POT%20-%20Tender.png"/>
                    <pic:cNvPicPr>
                      <a:picLocks noChangeAspect="1" noChangeArrowheads="1"/>
                    </pic:cNvPicPr>
                  </pic:nvPicPr>
                  <pic:blipFill>
                    <a:blip r:embed="rId33"/>
                    <a:stretch>
                      <a:fillRect/>
                    </a:stretch>
                  </pic:blipFill>
                  <pic:spPr bwMode="auto">
                    <a:xfrm>
                      <a:off x="0" y="0"/>
                      <a:ext cx="7443216" cy="3383280"/>
                    </a:xfrm>
                    <a:prstGeom prst="rect">
                      <a:avLst/>
                    </a:prstGeom>
                    <a:noFill/>
                    <a:ln w="9525">
                      <a:noFill/>
                      <a:headEnd/>
                      <a:tailEnd/>
                    </a:ln>
                  </pic:spPr>
                </pic:pic>
              </a:graphicData>
            </a:graphic>
          </wp:inline>
        </w:drawing>
      </w:r>
      <w:bookmarkStart w:id="129" w:name="figure-10.-probability-of-observing-the-"/>
      <w:bookmarkEnd w:id="129"/>
    </w:p>
    <w:p w14:paraId="718685B6" w14:textId="1E4CA8D4" w:rsidR="00D55E82" w:rsidRDefault="00802368" w:rsidP="003C316D">
      <w:pPr>
        <w:pStyle w:val="Figure"/>
        <w:spacing w:before="240" w:line="240" w:lineRule="auto"/>
        <w:ind w:left="1170" w:hanging="1170"/>
      </w:pPr>
      <w:r>
        <w:t xml:space="preserve">Figure 10. </w:t>
      </w:r>
      <w:r w:rsidR="003C316D">
        <w:t xml:space="preserve">-- </w:t>
      </w:r>
      <w:r>
        <w:t xml:space="preserve">Probability of observing the realized or more extreme outcome (coverage rate) in a NMFS Reporting Area in the </w:t>
      </w:r>
      <w:r>
        <w:rPr>
          <w:i/>
        </w:rPr>
        <w:t>POT - Tender</w:t>
      </w:r>
      <w:r>
        <w:t xml:space="preserve"> stratum. Reporting Areas where unlikely outcomes occurred are shaded in darker colors.</w:t>
      </w:r>
    </w:p>
    <w:p w14:paraId="50C48BEE" w14:textId="77777777" w:rsidR="00A07C2E" w:rsidRDefault="00802368" w:rsidP="00190E2A">
      <w:pPr>
        <w:pStyle w:val="Figure"/>
        <w:ind w:left="-1440" w:right="-1440"/>
        <w:jc w:val="center"/>
      </w:pPr>
      <w:r>
        <w:rPr>
          <w:noProof/>
        </w:rPr>
        <w:lastRenderedPageBreak/>
        <w:drawing>
          <wp:inline distT="0" distB="0" distL="0" distR="0" wp14:anchorId="518790A6" wp14:editId="58C51ED3">
            <wp:extent cx="7443216" cy="338328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bability_TRW%20-%20Tender.png"/>
                    <pic:cNvPicPr>
                      <a:picLocks noChangeAspect="1" noChangeArrowheads="1"/>
                    </pic:cNvPicPr>
                  </pic:nvPicPr>
                  <pic:blipFill>
                    <a:blip r:embed="rId34"/>
                    <a:stretch>
                      <a:fillRect/>
                    </a:stretch>
                  </pic:blipFill>
                  <pic:spPr bwMode="auto">
                    <a:xfrm>
                      <a:off x="0" y="0"/>
                      <a:ext cx="7443216" cy="3383280"/>
                    </a:xfrm>
                    <a:prstGeom prst="rect">
                      <a:avLst/>
                    </a:prstGeom>
                    <a:noFill/>
                    <a:ln w="9525">
                      <a:noFill/>
                      <a:headEnd/>
                      <a:tailEnd/>
                    </a:ln>
                  </pic:spPr>
                </pic:pic>
              </a:graphicData>
            </a:graphic>
          </wp:inline>
        </w:drawing>
      </w:r>
      <w:bookmarkStart w:id="130" w:name="figure-11.-probability-of-observing-the-"/>
      <w:bookmarkEnd w:id="130"/>
    </w:p>
    <w:p w14:paraId="1F390A32" w14:textId="7CED60A3" w:rsidR="00D55E82" w:rsidRDefault="00802368" w:rsidP="003C316D">
      <w:pPr>
        <w:pStyle w:val="Figure"/>
        <w:spacing w:line="240" w:lineRule="auto"/>
        <w:ind w:left="1170" w:hanging="1170"/>
      </w:pPr>
      <w:r>
        <w:t xml:space="preserve">Figure 11. </w:t>
      </w:r>
      <w:r w:rsidR="003C316D">
        <w:t xml:space="preserve">-- </w:t>
      </w:r>
      <w:r>
        <w:t xml:space="preserve">Probability of observing the realized or more extreme outcome (coverage rate) in a NMFS Reporting Area in the </w:t>
      </w:r>
      <w:r>
        <w:rPr>
          <w:i/>
        </w:rPr>
        <w:t>TRW - Tender</w:t>
      </w:r>
      <w:r>
        <w:t xml:space="preserve"> stratum. Reporting Areas where unlikely outcomes occurred are shaded in darker colors.</w:t>
      </w:r>
    </w:p>
    <w:p w14:paraId="6A48E6BF" w14:textId="77777777" w:rsidR="00D55E82" w:rsidRDefault="00802368" w:rsidP="00A07C2E">
      <w:pPr>
        <w:pStyle w:val="FirstParagraph"/>
        <w:jc w:val="center"/>
      </w:pPr>
      <w:r>
        <w:rPr>
          <w:noProof/>
        </w:rPr>
        <w:lastRenderedPageBreak/>
        <w:drawing>
          <wp:inline distT="0" distB="0" distL="0" distR="0" wp14:anchorId="1D3C5B6C" wp14:editId="2F8BFEC0">
            <wp:extent cx="4379976" cy="6025896"/>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4_AR_report_files/figure-docx/Obs.perm.plot-1.png"/>
                    <pic:cNvPicPr>
                      <a:picLocks noChangeAspect="1" noChangeArrowheads="1"/>
                    </pic:cNvPicPr>
                  </pic:nvPicPr>
                  <pic:blipFill>
                    <a:blip r:embed="rId35"/>
                    <a:stretch>
                      <a:fillRect/>
                    </a:stretch>
                  </pic:blipFill>
                  <pic:spPr bwMode="auto">
                    <a:xfrm>
                      <a:off x="0" y="0"/>
                      <a:ext cx="4379976" cy="6025896"/>
                    </a:xfrm>
                    <a:prstGeom prst="rect">
                      <a:avLst/>
                    </a:prstGeom>
                    <a:noFill/>
                    <a:ln w="9525">
                      <a:noFill/>
                      <a:headEnd/>
                      <a:tailEnd/>
                    </a:ln>
                  </pic:spPr>
                </pic:pic>
              </a:graphicData>
            </a:graphic>
          </wp:inline>
        </w:drawing>
      </w:r>
    </w:p>
    <w:p w14:paraId="09C90B47" w14:textId="0C178DE7" w:rsidR="00D55E82" w:rsidRDefault="00802368" w:rsidP="003C316D">
      <w:pPr>
        <w:pStyle w:val="Heading4"/>
        <w:spacing w:line="240" w:lineRule="auto"/>
        <w:ind w:left="1170" w:hanging="1170"/>
      </w:pPr>
      <w:bookmarkStart w:id="131" w:name="figure-12.-example-of-results-from-permu"/>
      <w:bookmarkEnd w:id="131"/>
      <w:r>
        <w:t xml:space="preserve">Figure 12. </w:t>
      </w:r>
      <w:r w:rsidR="003C316D">
        <w:t xml:space="preserve">-- </w:t>
      </w:r>
      <w:r>
        <w:t xml:space="preserve">Example of results from permutation tests depicting percent differences between observed and unobserved trips for observer pool strata in the partial coverage category. Grey bars depict the distribution of differences between observed and unobserved trips where the assignment of observed status has been randomized (this represents the sampling distribution under the null hypothesis that observed and unobserved trips are the same). The vertical </w:t>
      </w:r>
      <w:r w:rsidR="003F4286">
        <w:t xml:space="preserve">red </w:t>
      </w:r>
      <w:r>
        <w:t xml:space="preserve">line denotes the actual difference between observed and unobserved trips. Values on the x-axis have been scaled to reflect the relative (%) differences in each metric. The </w:t>
      </w:r>
      <w:r w:rsidRPr="003C316D">
        <w:rPr>
          <w:i/>
        </w:rPr>
        <w:t>p</w:t>
      </w:r>
      <w:r>
        <w:t xml:space="preserve">-value for each test is denoted in the upper left corner. Low </w:t>
      </w:r>
      <w:r w:rsidRPr="003C316D">
        <w:rPr>
          <w:i/>
        </w:rPr>
        <w:t>p</w:t>
      </w:r>
      <w:r>
        <w:t>-values are reason to reject the null hypothesis and conclude that there is an observer effect. Results from all permutation tests can be found in the Tables section of this report.</w:t>
      </w:r>
    </w:p>
    <w:p w14:paraId="00C246C3" w14:textId="77777777" w:rsidR="00D55E82" w:rsidRDefault="00D55E82">
      <w:pPr>
        <w:pStyle w:val="Heading5"/>
      </w:pPr>
      <w:bookmarkStart w:id="132" w:name="section-18"/>
      <w:bookmarkEnd w:id="132"/>
    </w:p>
    <w:p w14:paraId="38216182" w14:textId="77777777" w:rsidR="00D55E82" w:rsidRDefault="00802368" w:rsidP="00A07C2E">
      <w:pPr>
        <w:pStyle w:val="FirstParagraph"/>
        <w:jc w:val="center"/>
      </w:pPr>
      <w:r>
        <w:rPr>
          <w:noProof/>
        </w:rPr>
        <w:drawing>
          <wp:inline distT="0" distB="0" distL="0" distR="0" wp14:anchorId="28B8CE4A" wp14:editId="54CEABBF">
            <wp:extent cx="5495559" cy="549555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freq_geartender_plot-1.png"/>
                    <pic:cNvPicPr>
                      <a:picLocks noChangeAspect="1" noChangeArrowheads="1"/>
                    </pic:cNvPicPr>
                  </pic:nvPicPr>
                  <pic:blipFill>
                    <a:blip r:embed="rId36"/>
                    <a:stretch>
                      <a:fillRect/>
                    </a:stretch>
                  </pic:blipFill>
                  <pic:spPr bwMode="auto">
                    <a:xfrm>
                      <a:off x="0" y="0"/>
                      <a:ext cx="5495559" cy="5495559"/>
                    </a:xfrm>
                    <a:prstGeom prst="rect">
                      <a:avLst/>
                    </a:prstGeom>
                    <a:noFill/>
                    <a:ln w="9525">
                      <a:noFill/>
                      <a:headEnd/>
                      <a:tailEnd/>
                    </a:ln>
                  </pic:spPr>
                </pic:pic>
              </a:graphicData>
            </a:graphic>
          </wp:inline>
        </w:drawing>
      </w:r>
    </w:p>
    <w:p w14:paraId="73A69AAE" w14:textId="656B12F8" w:rsidR="00D55E82" w:rsidRDefault="00802368" w:rsidP="003C316D">
      <w:pPr>
        <w:pStyle w:val="Heading4"/>
        <w:spacing w:line="240" w:lineRule="auto"/>
        <w:ind w:left="1170" w:hanging="1170"/>
      </w:pPr>
      <w:bookmarkStart w:id="133" w:name="figure-13.-distribution-of-trip-duration"/>
      <w:bookmarkEnd w:id="133"/>
      <w:r>
        <w:t xml:space="preserve">Figure 13. </w:t>
      </w:r>
      <w:r w:rsidR="003C316D">
        <w:t xml:space="preserve">-- </w:t>
      </w:r>
      <w:r>
        <w:t>Distribution of trip durations for vessels in the partial coverage category by gear and observation status. Observed trips are depicted as transparent white bars overtop of solid black bars for unobserved trips. Trip durations where both observed and unobserved status exist are depicted in gray (This is not the same as a stacked bar chart, in which the height of the bar would reflect observed and unobserved on top of one another- this plot has each observation status in front of the other).</w:t>
      </w:r>
    </w:p>
    <w:p w14:paraId="59890470" w14:textId="77777777" w:rsidR="00D55E82" w:rsidRDefault="00D55E82">
      <w:pPr>
        <w:pStyle w:val="Heading5"/>
      </w:pPr>
      <w:bookmarkStart w:id="134" w:name="section-19"/>
      <w:bookmarkEnd w:id="134"/>
    </w:p>
    <w:p w14:paraId="787C2702" w14:textId="77777777" w:rsidR="00D55E82" w:rsidRDefault="00802368" w:rsidP="00A07C2E">
      <w:pPr>
        <w:pStyle w:val="FirstParagraph"/>
        <w:jc w:val="center"/>
      </w:pPr>
      <w:r>
        <w:rPr>
          <w:noProof/>
        </w:rPr>
        <w:drawing>
          <wp:inline distT="0" distB="0" distL="0" distR="0" wp14:anchorId="179FA770" wp14:editId="62E7407D">
            <wp:extent cx="5495559" cy="549555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prob.bynumber-1.png"/>
                    <pic:cNvPicPr>
                      <a:picLocks noChangeAspect="1" noChangeArrowheads="1"/>
                    </pic:cNvPicPr>
                  </pic:nvPicPr>
                  <pic:blipFill>
                    <a:blip r:embed="rId37"/>
                    <a:stretch>
                      <a:fillRect/>
                    </a:stretch>
                  </pic:blipFill>
                  <pic:spPr bwMode="auto">
                    <a:xfrm>
                      <a:off x="0" y="0"/>
                      <a:ext cx="5495559" cy="5495559"/>
                    </a:xfrm>
                    <a:prstGeom prst="rect">
                      <a:avLst/>
                    </a:prstGeom>
                    <a:noFill/>
                    <a:ln w="9525">
                      <a:noFill/>
                      <a:headEnd/>
                      <a:tailEnd/>
                    </a:ln>
                  </pic:spPr>
                </pic:pic>
              </a:graphicData>
            </a:graphic>
          </wp:inline>
        </w:drawing>
      </w:r>
    </w:p>
    <w:p w14:paraId="4DF16E43" w14:textId="5A584961" w:rsidR="00136C00" w:rsidRDefault="00802368" w:rsidP="003C316D">
      <w:pPr>
        <w:pStyle w:val="Heading4"/>
        <w:spacing w:line="240" w:lineRule="auto"/>
        <w:ind w:left="1170" w:hanging="1170"/>
      </w:pPr>
      <w:bookmarkStart w:id="135" w:name="figure-14.-probability-of-monitoring-no-"/>
      <w:bookmarkEnd w:id="135"/>
      <w:r>
        <w:t xml:space="preserve">Figure 14. </w:t>
      </w:r>
      <w:r w:rsidR="003C316D">
        <w:t xml:space="preserve">-- </w:t>
      </w:r>
      <w:r>
        <w:t xml:space="preserve">Probability of monitoring no trips in a NMFS Area and stratum given fishing effort and sampling rate. The x-axis has been truncated to increase resolution at low levels of fishing effort. The likelihood of having no monitoring data decreases with increasing total fishing effort and selection rate. The selection rate is 17.71% in the </w:t>
      </w:r>
      <w:r>
        <w:rPr>
          <w:i/>
        </w:rPr>
        <w:t>HAL</w:t>
      </w:r>
      <w:r>
        <w:t xml:space="preserve"> stratum, 15.43% in the </w:t>
      </w:r>
      <w:r>
        <w:rPr>
          <w:i/>
        </w:rPr>
        <w:t>POT - No Tender</w:t>
      </w:r>
      <w:r>
        <w:t xml:space="preserve"> stratum, 16.11% in the </w:t>
      </w:r>
      <w:r>
        <w:rPr>
          <w:i/>
        </w:rPr>
        <w:t>POT - Tender</w:t>
      </w:r>
      <w:r>
        <w:t xml:space="preserve"> stratum, 23.70% in the </w:t>
      </w:r>
      <w:r>
        <w:rPr>
          <w:i/>
        </w:rPr>
        <w:t>TRW - No Tender</w:t>
      </w:r>
      <w:r>
        <w:t xml:space="preserve"> stratum, 27.12% in the </w:t>
      </w:r>
      <w:r>
        <w:rPr>
          <w:i/>
        </w:rPr>
        <w:t>TRW - Tender</w:t>
      </w:r>
      <w:r>
        <w:t xml:space="preserve"> stratum, 30.00% in the </w:t>
      </w:r>
      <w:r>
        <w:rPr>
          <w:i/>
        </w:rPr>
        <w:t>EM HAL</w:t>
      </w:r>
      <w:r>
        <w:t xml:space="preserve"> stratum, and 30.00% in the </w:t>
      </w:r>
      <w:r>
        <w:rPr>
          <w:i/>
        </w:rPr>
        <w:t>EM POT</w:t>
      </w:r>
      <w:r>
        <w:t xml:space="preserve"> stratum.</w:t>
      </w:r>
    </w:p>
    <w:p w14:paraId="0803EA07" w14:textId="77777777" w:rsidR="00136C00" w:rsidRDefault="00136C00">
      <w:pPr>
        <w:spacing w:after="200" w:line="240" w:lineRule="auto"/>
        <w:contextualSpacing w:val="0"/>
        <w:rPr>
          <w:rFonts w:eastAsiaTheme="majorEastAsia" w:cstheme="majorBidi"/>
          <w:bCs/>
        </w:rPr>
      </w:pPr>
      <w:r>
        <w:br w:type="page"/>
      </w:r>
    </w:p>
    <w:p w14:paraId="2B16AE2A" w14:textId="77777777" w:rsidR="002F1252" w:rsidRDefault="002F1252">
      <w:pPr>
        <w:spacing w:after="200" w:line="240" w:lineRule="auto"/>
        <w:contextualSpacing w:val="0"/>
        <w:rPr>
          <w:rFonts w:eastAsiaTheme="majorEastAsia" w:cstheme="majorBidi"/>
          <w:b/>
          <w:bCs/>
          <w:smallCaps/>
          <w:sz w:val="28"/>
          <w:szCs w:val="32"/>
        </w:rPr>
      </w:pPr>
      <w:bookmarkStart w:id="136" w:name="_Toc42435624"/>
      <w:bookmarkStart w:id="137" w:name="_Toc44506793"/>
      <w:r>
        <w:lastRenderedPageBreak/>
        <w:br w:type="page"/>
      </w:r>
    </w:p>
    <w:p w14:paraId="1935D594" w14:textId="6739AFB5" w:rsidR="00136C00" w:rsidRPr="00FD28D0" w:rsidRDefault="00136C00" w:rsidP="00FD28D0">
      <w:pPr>
        <w:pStyle w:val="Heading1"/>
      </w:pPr>
      <w:r w:rsidRPr="00A15F5A">
        <w:lastRenderedPageBreak/>
        <w:t>Appendix A –</w:t>
      </w:r>
      <w:r w:rsidRPr="00A94781">
        <w:t xml:space="preserve"> Evaluation of Pelagic </w:t>
      </w:r>
      <w:r>
        <w:t>a</w:t>
      </w:r>
      <w:r w:rsidRPr="00A94781">
        <w:t>nd Non-Pelagic Trawl Trips</w:t>
      </w:r>
      <w:bookmarkEnd w:id="136"/>
      <w:bookmarkEnd w:id="137"/>
    </w:p>
    <w:p w14:paraId="414F49BC" w14:textId="0EADFC2B" w:rsidR="00136C00" w:rsidRPr="00136C00" w:rsidRDefault="00136C00" w:rsidP="000021AC">
      <w:pPr>
        <w:pStyle w:val="Heading1"/>
      </w:pPr>
      <w:bookmarkStart w:id="138" w:name="_Toc40293232"/>
      <w:bookmarkStart w:id="139" w:name="_Toc40970346"/>
      <w:r w:rsidRPr="00136C00">
        <w:t>Introduction</w:t>
      </w:r>
      <w:bookmarkEnd w:id="138"/>
      <w:bookmarkEnd w:id="139"/>
    </w:p>
    <w:p w14:paraId="19CC8944" w14:textId="77777777" w:rsidR="00136C00" w:rsidRDefault="00136C00" w:rsidP="00136C00">
      <w:pPr>
        <w:pStyle w:val="BodyText"/>
        <w:ind w:firstLine="720"/>
      </w:pPr>
      <w:bookmarkStart w:id="140" w:name="results"/>
      <w:bookmarkStart w:id="141" w:name="_Toc40293233"/>
      <w:bookmarkEnd w:id="140"/>
      <w:r>
        <w:t>At its June 2017 meeting, the North Pacific Fishery Management Council (Council) requested that the National Marine Fisheries Service (NMFS) evaluate whether there is evidence of an observer effect in either pelagic trawl (PTR) or non-pelagic trawl (NPT) gear fished by partial coverage vessels (AFSC and AKRO 2018, p. 54). These two gear types are typically used for different styles of fishing, with NPT gear associated with bottom contact and PTR gear typically fished in the water column. The Council’s request followed a Fishery Monitoring Advisory Committee (FMAC) request for the evaluation, including a discussion about the “pros and cons” of separate observer deployment strata for those two gear types. The NMFS performed the requested analyses, and the resulting recommendation was to not separate the trawl gears into two separate strata (AFSC and AKRO 2018, Appendix A; AFSC and AKRO 2019, Appendix A). Following these initial analyses, the FMAC expressed interest in continuing to see an evaluation of the NPT and PTR gear types. The analysis presented here is intended to serve as that continued evaluation.</w:t>
      </w:r>
    </w:p>
    <w:p w14:paraId="56BAB29E" w14:textId="77777777" w:rsidR="00136C00" w:rsidRDefault="00136C00" w:rsidP="00136C00">
      <w:pPr>
        <w:pStyle w:val="BodyText"/>
        <w:ind w:firstLine="720"/>
      </w:pPr>
      <w:r>
        <w:t>Although the North Pacific Observer Program (Observer Program) does not currently deploy observers into separate NPT and PTR strata, the Catch Accounting System (CAS) post-stratifies observer and landings data based on whether the trip is recorded as NPT or PTR on the landing report (“fish ticket”) or in the observer data. The fact that trawl trips are post-stratified by NPT and PTR gear means that estimates of bycatch for unobserved NPT trips are based solely on observed NPT trips (not PTR trips), and estimates of bycatch for unobserved PTR trips are based solely on observed PTR trips (not NPT trips). In both cases, the vessel operator reports the gear type being used to the processor. On observed trips, observers are expected to verify the reported gear type. Regulations at 50 CFR 679.2 (definitions) define NPT and PTR gear to be of certain configurations (e.g., floats, mesh configurations, line configurations).</w:t>
      </w:r>
    </w:p>
    <w:p w14:paraId="53634B16" w14:textId="17365364" w:rsidR="00136C00" w:rsidRDefault="00136C00" w:rsidP="00136C00">
      <w:pPr>
        <w:pStyle w:val="BodyText"/>
        <w:ind w:firstLine="720"/>
      </w:pPr>
      <w:r>
        <w:lastRenderedPageBreak/>
        <w:t xml:space="preserve">The NPT and PTR gear types are associated with different fishery management issues, with salmon bycatch being the primary issue for the PTR pollock fisheries, and halibut PSC being of concern for some NPT fisheries. Being a relatively rare bycatch species in the PTR pollock fisheries, salmon are accounted for shoreside when an observer is on board a vessel that is targeting pollock and not delivering to a tender. In contrast, halibut discard estimates are based on samples collected by observers at sea. In both cases, data from observed trips are used to make estimates for unobserved trips, but at-sea observer samples are inherently more variable than the shoreside census conducted for salmon in pollock fisheries. Because of this sampling dynamic, and the differing incentives for different fisheries, a concern raised by some stakeholders has been that vessels selected for observer coverage are disproportionately opting to fish for pollock instead of species that are typically fished with NPT gear. Such behavior would result in higher observer coverage in PTR gear since it is used to target pollock.   </w:t>
      </w:r>
    </w:p>
    <w:p w14:paraId="4AEE585C" w14:textId="71EF0689" w:rsidR="007C6698" w:rsidRDefault="008C40E9" w:rsidP="00136C00">
      <w:pPr>
        <w:pStyle w:val="BodyText"/>
        <w:ind w:firstLine="720"/>
      </w:pPr>
      <w:r>
        <w:t xml:space="preserve">In contrast to analyses presented elsewhere in this document, multiple years of data are used in this appendix, since significance tests on observation rates have never </w:t>
      </w:r>
      <w:r w:rsidR="003555BD">
        <w:t xml:space="preserve">before </w:t>
      </w:r>
      <w:r>
        <w:t xml:space="preserve">been conducted </w:t>
      </w:r>
      <w:r w:rsidR="003555BD">
        <w:t>within the NPT and PTR gear types</w:t>
      </w:r>
      <w:r>
        <w:t xml:space="preserve">. </w:t>
      </w:r>
      <w:r w:rsidR="000D6FB4">
        <w:t>Significance tests rely on the hypergeometric distribution which, when estimating the probability of observing a given number of NPT or PTR trips, accounts for the total number of observed non-tendered trawl trips that occurred. Therefore, a significant result within a gear type means that the number of observed trips was significantly different than the number of observed trips that were expected within that gear type, given the total number of observed non-tendered trawl trips that occurred.</w:t>
      </w:r>
      <w:r w:rsidR="00924505">
        <w:t xml:space="preserve"> </w:t>
      </w:r>
      <w:r w:rsidR="000D6FB4">
        <w:t xml:space="preserve">As in the main section of this report, a Bonferroni adjustment has been applied to all permutation test </w:t>
      </w:r>
      <w:r w:rsidR="000D6FB4" w:rsidRPr="00823ECE">
        <w:rPr>
          <w:i/>
        </w:rPr>
        <w:t>p</w:t>
      </w:r>
      <w:r w:rsidR="000D6FB4">
        <w:t xml:space="preserve">-values in order to control for multiple comparisons. This adjustment was not applied to permutation test </w:t>
      </w:r>
      <w:r w:rsidR="000D6FB4" w:rsidRPr="00823ECE">
        <w:rPr>
          <w:i/>
        </w:rPr>
        <w:t>p</w:t>
      </w:r>
      <w:r w:rsidR="000D6FB4">
        <w:t>-values presented in last year’s annual report (AFSC and AKRO 2019). This adjustment corrects for the increased probability of detecting a false positive result due to conducting multiple tests on the same data. One drawback of this adjustment is the decreased ability to detect true differences if they exist.</w:t>
      </w:r>
    </w:p>
    <w:p w14:paraId="00267D8B" w14:textId="4A9D627E" w:rsidR="00924505" w:rsidRDefault="00924505" w:rsidP="00924505">
      <w:pPr>
        <w:pStyle w:val="BodyText"/>
        <w:ind w:firstLine="720"/>
      </w:pPr>
      <w:r>
        <w:t xml:space="preserve">Separate from differing coverage levels between gear types, the original request made by the Council was to evaluate whether or not there is evidence of an observer effect within PTR and NPT </w:t>
      </w:r>
      <w:r>
        <w:lastRenderedPageBreak/>
        <w:t>fisheries (AFSC and AKRO 2018, p. 54). We first responded to that request by providing the results of permutation tests that measured differences between observed and unobserved trips (AFSC and AKRO 2019, Appendix A). Evidence of observer effects within non-tendered trawl trips has been shown in multiple Annual Reports (AFSC and AKRO 2017, AFSC and AKRO 2018, AFSC and AKRO 2019), so one motivation for performing permutation tests within gear type is to give more granularity to those stratum-level results. All analyses in this appendix consider only non-tendered trips.</w:t>
      </w:r>
    </w:p>
    <w:p w14:paraId="1477F30D" w14:textId="03667658" w:rsidR="00136C00" w:rsidRPr="00136C00" w:rsidRDefault="00136C00" w:rsidP="00924505">
      <w:pPr>
        <w:pStyle w:val="Heading1"/>
      </w:pPr>
      <w:bookmarkStart w:id="142" w:name="_Toc40970347"/>
      <w:r w:rsidRPr="00136C00">
        <w:t>Results</w:t>
      </w:r>
      <w:bookmarkEnd w:id="141"/>
      <w:bookmarkEnd w:id="142"/>
    </w:p>
    <w:p w14:paraId="58B3EFBF" w14:textId="39B2F384" w:rsidR="00136C00" w:rsidRDefault="00136C00" w:rsidP="00136C00">
      <w:pPr>
        <w:pStyle w:val="BodyText"/>
        <w:ind w:firstLine="720"/>
      </w:pPr>
      <w:bookmarkStart w:id="143" w:name="discussion"/>
      <w:bookmarkStart w:id="144" w:name="_Toc40293234"/>
      <w:bookmarkEnd w:id="143"/>
      <w:r>
        <w:t>Since 2016, 99.7% of the partial coverage category PTR landings targeted pollock (</w:t>
      </w:r>
      <w:r>
        <w:fldChar w:fldCharType="begin"/>
      </w:r>
      <w:r>
        <w:instrText xml:space="preserve"> REF _Ref41389366 \h </w:instrText>
      </w:r>
      <w:r>
        <w:fldChar w:fldCharType="separate"/>
      </w:r>
      <w:r w:rsidR="00852469" w:rsidRPr="003A0F30">
        <w:rPr>
          <w:rFonts w:eastAsia="Calibri" w:cs="Times New Roman"/>
          <w:iCs/>
          <w:szCs w:val="22"/>
        </w:rPr>
        <w:t>Appendix Table A-</w:t>
      </w:r>
      <w:r w:rsidR="00852469">
        <w:rPr>
          <w:rFonts w:eastAsia="Calibri" w:cs="Times New Roman"/>
          <w:iCs/>
          <w:noProof/>
          <w:szCs w:val="22"/>
        </w:rPr>
        <w:t>1</w:t>
      </w:r>
      <w:r>
        <w:fldChar w:fldCharType="end"/>
      </w:r>
      <w:r>
        <w:t xml:space="preserve">). Of these 5,425 pollock trips, 96.6% had a catch composition of at least 95% pollock, which falls into the CAS “pelagic” pollock target (suggesting midwater tows). The remaining pollock landings were in the “bottom” pollock target category, which is based on the pollock being the predominant species retained (but less than 95% of the retained catch). The predominant targets for vessels fishing NPT gear were Pacific cod (49.7% of trips) and arrowtooth flounder (34.4% of trips), followed by pollock (9.4% of trips; </w:t>
      </w:r>
      <w:r>
        <w:rPr>
          <w:highlight w:val="yellow"/>
        </w:rPr>
        <w:fldChar w:fldCharType="begin"/>
      </w:r>
      <w:r>
        <w:instrText xml:space="preserve"> REF _Ref41389366 \h </w:instrText>
      </w:r>
      <w:r>
        <w:rPr>
          <w:highlight w:val="yellow"/>
        </w:rPr>
      </w:r>
      <w:r>
        <w:rPr>
          <w:highlight w:val="yellow"/>
        </w:rPr>
        <w:fldChar w:fldCharType="separate"/>
      </w:r>
      <w:r w:rsidR="00852469" w:rsidRPr="003A0F30">
        <w:rPr>
          <w:rFonts w:eastAsia="Calibri" w:cs="Times New Roman"/>
          <w:iCs/>
          <w:szCs w:val="22"/>
        </w:rPr>
        <w:t>Appendix Table A-</w:t>
      </w:r>
      <w:r w:rsidR="00852469">
        <w:rPr>
          <w:rFonts w:eastAsia="Calibri" w:cs="Times New Roman"/>
          <w:iCs/>
          <w:noProof/>
          <w:szCs w:val="22"/>
        </w:rPr>
        <w:t>1</w:t>
      </w:r>
      <w:r>
        <w:rPr>
          <w:highlight w:val="yellow"/>
        </w:rPr>
        <w:fldChar w:fldCharType="end"/>
      </w:r>
      <w:r>
        <w:t>).</w:t>
      </w:r>
    </w:p>
    <w:p w14:paraId="0A014ACE" w14:textId="7BB28601" w:rsidR="00136C00" w:rsidRDefault="00136C00" w:rsidP="00136C00">
      <w:pPr>
        <w:pStyle w:val="BodyText"/>
        <w:ind w:firstLine="720"/>
      </w:pPr>
      <w:r>
        <w:t>Observation rates for PTR gear were significantly higher than expected in one of the four years analyzed here (</w:t>
      </w:r>
      <w:r>
        <w:rPr>
          <w:highlight w:val="yellow"/>
        </w:rPr>
        <w:fldChar w:fldCharType="begin"/>
      </w:r>
      <w:r>
        <w:instrText xml:space="preserve"> REF _Ref41389377 \h </w:instrText>
      </w:r>
      <w:r>
        <w:rPr>
          <w:highlight w:val="yellow"/>
        </w:rPr>
      </w:r>
      <w:r>
        <w:rPr>
          <w:highlight w:val="yellow"/>
        </w:rPr>
        <w:fldChar w:fldCharType="separate"/>
      </w:r>
      <w:r w:rsidR="00852469" w:rsidRPr="003A0F30">
        <w:rPr>
          <w:rFonts w:eastAsia="Calibri" w:cs="Times New Roman"/>
          <w:iCs/>
          <w:szCs w:val="22"/>
        </w:rPr>
        <w:t>Appendix Table A-</w:t>
      </w:r>
      <w:r w:rsidR="00852469">
        <w:rPr>
          <w:rFonts w:eastAsia="Calibri" w:cs="Times New Roman"/>
          <w:iCs/>
          <w:noProof/>
          <w:szCs w:val="22"/>
        </w:rPr>
        <w:t>2</w:t>
      </w:r>
      <w:r>
        <w:rPr>
          <w:highlight w:val="yellow"/>
        </w:rPr>
        <w:fldChar w:fldCharType="end"/>
      </w:r>
      <w:r>
        <w:t>). Observation rates for NPT gear were significantly lower than expected in two of the four years analyzed (</w:t>
      </w:r>
      <w:r>
        <w:rPr>
          <w:highlight w:val="yellow"/>
        </w:rPr>
        <w:fldChar w:fldCharType="begin"/>
      </w:r>
      <w:r>
        <w:instrText xml:space="preserve"> REF _Ref41389377 \h </w:instrText>
      </w:r>
      <w:r>
        <w:rPr>
          <w:highlight w:val="yellow"/>
        </w:rPr>
      </w:r>
      <w:r>
        <w:rPr>
          <w:highlight w:val="yellow"/>
        </w:rPr>
        <w:fldChar w:fldCharType="separate"/>
      </w:r>
      <w:r w:rsidR="00852469" w:rsidRPr="003A0F30">
        <w:rPr>
          <w:rFonts w:eastAsia="Calibri" w:cs="Times New Roman"/>
          <w:iCs/>
          <w:szCs w:val="22"/>
        </w:rPr>
        <w:t>Appendix Table A-</w:t>
      </w:r>
      <w:r w:rsidR="00852469">
        <w:rPr>
          <w:rFonts w:eastAsia="Calibri" w:cs="Times New Roman"/>
          <w:iCs/>
          <w:noProof/>
          <w:szCs w:val="22"/>
        </w:rPr>
        <w:t>2</w:t>
      </w:r>
      <w:r>
        <w:rPr>
          <w:highlight w:val="yellow"/>
        </w:rPr>
        <w:fldChar w:fldCharType="end"/>
      </w:r>
      <w:r>
        <w:t xml:space="preserve">). </w:t>
      </w:r>
      <w:r w:rsidR="000D6FB4">
        <w:t>M</w:t>
      </w:r>
      <w:r>
        <w:t xml:space="preserve">ixed-gear trips, during which the vessel fishes both NPT and PTR gear, </w:t>
      </w:r>
      <w:r w:rsidR="000D6FB4">
        <w:t xml:space="preserve">were </w:t>
      </w:r>
      <w:r>
        <w:t>not uncommon (</w:t>
      </w:r>
      <w:r>
        <w:rPr>
          <w:highlight w:val="yellow"/>
        </w:rPr>
        <w:fldChar w:fldCharType="begin"/>
      </w:r>
      <w:r>
        <w:instrText xml:space="preserve"> REF _Ref41389377 \h </w:instrText>
      </w:r>
      <w:r>
        <w:rPr>
          <w:highlight w:val="yellow"/>
        </w:rPr>
      </w:r>
      <w:r>
        <w:rPr>
          <w:highlight w:val="yellow"/>
        </w:rPr>
        <w:fldChar w:fldCharType="separate"/>
      </w:r>
      <w:r w:rsidR="00852469" w:rsidRPr="003A0F30">
        <w:rPr>
          <w:rFonts w:eastAsia="Calibri" w:cs="Times New Roman"/>
          <w:iCs/>
          <w:szCs w:val="22"/>
        </w:rPr>
        <w:t>Appendix Table A-</w:t>
      </w:r>
      <w:r w:rsidR="00852469">
        <w:rPr>
          <w:rFonts w:eastAsia="Calibri" w:cs="Times New Roman"/>
          <w:iCs/>
          <w:noProof/>
          <w:szCs w:val="22"/>
        </w:rPr>
        <w:t>2</w:t>
      </w:r>
      <w:r>
        <w:rPr>
          <w:highlight w:val="yellow"/>
        </w:rPr>
        <w:fldChar w:fldCharType="end"/>
      </w:r>
      <w:r>
        <w:t xml:space="preserve">). </w:t>
      </w:r>
    </w:p>
    <w:p w14:paraId="6E9F8132" w14:textId="4C289B6A" w:rsidR="00136C00" w:rsidRDefault="00136C00" w:rsidP="00136C00">
      <w:pPr>
        <w:pStyle w:val="BodyText"/>
        <w:ind w:firstLine="720"/>
      </w:pPr>
      <w:r>
        <w:t>The majority of permutation tests conducted show no significant difference between observed and unobserved trips (</w:t>
      </w:r>
      <w:r>
        <w:rPr>
          <w:highlight w:val="yellow"/>
        </w:rPr>
        <w:fldChar w:fldCharType="begin"/>
      </w:r>
      <w:r>
        <w:instrText xml:space="preserve"> REF _Ref41389411 \h </w:instrText>
      </w:r>
      <w:r>
        <w:rPr>
          <w:highlight w:val="yellow"/>
        </w:rPr>
      </w:r>
      <w:r>
        <w:rPr>
          <w:highlight w:val="yellow"/>
        </w:rPr>
        <w:fldChar w:fldCharType="separate"/>
      </w:r>
      <w:r w:rsidR="00852469" w:rsidRPr="00BB7F60">
        <w:rPr>
          <w:rFonts w:eastAsia="Calibri" w:cs="Times New Roman"/>
          <w:iCs/>
          <w:szCs w:val="22"/>
        </w:rPr>
        <w:t>Appendix Tab</w:t>
      </w:r>
      <w:r w:rsidR="00852469">
        <w:rPr>
          <w:rFonts w:eastAsia="Calibri" w:cs="Times New Roman"/>
          <w:iCs/>
          <w:szCs w:val="22"/>
        </w:rPr>
        <w:t>le A-</w:t>
      </w:r>
      <w:r w:rsidR="00852469">
        <w:rPr>
          <w:rFonts w:eastAsia="Calibri" w:cs="Times New Roman"/>
          <w:iCs/>
          <w:noProof/>
          <w:szCs w:val="22"/>
        </w:rPr>
        <w:t>3</w:t>
      </w:r>
      <w:r>
        <w:rPr>
          <w:highlight w:val="yellow"/>
        </w:rPr>
        <w:fldChar w:fldCharType="end"/>
      </w:r>
      <w:r>
        <w:t>). Of the significant differences that did occur, most occurred in only one year for any given metric and gear type combination (</w:t>
      </w:r>
      <w:r>
        <w:rPr>
          <w:highlight w:val="yellow"/>
        </w:rPr>
        <w:fldChar w:fldCharType="begin"/>
      </w:r>
      <w:r>
        <w:instrText xml:space="preserve"> REF _Ref41389411 \h </w:instrText>
      </w:r>
      <w:r>
        <w:rPr>
          <w:highlight w:val="yellow"/>
        </w:rPr>
      </w:r>
      <w:r>
        <w:rPr>
          <w:highlight w:val="yellow"/>
        </w:rPr>
        <w:fldChar w:fldCharType="separate"/>
      </w:r>
      <w:r w:rsidR="00852469" w:rsidRPr="00BB7F60">
        <w:rPr>
          <w:rFonts w:eastAsia="Calibri" w:cs="Times New Roman"/>
          <w:iCs/>
          <w:szCs w:val="22"/>
        </w:rPr>
        <w:t>Appendix Tab</w:t>
      </w:r>
      <w:r w:rsidR="00852469">
        <w:rPr>
          <w:rFonts w:eastAsia="Calibri" w:cs="Times New Roman"/>
          <w:iCs/>
          <w:szCs w:val="22"/>
        </w:rPr>
        <w:t>le A-</w:t>
      </w:r>
      <w:r w:rsidR="00852469">
        <w:rPr>
          <w:rFonts w:eastAsia="Calibri" w:cs="Times New Roman"/>
          <w:iCs/>
          <w:noProof/>
          <w:szCs w:val="22"/>
        </w:rPr>
        <w:t>3</w:t>
      </w:r>
      <w:r>
        <w:rPr>
          <w:highlight w:val="yellow"/>
        </w:rPr>
        <w:fldChar w:fldCharType="end"/>
      </w:r>
      <w:r>
        <w:t>). Two differences were significant in more than one year: observed NPT trips landed fewer species (three of the four years tested) and less catch (two of the four years tested) than unobserved NPT trips (</w:t>
      </w:r>
      <w:r>
        <w:rPr>
          <w:highlight w:val="yellow"/>
        </w:rPr>
        <w:fldChar w:fldCharType="begin"/>
      </w:r>
      <w:r>
        <w:instrText xml:space="preserve"> REF _Ref41389411 \h </w:instrText>
      </w:r>
      <w:r>
        <w:rPr>
          <w:highlight w:val="yellow"/>
        </w:rPr>
      </w:r>
      <w:r>
        <w:rPr>
          <w:highlight w:val="yellow"/>
        </w:rPr>
        <w:fldChar w:fldCharType="separate"/>
      </w:r>
      <w:r w:rsidR="00852469" w:rsidRPr="00BB7F60">
        <w:rPr>
          <w:rFonts w:eastAsia="Calibri" w:cs="Times New Roman"/>
          <w:iCs/>
          <w:szCs w:val="22"/>
        </w:rPr>
        <w:t>Appendix Tab</w:t>
      </w:r>
      <w:r w:rsidR="00852469">
        <w:rPr>
          <w:rFonts w:eastAsia="Calibri" w:cs="Times New Roman"/>
          <w:iCs/>
          <w:szCs w:val="22"/>
        </w:rPr>
        <w:t>le A-</w:t>
      </w:r>
      <w:r w:rsidR="00852469">
        <w:rPr>
          <w:rFonts w:eastAsia="Calibri" w:cs="Times New Roman"/>
          <w:iCs/>
          <w:noProof/>
          <w:szCs w:val="22"/>
        </w:rPr>
        <w:t>3</w:t>
      </w:r>
      <w:r>
        <w:rPr>
          <w:highlight w:val="yellow"/>
        </w:rPr>
        <w:fldChar w:fldCharType="end"/>
      </w:r>
      <w:r>
        <w:t xml:space="preserve">). In 2019, two metrics showed significant differences: NPT trips landed an average of two fewer species when </w:t>
      </w:r>
      <w:r>
        <w:lastRenderedPageBreak/>
        <w:t>observed, and PTR fished an average of 0.03 fewer NMFS areas when observed (</w:t>
      </w:r>
      <w:r>
        <w:rPr>
          <w:highlight w:val="yellow"/>
        </w:rPr>
        <w:fldChar w:fldCharType="begin"/>
      </w:r>
      <w:r>
        <w:instrText xml:space="preserve"> REF _Ref41389411 \h </w:instrText>
      </w:r>
      <w:r>
        <w:rPr>
          <w:highlight w:val="yellow"/>
        </w:rPr>
      </w:r>
      <w:r>
        <w:rPr>
          <w:highlight w:val="yellow"/>
        </w:rPr>
        <w:fldChar w:fldCharType="separate"/>
      </w:r>
      <w:r w:rsidR="00852469" w:rsidRPr="00BB7F60">
        <w:rPr>
          <w:rFonts w:eastAsia="Calibri" w:cs="Times New Roman"/>
          <w:iCs/>
          <w:szCs w:val="22"/>
        </w:rPr>
        <w:t>Appendix Tab</w:t>
      </w:r>
      <w:r w:rsidR="00852469">
        <w:rPr>
          <w:rFonts w:eastAsia="Calibri" w:cs="Times New Roman"/>
          <w:iCs/>
          <w:szCs w:val="22"/>
        </w:rPr>
        <w:t>le A-</w:t>
      </w:r>
      <w:r w:rsidR="00852469">
        <w:rPr>
          <w:rFonts w:eastAsia="Calibri" w:cs="Times New Roman"/>
          <w:iCs/>
          <w:noProof/>
          <w:szCs w:val="22"/>
        </w:rPr>
        <w:t>3</w:t>
      </w:r>
      <w:r>
        <w:rPr>
          <w:highlight w:val="yellow"/>
        </w:rPr>
        <w:fldChar w:fldCharType="end"/>
      </w:r>
      <w:r>
        <w:t>). There were no significant differences in 2019 between observed and unobserved trips in the number of days fished, vessel length, proportion of catch that is made up of the predominant species (pMax), or amount of landed catch (</w:t>
      </w:r>
      <w:r>
        <w:rPr>
          <w:highlight w:val="yellow"/>
        </w:rPr>
        <w:fldChar w:fldCharType="begin"/>
      </w:r>
      <w:r>
        <w:instrText xml:space="preserve"> REF _Ref41389411 \h </w:instrText>
      </w:r>
      <w:r>
        <w:rPr>
          <w:highlight w:val="yellow"/>
        </w:rPr>
      </w:r>
      <w:r>
        <w:rPr>
          <w:highlight w:val="yellow"/>
        </w:rPr>
        <w:fldChar w:fldCharType="separate"/>
      </w:r>
      <w:r w:rsidR="00852469" w:rsidRPr="00BB7F60">
        <w:rPr>
          <w:rFonts w:eastAsia="Calibri" w:cs="Times New Roman"/>
          <w:iCs/>
          <w:szCs w:val="22"/>
        </w:rPr>
        <w:t>Appendix Tab</w:t>
      </w:r>
      <w:r w:rsidR="00852469">
        <w:rPr>
          <w:rFonts w:eastAsia="Calibri" w:cs="Times New Roman"/>
          <w:iCs/>
          <w:szCs w:val="22"/>
        </w:rPr>
        <w:t>le A-</w:t>
      </w:r>
      <w:r w:rsidR="00852469">
        <w:rPr>
          <w:rFonts w:eastAsia="Calibri" w:cs="Times New Roman"/>
          <w:iCs/>
          <w:noProof/>
          <w:szCs w:val="22"/>
        </w:rPr>
        <w:t>3</w:t>
      </w:r>
      <w:r>
        <w:rPr>
          <w:highlight w:val="yellow"/>
        </w:rPr>
        <w:fldChar w:fldCharType="end"/>
      </w:r>
      <w:r>
        <w:t xml:space="preserve">). </w:t>
      </w:r>
    </w:p>
    <w:p w14:paraId="782C5C7D" w14:textId="70D691DC" w:rsidR="00136C00" w:rsidRPr="00136C00" w:rsidRDefault="00136C00" w:rsidP="00924505">
      <w:pPr>
        <w:pStyle w:val="Heading1"/>
      </w:pPr>
      <w:bookmarkStart w:id="145" w:name="_Toc40970348"/>
      <w:r w:rsidRPr="00136C00">
        <w:t>Discussion</w:t>
      </w:r>
      <w:bookmarkEnd w:id="144"/>
      <w:bookmarkEnd w:id="145"/>
    </w:p>
    <w:p w14:paraId="58E51507" w14:textId="2A1BB817" w:rsidR="00136C00" w:rsidRPr="00A22680" w:rsidRDefault="00136C00" w:rsidP="00136C00">
      <w:pPr>
        <w:pStyle w:val="BodyText"/>
        <w:ind w:firstLine="720"/>
      </w:pPr>
      <w:bookmarkStart w:id="146" w:name="_Toc40293235"/>
      <w:r w:rsidRPr="00A22680">
        <w:t>While it was known prior to these analyses (AFSC and AKRO 2018, Appendix A; AFSC and AKRO 2019, Appendix A) that NPT and PTR target different species, it was not known just how much observation rates and observer effects differ between the two gear types. Results presented here suggest that observation rates differed from what was expected in some years, but not others (</w:t>
      </w:r>
      <w:r>
        <w:rPr>
          <w:highlight w:val="yellow"/>
        </w:rPr>
        <w:fldChar w:fldCharType="begin"/>
      </w:r>
      <w:r>
        <w:instrText xml:space="preserve"> REF _Ref41389377 \h </w:instrText>
      </w:r>
      <w:r>
        <w:rPr>
          <w:highlight w:val="yellow"/>
        </w:rPr>
      </w:r>
      <w:r>
        <w:rPr>
          <w:highlight w:val="yellow"/>
        </w:rPr>
        <w:fldChar w:fldCharType="separate"/>
      </w:r>
      <w:r w:rsidR="00852469" w:rsidRPr="003A0F30">
        <w:rPr>
          <w:rFonts w:eastAsia="Calibri" w:cs="Times New Roman"/>
          <w:iCs/>
          <w:szCs w:val="22"/>
        </w:rPr>
        <w:t>Appendix Table A-</w:t>
      </w:r>
      <w:r w:rsidR="00852469">
        <w:rPr>
          <w:rFonts w:eastAsia="Calibri" w:cs="Times New Roman"/>
          <w:iCs/>
          <w:noProof/>
          <w:szCs w:val="22"/>
        </w:rPr>
        <w:t>2</w:t>
      </w:r>
      <w:r>
        <w:rPr>
          <w:highlight w:val="yellow"/>
        </w:rPr>
        <w:fldChar w:fldCharType="end"/>
      </w:r>
      <w:r w:rsidRPr="00A22680">
        <w:t xml:space="preserve">). Although the significant differences occurred in the two years with the lowest observation rates of non-tendered trawl trips, we do not test for a significant relationship between non-tendered trawl observation rates and differences between observation rates within the two gear types. </w:t>
      </w:r>
    </w:p>
    <w:p w14:paraId="6764A3DA" w14:textId="6713054D" w:rsidR="00136C00" w:rsidRPr="00A22680" w:rsidRDefault="009059FA" w:rsidP="009059FA">
      <w:pPr>
        <w:pStyle w:val="BodyText"/>
        <w:ind w:firstLine="720"/>
      </w:pPr>
      <w:r w:rsidRPr="00A22680">
        <w:t>Considering all years for which permutation tests have been performed within the NPT and PTR gear types, there is no clear pattern over time in terms of which metrics show an observer effect (</w:t>
      </w:r>
      <w:r>
        <w:rPr>
          <w:highlight w:val="yellow"/>
        </w:rPr>
        <w:fldChar w:fldCharType="begin"/>
      </w:r>
      <w:r>
        <w:instrText xml:space="preserve"> REF _Ref41389411 \h </w:instrText>
      </w:r>
      <w:r>
        <w:rPr>
          <w:highlight w:val="yellow"/>
        </w:rPr>
      </w:r>
      <w:r>
        <w:rPr>
          <w:highlight w:val="yellow"/>
        </w:rPr>
        <w:fldChar w:fldCharType="separate"/>
      </w:r>
      <w:r w:rsidRPr="00BB7F60">
        <w:rPr>
          <w:rFonts w:eastAsia="Calibri" w:cs="Times New Roman"/>
          <w:iCs/>
          <w:szCs w:val="22"/>
        </w:rPr>
        <w:t>Appendix Tab</w:t>
      </w:r>
      <w:r>
        <w:rPr>
          <w:rFonts w:eastAsia="Calibri" w:cs="Times New Roman"/>
          <w:iCs/>
          <w:szCs w:val="22"/>
        </w:rPr>
        <w:t>le A-</w:t>
      </w:r>
      <w:r>
        <w:rPr>
          <w:rFonts w:eastAsia="Calibri" w:cs="Times New Roman"/>
          <w:iCs/>
          <w:noProof/>
          <w:szCs w:val="22"/>
        </w:rPr>
        <w:t>3</w:t>
      </w:r>
      <w:r>
        <w:rPr>
          <w:highlight w:val="yellow"/>
        </w:rPr>
        <w:fldChar w:fldCharType="end"/>
      </w:r>
      <w:r w:rsidRPr="00A22680">
        <w:t xml:space="preserve">). </w:t>
      </w:r>
      <w:r w:rsidR="00136C00" w:rsidRPr="00A22680">
        <w:t>Regardless, it’s important to note that creating separate NPT and PTR strata would not change the feature of fisheries monitoring that allows for observer effects in the first place: the ability of vessels to behave differently on observed trips compared to unobserved trips. Stratification does, however, have the potential to influence whether or not gear types are observed at expected rates. Although this analysis included a significance test for observation rates within the NPT and PTR gear types, the most recent Annual Deployment Plan has one trawl stratum that includes both NPT and PTR trips (NMFS 2019</w:t>
      </w:r>
      <w:r w:rsidR="00136C00">
        <w:t>b</w:t>
      </w:r>
      <w:r w:rsidR="00136C00" w:rsidRPr="00A22680">
        <w:t xml:space="preserve">). This means that, while we can analyze whether NPT and PTR were observed at expected rates given the number of observed trawl trips that occurred and the number of trips that occurred within the NPT and PTR gear types, there is currently no enforceable expectation that vessels use a particular gear type on an observed trawl trip. Despite the potential for separate strata to give NMFS </w:t>
      </w:r>
      <w:r w:rsidR="00136C00" w:rsidRPr="00A22680">
        <w:lastRenderedPageBreak/>
        <w:t xml:space="preserve">more influence over whether or not the NPT and PTR gear types are observed at expected rates, </w:t>
      </w:r>
      <w:r w:rsidR="00C9087C">
        <w:t>we do</w:t>
      </w:r>
      <w:r w:rsidR="00136C00" w:rsidRPr="00A22680">
        <w:t xml:space="preserve"> not currently see evidence that such additional influence is warranted. In 2019, NPT, PTR, and mixed-gear trips were all observed at expected rates (</w:t>
      </w:r>
      <w:r w:rsidR="00136C00">
        <w:rPr>
          <w:highlight w:val="yellow"/>
        </w:rPr>
        <w:fldChar w:fldCharType="begin"/>
      </w:r>
      <w:r w:rsidR="00136C00">
        <w:instrText xml:space="preserve"> REF _Ref41389377 \h </w:instrText>
      </w:r>
      <w:r w:rsidR="00136C00">
        <w:rPr>
          <w:highlight w:val="yellow"/>
        </w:rPr>
      </w:r>
      <w:r w:rsidR="00136C00">
        <w:rPr>
          <w:highlight w:val="yellow"/>
        </w:rPr>
        <w:fldChar w:fldCharType="separate"/>
      </w:r>
      <w:r w:rsidR="00852469" w:rsidRPr="003A0F30">
        <w:rPr>
          <w:rFonts w:eastAsia="Calibri" w:cs="Times New Roman"/>
          <w:iCs/>
          <w:szCs w:val="22"/>
        </w:rPr>
        <w:t>Appendix Table A-</w:t>
      </w:r>
      <w:r w:rsidR="00852469">
        <w:rPr>
          <w:rFonts w:eastAsia="Calibri" w:cs="Times New Roman"/>
          <w:iCs/>
          <w:noProof/>
          <w:szCs w:val="22"/>
        </w:rPr>
        <w:t>2</w:t>
      </w:r>
      <w:r w:rsidR="00136C00">
        <w:rPr>
          <w:highlight w:val="yellow"/>
        </w:rPr>
        <w:fldChar w:fldCharType="end"/>
      </w:r>
      <w:r w:rsidR="00136C00" w:rsidRPr="00A22680">
        <w:t xml:space="preserve">). </w:t>
      </w:r>
    </w:p>
    <w:p w14:paraId="1AEEDB22" w14:textId="15890CB7" w:rsidR="00E74355" w:rsidRDefault="00C9087C" w:rsidP="00136C00">
      <w:pPr>
        <w:pStyle w:val="BodyText"/>
        <w:ind w:firstLine="720"/>
      </w:pPr>
      <w:r>
        <w:t>In</w:t>
      </w:r>
      <w:r w:rsidR="00136C00" w:rsidRPr="00A22680">
        <w:t xml:space="preserve"> addition to a lack of evidence to support stratification, there are logistical challenges to deploying observers into separate NPT and PTR strata. These challenges were identified in previous analyses (AFSC and AKRO 2018, Appendix A; AFSC and AKRO 2019, Appendix A), and they include the potential incentive for vessel operators to log trips under one gear type to obtain the more desirable selection rate, but then fish using the other gear type. A similar </w:t>
      </w:r>
      <w:r>
        <w:t>pattern has been</w:t>
      </w:r>
      <w:r w:rsidR="00136C00" w:rsidRPr="00A22680">
        <w:t xml:space="preserve"> seen with tender strata, in which vessels would log tender trips and then deliver shoreside, or vice-versa (AFSC </w:t>
      </w:r>
      <w:r w:rsidR="00136C00" w:rsidRPr="006215CF">
        <w:t>and AKRO 2019). The</w:t>
      </w:r>
      <w:r w:rsidR="00136C00" w:rsidRPr="00A22680">
        <w:t xml:space="preserve"> inaccurate reporting of tender status was one reason the NMFS decided not to stratify by tender status in 2020 (NMFS 2019</w:t>
      </w:r>
      <w:r w:rsidR="00136C00">
        <w:t>a</w:t>
      </w:r>
      <w:r w:rsidR="00136C00" w:rsidRPr="00A22680">
        <w:t>, Appendix B). For all the above reasons, the NMFS has not created separate strata for the NPT and PTR gear types.</w:t>
      </w:r>
    </w:p>
    <w:p w14:paraId="45B98E2A" w14:textId="77777777" w:rsidR="00E74355" w:rsidRDefault="00E74355">
      <w:pPr>
        <w:spacing w:after="200" w:line="240" w:lineRule="auto"/>
        <w:contextualSpacing w:val="0"/>
      </w:pPr>
      <w:r>
        <w:br w:type="page"/>
      </w:r>
    </w:p>
    <w:p w14:paraId="4D717B03" w14:textId="61E55EAB" w:rsidR="00E74355" w:rsidRDefault="00E74355">
      <w:pPr>
        <w:spacing w:after="200" w:line="240" w:lineRule="auto"/>
        <w:contextualSpacing w:val="0"/>
        <w:rPr>
          <w:rFonts w:eastAsiaTheme="majorEastAsia" w:cstheme="majorBidi"/>
          <w:b/>
          <w:bCs/>
          <w:smallCaps/>
          <w:sz w:val="28"/>
          <w:szCs w:val="32"/>
        </w:rPr>
      </w:pPr>
      <w:r>
        <w:lastRenderedPageBreak/>
        <w:br w:type="page"/>
      </w:r>
    </w:p>
    <w:p w14:paraId="7B66C6F7" w14:textId="77777777" w:rsidR="004E748B" w:rsidRDefault="004E748B" w:rsidP="004E748B">
      <w:pPr>
        <w:pStyle w:val="Heading1"/>
      </w:pPr>
      <w:r>
        <w:lastRenderedPageBreak/>
        <w:t>Citations</w:t>
      </w:r>
    </w:p>
    <w:p w14:paraId="780097AB" w14:textId="77777777" w:rsidR="00CA3C6E" w:rsidRDefault="00CA3C6E" w:rsidP="00CA3C6E">
      <w:pPr>
        <w:pStyle w:val="FirstParagraph"/>
        <w:tabs>
          <w:tab w:val="left" w:pos="180"/>
        </w:tabs>
        <w:spacing w:before="0" w:after="0"/>
        <w:ind w:left="547" w:hanging="547"/>
        <w:contextualSpacing w:val="0"/>
        <w:rPr>
          <w:rStyle w:val="Hyperlink"/>
          <w:szCs w:val="22"/>
        </w:rPr>
      </w:pPr>
      <w:r w:rsidRPr="00F12740">
        <w:rPr>
          <w:szCs w:val="22"/>
        </w:rPr>
        <w:t>AFSC (Alaska Fisheries Science Center) and AKRO (Alaska Regional Office)</w:t>
      </w:r>
      <w:r w:rsidRPr="00000628">
        <w:rPr>
          <w:szCs w:val="22"/>
        </w:rPr>
        <w:t xml:space="preserve">. 2019. North Pacific Observer Program 2018 Annual Report. AFSC Processed Rep. 2019-04, 148 p. Alaska Fish. Sci. Cent., NOAA, Natl. Mar. Fish. Serv., 7600 Sand Point Way NE, Seattle WA 98115. Available at </w:t>
      </w:r>
      <w:hyperlink r:id="rId38">
        <w:r w:rsidRPr="00000628">
          <w:rPr>
            <w:rStyle w:val="Hyperlink"/>
            <w:szCs w:val="22"/>
          </w:rPr>
          <w:t>http://www.afsc.noaa.gov/Publications/ProcRpt/PR2019-04.pdf</w:t>
        </w:r>
      </w:hyperlink>
    </w:p>
    <w:p w14:paraId="49C77F38" w14:textId="77777777" w:rsidR="00CA3C6E" w:rsidRDefault="00CA3C6E" w:rsidP="00CA3C6E">
      <w:pPr>
        <w:pStyle w:val="BodyText"/>
        <w:spacing w:before="0"/>
        <w:ind w:left="540" w:hanging="540"/>
        <w:rPr>
          <w:rStyle w:val="Hyperlink"/>
          <w:rFonts w:cs="Times New Roman"/>
          <w:szCs w:val="22"/>
        </w:rPr>
      </w:pPr>
      <w:r w:rsidRPr="00DA124A">
        <w:rPr>
          <w:rFonts w:cs="Times New Roman"/>
          <w:szCs w:val="22"/>
        </w:rPr>
        <w:t xml:space="preserve">AFSC and AKRO. 2018. North Pacific Observer Program 2017 Annual Report. AFSC Processed Rep. 2018-02, 136 p. Alaska Fish. Sci. Cent., NOAA, Natl. Mar. Fish. Serv., 7600 Sand Point Way NE, Seattle WA 98115. Available at </w:t>
      </w:r>
      <w:hyperlink r:id="rId39" w:history="1">
        <w:r w:rsidRPr="00DA124A">
          <w:rPr>
            <w:rStyle w:val="Hyperlink"/>
            <w:rFonts w:cs="Times New Roman"/>
            <w:szCs w:val="22"/>
          </w:rPr>
          <w:t>http://www.afsc.noaa.gov/Publications/ProcRpt/PR2018-02.pdf</w:t>
        </w:r>
      </w:hyperlink>
    </w:p>
    <w:p w14:paraId="05686A2E" w14:textId="77777777" w:rsidR="00CA3C6E" w:rsidRPr="00F12740" w:rsidRDefault="00CA3C6E" w:rsidP="00CA3C6E">
      <w:pPr>
        <w:pStyle w:val="BodyText"/>
        <w:ind w:left="540" w:hanging="540"/>
      </w:pPr>
      <w:r>
        <w:rPr>
          <w:rFonts w:cs="Times New Roman"/>
          <w:szCs w:val="22"/>
        </w:rPr>
        <w:t xml:space="preserve">AFSC </w:t>
      </w:r>
      <w:r w:rsidRPr="00DA124A">
        <w:rPr>
          <w:rFonts w:cs="Times New Roman"/>
          <w:szCs w:val="22"/>
        </w:rPr>
        <w:t>a</w:t>
      </w:r>
      <w:r>
        <w:rPr>
          <w:rFonts w:cs="Times New Roman"/>
          <w:szCs w:val="22"/>
        </w:rPr>
        <w:t>nd AKRO</w:t>
      </w:r>
      <w:r w:rsidRPr="00DA124A">
        <w:rPr>
          <w:rFonts w:cs="Times New Roman"/>
          <w:szCs w:val="22"/>
        </w:rPr>
        <w:t xml:space="preserve">. 2017. North Pacific Observer Program 2016 Annual Report. AFSC Processed Rep. 2017-07, 143 p. Alaska Fish. Sci. Cent., NOAA, Natl. Mar. Fish. Serv., 7600 Sand Point Way NE, Seattle WA 98115. Available at </w:t>
      </w:r>
      <w:hyperlink r:id="rId40" w:history="1">
        <w:r w:rsidRPr="00DA124A">
          <w:rPr>
            <w:rStyle w:val="Hyperlink"/>
            <w:rFonts w:cs="Times New Roman"/>
            <w:szCs w:val="22"/>
          </w:rPr>
          <w:t>http://www.afsc.noaa.gov/Publications/ProcRpt/PR2017-07.pdf</w:t>
        </w:r>
      </w:hyperlink>
    </w:p>
    <w:p w14:paraId="23AF869E" w14:textId="00C23603" w:rsidR="00CA3C6E" w:rsidRDefault="00CA3C6E" w:rsidP="00CA3C6E">
      <w:pPr>
        <w:pStyle w:val="BodyText"/>
        <w:spacing w:before="240"/>
        <w:ind w:left="540" w:hanging="540"/>
        <w:rPr>
          <w:rFonts w:cs="Times New Roman"/>
        </w:rPr>
      </w:pPr>
      <w:r w:rsidRPr="004A7FD4">
        <w:rPr>
          <w:rFonts w:cs="Times New Roman"/>
        </w:rPr>
        <w:t>NMFS</w:t>
      </w:r>
      <w:r>
        <w:rPr>
          <w:rFonts w:cs="Times New Roman"/>
        </w:rPr>
        <w:t xml:space="preserve"> </w:t>
      </w:r>
      <w:r w:rsidRPr="00000628">
        <w:rPr>
          <w:szCs w:val="22"/>
        </w:rPr>
        <w:t>(National Marine Fisheries Service)</w:t>
      </w:r>
      <w:r w:rsidRPr="004A7FD4">
        <w:rPr>
          <w:rFonts w:cs="Times New Roman"/>
        </w:rPr>
        <w:t>. 2019</w:t>
      </w:r>
      <w:r w:rsidR="00385732">
        <w:rPr>
          <w:rFonts w:cs="Times New Roman"/>
        </w:rPr>
        <w:t>a</w:t>
      </w:r>
      <w:r w:rsidRPr="004A7FD4">
        <w:rPr>
          <w:rFonts w:cs="Times New Roman"/>
        </w:rPr>
        <w:t xml:space="preserve">. </w:t>
      </w:r>
      <w:r w:rsidRPr="004A7FD4">
        <w:rPr>
          <w:rFonts w:cs="Times New Roman"/>
          <w:i/>
          <w:iCs/>
        </w:rPr>
        <w:t xml:space="preserve">Draft </w:t>
      </w:r>
      <w:r w:rsidRPr="004A7FD4">
        <w:rPr>
          <w:rFonts w:cs="Times New Roman"/>
        </w:rPr>
        <w:t>2020 Annual Deployment Plan for Observers and Electronic Monitoring in the Groundfish and Halibut Fisheries off Alaska. National Oceanic and Atmospheric Administration, 709 West 9th Street. Juneau, Alaska 99802.</w:t>
      </w:r>
      <w:r>
        <w:rPr>
          <w:rFonts w:cs="Times New Roman"/>
        </w:rPr>
        <w:t xml:space="preserve"> Available at </w:t>
      </w:r>
      <w:hyperlink r:id="rId41" w:history="1">
        <w:r w:rsidRPr="002F1252">
          <w:rPr>
            <w:rStyle w:val="Hyperlink"/>
            <w:rFonts w:cs="Times New Roman"/>
          </w:rPr>
          <w:t>https://www.fisheries.noaa.gov/resource/document/draft-2020-annual-deployment-plan-observers-and-electronic-monitoring-groundfish.</w:t>
        </w:r>
      </w:hyperlink>
    </w:p>
    <w:p w14:paraId="1FCC2E0C" w14:textId="32597571" w:rsidR="00CA3C6E" w:rsidRPr="00000628" w:rsidRDefault="00CA3C6E" w:rsidP="00CA3C6E">
      <w:pPr>
        <w:pStyle w:val="BodyText"/>
        <w:ind w:left="540" w:hanging="540"/>
        <w:rPr>
          <w:szCs w:val="22"/>
        </w:rPr>
      </w:pPr>
      <w:r w:rsidRPr="00C3780F">
        <w:t>NMFS</w:t>
      </w:r>
      <w:r>
        <w:t>.</w:t>
      </w:r>
      <w:r w:rsidRPr="00C3780F">
        <w:t xml:space="preserve"> 2019</w:t>
      </w:r>
      <w:r>
        <w:t>b</w:t>
      </w:r>
      <w:r w:rsidRPr="00C3780F">
        <w:t>. 2020 Annual Deployment Plan for Observers and Electronic Monitoring in the Groundfish and Halibut Fisheries off Alaska. National Oceanic and Atmospheric Administration, 709 West 9th Street. Juneau, Alaska 99802.</w:t>
      </w:r>
      <w:r>
        <w:t xml:space="preserve"> Available at </w:t>
      </w:r>
      <w:hyperlink r:id="rId42" w:history="1">
        <w:r w:rsidRPr="002F1252">
          <w:rPr>
            <w:rStyle w:val="Hyperlink"/>
          </w:rPr>
          <w:t>https://www.fisheries.noaa.gov/resource/document/2020-annual-deployment-plan-observers-groundfish-and-halibut-fisheries-alaska.</w:t>
        </w:r>
      </w:hyperlink>
    </w:p>
    <w:bookmarkEnd w:id="146"/>
    <w:p w14:paraId="58596145" w14:textId="77777777" w:rsidR="00136C00" w:rsidRPr="00DA124A" w:rsidRDefault="00136C00" w:rsidP="00136C00">
      <w:pPr>
        <w:pStyle w:val="Default"/>
        <w:spacing w:after="240"/>
        <w:rPr>
          <w:rFonts w:ascii="Times New Roman" w:hAnsi="Times New Roman" w:cs="Times New Roman"/>
          <w:color w:val="auto"/>
          <w:sz w:val="22"/>
          <w:szCs w:val="22"/>
        </w:rPr>
      </w:pPr>
      <w:r>
        <w:br w:type="page"/>
      </w:r>
    </w:p>
    <w:p w14:paraId="5DE11C06" w14:textId="0F52C7DA" w:rsidR="00136C00" w:rsidRPr="003A0F30" w:rsidRDefault="00136C00" w:rsidP="003A0F30">
      <w:pPr>
        <w:keepNext/>
        <w:spacing w:line="240" w:lineRule="auto"/>
        <w:ind w:left="2160" w:hanging="2160"/>
        <w:contextualSpacing w:val="0"/>
        <w:rPr>
          <w:rFonts w:eastAsia="Calibri" w:cs="Times New Roman"/>
          <w:iCs/>
          <w:szCs w:val="22"/>
        </w:rPr>
      </w:pPr>
      <w:bookmarkStart w:id="147" w:name="_Ref41389366"/>
      <w:r w:rsidRPr="003A0F30">
        <w:rPr>
          <w:rFonts w:eastAsia="Calibri" w:cs="Times New Roman"/>
          <w:iCs/>
          <w:szCs w:val="22"/>
        </w:rPr>
        <w:lastRenderedPageBreak/>
        <w:t>Appendix Table A-</w:t>
      </w:r>
      <w:r w:rsidRPr="003A0F30">
        <w:rPr>
          <w:rFonts w:eastAsia="Calibri" w:cs="Times New Roman"/>
          <w:iCs/>
          <w:szCs w:val="22"/>
        </w:rPr>
        <w:fldChar w:fldCharType="begin"/>
      </w:r>
      <w:r w:rsidRPr="003A0F30">
        <w:rPr>
          <w:rFonts w:eastAsia="Calibri" w:cs="Times New Roman"/>
          <w:iCs/>
          <w:szCs w:val="22"/>
        </w:rPr>
        <w:instrText xml:space="preserve"> SEQ Appendix_Table_A- \* ARABIC </w:instrText>
      </w:r>
      <w:r w:rsidRPr="003A0F30">
        <w:rPr>
          <w:rFonts w:eastAsia="Calibri" w:cs="Times New Roman"/>
          <w:iCs/>
          <w:szCs w:val="22"/>
        </w:rPr>
        <w:fldChar w:fldCharType="separate"/>
      </w:r>
      <w:r w:rsidR="00852469">
        <w:rPr>
          <w:rFonts w:eastAsia="Calibri" w:cs="Times New Roman"/>
          <w:iCs/>
          <w:noProof/>
          <w:szCs w:val="22"/>
        </w:rPr>
        <w:t>1</w:t>
      </w:r>
      <w:r w:rsidRPr="003A0F30">
        <w:rPr>
          <w:rFonts w:eastAsia="Calibri" w:cs="Times New Roman"/>
          <w:iCs/>
          <w:noProof/>
          <w:szCs w:val="22"/>
        </w:rPr>
        <w:fldChar w:fldCharType="end"/>
      </w:r>
      <w:bookmarkEnd w:id="147"/>
      <w:r w:rsidRPr="003A0F30">
        <w:rPr>
          <w:rFonts w:eastAsia="Calibri" w:cs="Times New Roman"/>
          <w:iCs/>
          <w:szCs w:val="22"/>
        </w:rPr>
        <w:t xml:space="preserve">. -- Number of trips (N) by target species </w:t>
      </w:r>
      <w:r w:rsidR="00C9087C">
        <w:rPr>
          <w:rFonts w:eastAsia="Calibri" w:cs="Times New Roman"/>
          <w:iCs/>
          <w:szCs w:val="22"/>
        </w:rPr>
        <w:t xml:space="preserve">(Target) </w:t>
      </w:r>
      <w:r w:rsidRPr="003A0F30">
        <w:rPr>
          <w:rFonts w:eastAsia="Calibri" w:cs="Times New Roman"/>
          <w:iCs/>
          <w:szCs w:val="22"/>
        </w:rPr>
        <w:t>for NPT and PTR gear types</w:t>
      </w:r>
      <w:r w:rsidR="00C9087C">
        <w:rPr>
          <w:rFonts w:eastAsia="Calibri" w:cs="Times New Roman"/>
          <w:iCs/>
          <w:szCs w:val="22"/>
        </w:rPr>
        <w:t xml:space="preserve"> (Gear)</w:t>
      </w:r>
      <w:r w:rsidRPr="003A0F30">
        <w:rPr>
          <w:rFonts w:eastAsia="Calibri" w:cs="Times New Roman"/>
          <w:iCs/>
          <w:szCs w:val="22"/>
        </w:rPr>
        <w:t xml:space="preserve"> between 2016 and 2019. For the purpose of this table, mixed-gear trips are excluded.</w:t>
      </w:r>
    </w:p>
    <w:p w14:paraId="1FFCF503" w14:textId="77777777" w:rsidR="00136C00" w:rsidRPr="00136C00" w:rsidRDefault="00136C00" w:rsidP="00136C00">
      <w:pPr>
        <w:keepNext/>
        <w:spacing w:line="240" w:lineRule="auto"/>
        <w:ind w:left="1267" w:hanging="1267"/>
        <w:contextualSpacing w:val="0"/>
        <w:rPr>
          <w:rFonts w:eastAsia="Calibri" w:cs="Times New Roman"/>
          <w:iCs/>
          <w:sz w:val="24"/>
          <w:szCs w:val="18"/>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152"/>
        <w:gridCol w:w="2448"/>
        <w:gridCol w:w="495"/>
      </w:tblGrid>
      <w:tr w:rsidR="00136C00" w:rsidRPr="003A0F30" w14:paraId="174BF610" w14:textId="77777777" w:rsidTr="00136C00">
        <w:trPr>
          <w:tblHeader/>
          <w:jc w:val="center"/>
        </w:trPr>
        <w:tc>
          <w:tcPr>
            <w:tcW w:w="0" w:type="auto"/>
            <w:tcBorders>
              <w:bottom w:val="single" w:sz="4" w:space="0" w:color="auto"/>
            </w:tcBorders>
            <w:shd w:val="clear" w:color="auto" w:fill="FFFFFF"/>
            <w:tcMar>
              <w:top w:w="0" w:type="dxa"/>
              <w:left w:w="0" w:type="dxa"/>
              <w:bottom w:w="0" w:type="dxa"/>
              <w:right w:w="0" w:type="dxa"/>
            </w:tcMar>
            <w:vAlign w:val="center"/>
            <w:hideMark/>
          </w:tcPr>
          <w:p w14:paraId="46503DF8" w14:textId="77777777" w:rsidR="00136C00" w:rsidRPr="003A0F30" w:rsidRDefault="00136C00" w:rsidP="00136C00">
            <w:pPr>
              <w:spacing w:line="240" w:lineRule="auto"/>
              <w:contextualSpacing w:val="0"/>
              <w:rPr>
                <w:rFonts w:eastAsia="Times New Roman" w:cs="Times New Roman"/>
                <w:b/>
                <w:color w:val="333333"/>
                <w:szCs w:val="22"/>
              </w:rPr>
            </w:pPr>
            <w:r w:rsidRPr="003A0F30">
              <w:rPr>
                <w:rFonts w:eastAsia="Times New Roman" w:cs="Times New Roman"/>
                <w:b/>
                <w:color w:val="333333"/>
                <w:szCs w:val="22"/>
              </w:rPr>
              <w:t>Gear</w:t>
            </w:r>
          </w:p>
        </w:tc>
        <w:tc>
          <w:tcPr>
            <w:tcW w:w="2448" w:type="dxa"/>
            <w:tcBorders>
              <w:bottom w:val="single" w:sz="4" w:space="0" w:color="auto"/>
            </w:tcBorders>
            <w:shd w:val="clear" w:color="auto" w:fill="FFFFFF"/>
            <w:tcMar>
              <w:top w:w="0" w:type="dxa"/>
              <w:left w:w="0" w:type="dxa"/>
              <w:bottom w:w="0" w:type="dxa"/>
              <w:right w:w="0" w:type="dxa"/>
            </w:tcMar>
            <w:vAlign w:val="center"/>
            <w:hideMark/>
          </w:tcPr>
          <w:p w14:paraId="0F6630AF" w14:textId="77777777" w:rsidR="00136C00" w:rsidRPr="003A0F30" w:rsidRDefault="00136C00" w:rsidP="00136C00">
            <w:pPr>
              <w:spacing w:line="240" w:lineRule="auto"/>
              <w:contextualSpacing w:val="0"/>
              <w:rPr>
                <w:rFonts w:eastAsia="Times New Roman" w:cs="Times New Roman"/>
                <w:b/>
                <w:color w:val="333333"/>
                <w:szCs w:val="22"/>
              </w:rPr>
            </w:pPr>
            <w:r w:rsidRPr="003A0F30">
              <w:rPr>
                <w:rFonts w:eastAsia="Times New Roman" w:cs="Times New Roman"/>
                <w:b/>
                <w:color w:val="333333"/>
                <w:szCs w:val="22"/>
              </w:rPr>
              <w:t>Target</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5E665807" w14:textId="77777777" w:rsidR="00136C00" w:rsidRPr="003A0F30" w:rsidRDefault="00136C00" w:rsidP="00D55BC5">
            <w:pPr>
              <w:spacing w:line="240" w:lineRule="auto"/>
              <w:contextualSpacing w:val="0"/>
              <w:jc w:val="center"/>
              <w:rPr>
                <w:rFonts w:eastAsia="Times New Roman" w:cs="Times New Roman"/>
                <w:b/>
                <w:color w:val="333333"/>
                <w:szCs w:val="22"/>
              </w:rPr>
            </w:pPr>
            <w:r w:rsidRPr="003A0F30">
              <w:rPr>
                <w:rFonts w:eastAsia="Times New Roman" w:cs="Times New Roman"/>
                <w:b/>
                <w:color w:val="333333"/>
                <w:szCs w:val="22"/>
              </w:rPr>
              <w:t>N</w:t>
            </w:r>
          </w:p>
        </w:tc>
      </w:tr>
      <w:tr w:rsidR="00136C00" w:rsidRPr="003A0F30" w14:paraId="07882350" w14:textId="77777777" w:rsidTr="00136C00">
        <w:trPr>
          <w:jc w:val="center"/>
        </w:trPr>
        <w:tc>
          <w:tcPr>
            <w:tcW w:w="1152" w:type="dxa"/>
            <w:tcBorders>
              <w:top w:val="single" w:sz="4" w:space="0" w:color="auto"/>
            </w:tcBorders>
            <w:shd w:val="clear" w:color="auto" w:fill="FFFFFF"/>
            <w:tcMar>
              <w:top w:w="0" w:type="dxa"/>
              <w:left w:w="0" w:type="dxa"/>
              <w:bottom w:w="0" w:type="dxa"/>
              <w:right w:w="0" w:type="dxa"/>
            </w:tcMar>
            <w:vAlign w:val="center"/>
            <w:hideMark/>
          </w:tcPr>
          <w:p w14:paraId="582B7E68"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w:t>
            </w:r>
          </w:p>
        </w:tc>
        <w:tc>
          <w:tcPr>
            <w:tcW w:w="2448" w:type="dxa"/>
            <w:tcBorders>
              <w:top w:val="single" w:sz="4" w:space="0" w:color="auto"/>
            </w:tcBorders>
            <w:shd w:val="clear" w:color="auto" w:fill="FFFFFF"/>
            <w:tcMar>
              <w:top w:w="0" w:type="dxa"/>
              <w:left w:w="0" w:type="dxa"/>
              <w:bottom w:w="0" w:type="dxa"/>
              <w:right w:w="0" w:type="dxa"/>
            </w:tcMar>
            <w:vAlign w:val="center"/>
            <w:hideMark/>
          </w:tcPr>
          <w:p w14:paraId="179D3746"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Pacific cod</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055E2398"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1,178</w:t>
            </w:r>
          </w:p>
        </w:tc>
      </w:tr>
      <w:tr w:rsidR="00136C00" w:rsidRPr="003A0F30" w14:paraId="5921F82B" w14:textId="77777777" w:rsidTr="00136C00">
        <w:trPr>
          <w:jc w:val="center"/>
        </w:trPr>
        <w:tc>
          <w:tcPr>
            <w:tcW w:w="1152" w:type="dxa"/>
            <w:shd w:val="clear" w:color="auto" w:fill="FFFFFF"/>
            <w:tcMar>
              <w:top w:w="0" w:type="dxa"/>
              <w:left w:w="0" w:type="dxa"/>
              <w:bottom w:w="0" w:type="dxa"/>
              <w:right w:w="0" w:type="dxa"/>
            </w:tcMar>
            <w:vAlign w:val="center"/>
          </w:tcPr>
          <w:p w14:paraId="0CBF642C"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257290A0"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Arrowtooth flounder</w:t>
            </w:r>
          </w:p>
        </w:tc>
        <w:tc>
          <w:tcPr>
            <w:tcW w:w="0" w:type="auto"/>
            <w:shd w:val="clear" w:color="auto" w:fill="FFFFFF"/>
            <w:tcMar>
              <w:top w:w="0" w:type="dxa"/>
              <w:left w:w="0" w:type="dxa"/>
              <w:bottom w:w="0" w:type="dxa"/>
              <w:right w:w="0" w:type="dxa"/>
            </w:tcMar>
            <w:vAlign w:val="center"/>
            <w:hideMark/>
          </w:tcPr>
          <w:p w14:paraId="37231D25"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816</w:t>
            </w:r>
          </w:p>
        </w:tc>
      </w:tr>
      <w:tr w:rsidR="00136C00" w:rsidRPr="003A0F30" w14:paraId="23D5DC30" w14:textId="77777777" w:rsidTr="00136C00">
        <w:trPr>
          <w:jc w:val="center"/>
        </w:trPr>
        <w:tc>
          <w:tcPr>
            <w:tcW w:w="1152" w:type="dxa"/>
            <w:shd w:val="clear" w:color="auto" w:fill="FFFFFF"/>
            <w:tcMar>
              <w:top w:w="0" w:type="dxa"/>
              <w:left w:w="0" w:type="dxa"/>
              <w:bottom w:w="0" w:type="dxa"/>
              <w:right w:w="0" w:type="dxa"/>
            </w:tcMar>
            <w:vAlign w:val="center"/>
          </w:tcPr>
          <w:p w14:paraId="073A80C3"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6A6A64F8"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Pollock</w:t>
            </w:r>
          </w:p>
        </w:tc>
        <w:tc>
          <w:tcPr>
            <w:tcW w:w="0" w:type="auto"/>
            <w:shd w:val="clear" w:color="auto" w:fill="FFFFFF"/>
            <w:tcMar>
              <w:top w:w="0" w:type="dxa"/>
              <w:left w:w="0" w:type="dxa"/>
              <w:bottom w:w="0" w:type="dxa"/>
              <w:right w:w="0" w:type="dxa"/>
            </w:tcMar>
            <w:vAlign w:val="center"/>
            <w:hideMark/>
          </w:tcPr>
          <w:p w14:paraId="0EB07DC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223</w:t>
            </w:r>
          </w:p>
        </w:tc>
      </w:tr>
      <w:tr w:rsidR="00136C00" w:rsidRPr="003A0F30" w14:paraId="3C5CDD05" w14:textId="77777777" w:rsidTr="00136C00">
        <w:trPr>
          <w:jc w:val="center"/>
        </w:trPr>
        <w:tc>
          <w:tcPr>
            <w:tcW w:w="1152" w:type="dxa"/>
            <w:shd w:val="clear" w:color="auto" w:fill="FFFFFF"/>
            <w:tcMar>
              <w:top w:w="0" w:type="dxa"/>
              <w:left w:w="0" w:type="dxa"/>
              <w:bottom w:w="0" w:type="dxa"/>
              <w:right w:w="0" w:type="dxa"/>
            </w:tcMar>
            <w:vAlign w:val="center"/>
          </w:tcPr>
          <w:p w14:paraId="5E6CED4F"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13D8E1AB"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Flatfish (shallow water)</w:t>
            </w:r>
          </w:p>
        </w:tc>
        <w:tc>
          <w:tcPr>
            <w:tcW w:w="0" w:type="auto"/>
            <w:shd w:val="clear" w:color="auto" w:fill="FFFFFF"/>
            <w:tcMar>
              <w:top w:w="0" w:type="dxa"/>
              <w:left w:w="0" w:type="dxa"/>
              <w:bottom w:w="0" w:type="dxa"/>
              <w:right w:w="0" w:type="dxa"/>
            </w:tcMar>
            <w:vAlign w:val="center"/>
            <w:hideMark/>
          </w:tcPr>
          <w:p w14:paraId="02561B2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104</w:t>
            </w:r>
          </w:p>
        </w:tc>
      </w:tr>
      <w:tr w:rsidR="00136C00" w:rsidRPr="003A0F30" w14:paraId="7AFB84E3" w14:textId="77777777" w:rsidTr="00136C00">
        <w:trPr>
          <w:jc w:val="center"/>
        </w:trPr>
        <w:tc>
          <w:tcPr>
            <w:tcW w:w="1152" w:type="dxa"/>
            <w:shd w:val="clear" w:color="auto" w:fill="FFFFFF"/>
            <w:tcMar>
              <w:top w:w="0" w:type="dxa"/>
              <w:left w:w="0" w:type="dxa"/>
              <w:bottom w:w="0" w:type="dxa"/>
              <w:right w:w="0" w:type="dxa"/>
            </w:tcMar>
            <w:vAlign w:val="center"/>
          </w:tcPr>
          <w:p w14:paraId="5197DC96"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49F65A2E"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Flathead sole</w:t>
            </w:r>
          </w:p>
        </w:tc>
        <w:tc>
          <w:tcPr>
            <w:tcW w:w="0" w:type="auto"/>
            <w:shd w:val="clear" w:color="auto" w:fill="FFFFFF"/>
            <w:tcMar>
              <w:top w:w="0" w:type="dxa"/>
              <w:left w:w="0" w:type="dxa"/>
              <w:bottom w:w="0" w:type="dxa"/>
              <w:right w:w="0" w:type="dxa"/>
            </w:tcMar>
            <w:vAlign w:val="center"/>
            <w:hideMark/>
          </w:tcPr>
          <w:p w14:paraId="0AEE81F0"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22</w:t>
            </w:r>
          </w:p>
        </w:tc>
      </w:tr>
      <w:tr w:rsidR="00136C00" w:rsidRPr="003A0F30" w14:paraId="6E8ABFB9" w14:textId="77777777" w:rsidTr="00136C00">
        <w:trPr>
          <w:jc w:val="center"/>
        </w:trPr>
        <w:tc>
          <w:tcPr>
            <w:tcW w:w="1152" w:type="dxa"/>
            <w:shd w:val="clear" w:color="auto" w:fill="FFFFFF"/>
            <w:tcMar>
              <w:top w:w="0" w:type="dxa"/>
              <w:left w:w="0" w:type="dxa"/>
              <w:bottom w:w="0" w:type="dxa"/>
              <w:right w:w="0" w:type="dxa"/>
            </w:tcMar>
            <w:vAlign w:val="center"/>
          </w:tcPr>
          <w:p w14:paraId="1E25FB38"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32234579"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Rex sole</w:t>
            </w:r>
          </w:p>
        </w:tc>
        <w:tc>
          <w:tcPr>
            <w:tcW w:w="0" w:type="auto"/>
            <w:shd w:val="clear" w:color="auto" w:fill="FFFFFF"/>
            <w:tcMar>
              <w:top w:w="0" w:type="dxa"/>
              <w:left w:w="0" w:type="dxa"/>
              <w:bottom w:w="0" w:type="dxa"/>
              <w:right w:w="0" w:type="dxa"/>
            </w:tcMar>
            <w:vAlign w:val="center"/>
            <w:hideMark/>
          </w:tcPr>
          <w:p w14:paraId="0E2CFA4B"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7</w:t>
            </w:r>
          </w:p>
        </w:tc>
      </w:tr>
      <w:tr w:rsidR="00136C00" w:rsidRPr="003A0F30" w14:paraId="1300E3C2" w14:textId="77777777" w:rsidTr="00136C00">
        <w:trPr>
          <w:jc w:val="center"/>
        </w:trPr>
        <w:tc>
          <w:tcPr>
            <w:tcW w:w="1152" w:type="dxa"/>
            <w:shd w:val="clear" w:color="auto" w:fill="FFFFFF"/>
            <w:tcMar>
              <w:top w:w="0" w:type="dxa"/>
              <w:left w:w="0" w:type="dxa"/>
              <w:bottom w:w="0" w:type="dxa"/>
              <w:right w:w="0" w:type="dxa"/>
            </w:tcMar>
            <w:vAlign w:val="center"/>
          </w:tcPr>
          <w:p w14:paraId="5BEA0A0D"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3C9079A7"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Sablefish</w:t>
            </w:r>
          </w:p>
        </w:tc>
        <w:tc>
          <w:tcPr>
            <w:tcW w:w="0" w:type="auto"/>
            <w:shd w:val="clear" w:color="auto" w:fill="FFFFFF"/>
            <w:tcMar>
              <w:top w:w="0" w:type="dxa"/>
              <w:left w:w="0" w:type="dxa"/>
              <w:bottom w:w="0" w:type="dxa"/>
              <w:right w:w="0" w:type="dxa"/>
            </w:tcMar>
            <w:vAlign w:val="center"/>
            <w:hideMark/>
          </w:tcPr>
          <w:p w14:paraId="0D97C8D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5</w:t>
            </w:r>
          </w:p>
        </w:tc>
      </w:tr>
      <w:tr w:rsidR="00136C00" w:rsidRPr="003A0F30" w14:paraId="4891EB2B" w14:textId="77777777" w:rsidTr="00136C00">
        <w:trPr>
          <w:jc w:val="center"/>
        </w:trPr>
        <w:tc>
          <w:tcPr>
            <w:tcW w:w="1152" w:type="dxa"/>
            <w:shd w:val="clear" w:color="auto" w:fill="FFFFFF"/>
            <w:tcMar>
              <w:top w:w="0" w:type="dxa"/>
              <w:left w:w="0" w:type="dxa"/>
              <w:bottom w:w="0" w:type="dxa"/>
              <w:right w:w="0" w:type="dxa"/>
            </w:tcMar>
            <w:vAlign w:val="center"/>
          </w:tcPr>
          <w:p w14:paraId="242E426D"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1DB704E0"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Atka mackerel</w:t>
            </w:r>
          </w:p>
        </w:tc>
        <w:tc>
          <w:tcPr>
            <w:tcW w:w="0" w:type="auto"/>
            <w:shd w:val="clear" w:color="auto" w:fill="FFFFFF"/>
            <w:tcMar>
              <w:top w:w="0" w:type="dxa"/>
              <w:left w:w="0" w:type="dxa"/>
              <w:bottom w:w="0" w:type="dxa"/>
              <w:right w:w="0" w:type="dxa"/>
            </w:tcMar>
            <w:vAlign w:val="center"/>
            <w:hideMark/>
          </w:tcPr>
          <w:p w14:paraId="1142BE7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4</w:t>
            </w:r>
          </w:p>
        </w:tc>
      </w:tr>
      <w:tr w:rsidR="00136C00" w:rsidRPr="003A0F30" w14:paraId="0C02C8D0" w14:textId="77777777" w:rsidTr="00136C00">
        <w:trPr>
          <w:jc w:val="center"/>
        </w:trPr>
        <w:tc>
          <w:tcPr>
            <w:tcW w:w="1152" w:type="dxa"/>
            <w:shd w:val="clear" w:color="auto" w:fill="FFFFFF"/>
            <w:tcMar>
              <w:top w:w="0" w:type="dxa"/>
              <w:left w:w="0" w:type="dxa"/>
              <w:bottom w:w="0" w:type="dxa"/>
              <w:right w:w="0" w:type="dxa"/>
            </w:tcMar>
            <w:vAlign w:val="center"/>
          </w:tcPr>
          <w:p w14:paraId="20F7A7D7"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57EEA710"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Rockfish</w:t>
            </w:r>
          </w:p>
        </w:tc>
        <w:tc>
          <w:tcPr>
            <w:tcW w:w="0" w:type="auto"/>
            <w:shd w:val="clear" w:color="auto" w:fill="FFFFFF"/>
            <w:tcMar>
              <w:top w:w="0" w:type="dxa"/>
              <w:left w:w="0" w:type="dxa"/>
              <w:bottom w:w="0" w:type="dxa"/>
              <w:right w:w="0" w:type="dxa"/>
            </w:tcMar>
            <w:vAlign w:val="center"/>
            <w:hideMark/>
          </w:tcPr>
          <w:p w14:paraId="798C075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4</w:t>
            </w:r>
          </w:p>
        </w:tc>
      </w:tr>
      <w:tr w:rsidR="00136C00" w:rsidRPr="003A0F30" w14:paraId="5D033EFA" w14:textId="77777777" w:rsidTr="00136C00">
        <w:trPr>
          <w:jc w:val="center"/>
        </w:trPr>
        <w:tc>
          <w:tcPr>
            <w:tcW w:w="1152" w:type="dxa"/>
            <w:shd w:val="clear" w:color="auto" w:fill="FFFFFF"/>
            <w:tcMar>
              <w:top w:w="0" w:type="dxa"/>
              <w:left w:w="0" w:type="dxa"/>
              <w:bottom w:w="0" w:type="dxa"/>
              <w:right w:w="0" w:type="dxa"/>
            </w:tcMar>
            <w:vAlign w:val="center"/>
          </w:tcPr>
          <w:p w14:paraId="61DE8131"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shd w:val="clear" w:color="auto" w:fill="FFFFFF"/>
            <w:tcMar>
              <w:top w:w="0" w:type="dxa"/>
              <w:left w:w="0" w:type="dxa"/>
              <w:bottom w:w="0" w:type="dxa"/>
              <w:right w:w="0" w:type="dxa"/>
            </w:tcMar>
            <w:vAlign w:val="center"/>
            <w:hideMark/>
          </w:tcPr>
          <w:p w14:paraId="300F2665"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Yellowfin sole</w:t>
            </w:r>
          </w:p>
        </w:tc>
        <w:tc>
          <w:tcPr>
            <w:tcW w:w="0" w:type="auto"/>
            <w:shd w:val="clear" w:color="auto" w:fill="FFFFFF"/>
            <w:tcMar>
              <w:top w:w="0" w:type="dxa"/>
              <w:left w:w="0" w:type="dxa"/>
              <w:bottom w:w="0" w:type="dxa"/>
              <w:right w:w="0" w:type="dxa"/>
            </w:tcMar>
            <w:vAlign w:val="center"/>
            <w:hideMark/>
          </w:tcPr>
          <w:p w14:paraId="5040B241"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4</w:t>
            </w:r>
          </w:p>
        </w:tc>
      </w:tr>
      <w:tr w:rsidR="00136C00" w:rsidRPr="003A0F30" w14:paraId="4D16A739" w14:textId="77777777" w:rsidTr="00136C00">
        <w:trPr>
          <w:jc w:val="center"/>
        </w:trPr>
        <w:tc>
          <w:tcPr>
            <w:tcW w:w="1152" w:type="dxa"/>
            <w:tcBorders>
              <w:bottom w:val="single" w:sz="4" w:space="0" w:color="auto"/>
            </w:tcBorders>
            <w:shd w:val="clear" w:color="auto" w:fill="FFFFFF"/>
            <w:tcMar>
              <w:top w:w="0" w:type="dxa"/>
              <w:left w:w="0" w:type="dxa"/>
              <w:bottom w:w="0" w:type="dxa"/>
              <w:right w:w="0" w:type="dxa"/>
            </w:tcMar>
            <w:vAlign w:val="center"/>
          </w:tcPr>
          <w:p w14:paraId="6093F514" w14:textId="77777777" w:rsidR="00136C00" w:rsidRPr="003A0F30" w:rsidRDefault="00136C00" w:rsidP="00136C00">
            <w:pPr>
              <w:spacing w:line="240" w:lineRule="auto"/>
              <w:contextualSpacing w:val="0"/>
              <w:rPr>
                <w:rFonts w:eastAsia="Times New Roman" w:cs="Times New Roman"/>
                <w:color w:val="333333"/>
                <w:szCs w:val="22"/>
              </w:rPr>
            </w:pPr>
          </w:p>
        </w:tc>
        <w:tc>
          <w:tcPr>
            <w:tcW w:w="2448" w:type="dxa"/>
            <w:tcBorders>
              <w:bottom w:val="single" w:sz="4" w:space="0" w:color="auto"/>
            </w:tcBorders>
            <w:shd w:val="clear" w:color="auto" w:fill="FFFFFF"/>
            <w:tcMar>
              <w:top w:w="0" w:type="dxa"/>
              <w:left w:w="0" w:type="dxa"/>
              <w:bottom w:w="0" w:type="dxa"/>
              <w:right w:w="0" w:type="dxa"/>
            </w:tcMar>
            <w:vAlign w:val="center"/>
            <w:hideMark/>
          </w:tcPr>
          <w:p w14:paraId="272DEE90"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Other</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2825CC2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3</w:t>
            </w:r>
          </w:p>
        </w:tc>
      </w:tr>
      <w:tr w:rsidR="00136C00" w:rsidRPr="003A0F30" w14:paraId="55AB2F1F" w14:textId="77777777" w:rsidTr="00136C00">
        <w:trPr>
          <w:jc w:val="center"/>
        </w:trPr>
        <w:tc>
          <w:tcPr>
            <w:tcW w:w="1152" w:type="dxa"/>
            <w:tcBorders>
              <w:top w:val="single" w:sz="4" w:space="0" w:color="auto"/>
              <w:bottom w:val="single" w:sz="4" w:space="0" w:color="auto"/>
            </w:tcBorders>
            <w:shd w:val="clear" w:color="auto" w:fill="FFFFFF"/>
            <w:tcMar>
              <w:top w:w="0" w:type="dxa"/>
              <w:left w:w="0" w:type="dxa"/>
              <w:bottom w:w="0" w:type="dxa"/>
              <w:right w:w="0" w:type="dxa"/>
            </w:tcMar>
            <w:vAlign w:val="center"/>
            <w:hideMark/>
          </w:tcPr>
          <w:p w14:paraId="791A1D7B" w14:textId="77777777" w:rsidR="00136C00" w:rsidRPr="003A0F30" w:rsidRDefault="00136C00" w:rsidP="00136C00">
            <w:pPr>
              <w:spacing w:line="240" w:lineRule="auto"/>
              <w:contextualSpacing w:val="0"/>
              <w:rPr>
                <w:rFonts w:eastAsia="Times New Roman" w:cs="Times New Roman"/>
                <w:b/>
                <w:bCs/>
                <w:color w:val="333333"/>
                <w:szCs w:val="22"/>
              </w:rPr>
            </w:pPr>
            <w:r w:rsidRPr="003A0F30">
              <w:rPr>
                <w:rFonts w:eastAsia="Times New Roman" w:cs="Times New Roman"/>
                <w:b/>
                <w:bCs/>
                <w:color w:val="333333"/>
                <w:szCs w:val="22"/>
              </w:rPr>
              <w:t>NPT Total</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hideMark/>
          </w:tcPr>
          <w:p w14:paraId="79E9E779" w14:textId="77777777" w:rsidR="00136C00" w:rsidRPr="003A0F30" w:rsidRDefault="00136C00" w:rsidP="00136C00">
            <w:pPr>
              <w:spacing w:line="240" w:lineRule="auto"/>
              <w:contextualSpacing w:val="0"/>
              <w:rPr>
                <w:rFonts w:eastAsia="Times New Roman" w:cs="Times New Roman"/>
                <w:b/>
                <w:bCs/>
                <w:color w:val="333333"/>
                <w:szCs w:val="22"/>
              </w:rPr>
            </w:pP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hideMark/>
          </w:tcPr>
          <w:p w14:paraId="1D620D76" w14:textId="77777777" w:rsidR="00136C00" w:rsidRPr="003A0F30" w:rsidRDefault="00136C00" w:rsidP="00136C00">
            <w:pPr>
              <w:spacing w:line="240" w:lineRule="auto"/>
              <w:contextualSpacing w:val="0"/>
              <w:jc w:val="right"/>
              <w:rPr>
                <w:rFonts w:eastAsia="Times New Roman" w:cs="Times New Roman"/>
                <w:b/>
                <w:bCs/>
                <w:color w:val="333333"/>
                <w:szCs w:val="22"/>
              </w:rPr>
            </w:pPr>
            <w:r w:rsidRPr="003A0F30">
              <w:rPr>
                <w:rFonts w:eastAsia="Times New Roman" w:cs="Times New Roman"/>
                <w:b/>
                <w:bCs/>
                <w:color w:val="333333"/>
                <w:szCs w:val="22"/>
              </w:rPr>
              <w:t>2,370</w:t>
            </w:r>
          </w:p>
        </w:tc>
      </w:tr>
      <w:tr w:rsidR="00136C00" w:rsidRPr="003A0F30" w14:paraId="15E422F6" w14:textId="77777777" w:rsidTr="00136C00">
        <w:trPr>
          <w:jc w:val="center"/>
        </w:trPr>
        <w:tc>
          <w:tcPr>
            <w:tcW w:w="1152" w:type="dxa"/>
            <w:tcBorders>
              <w:top w:val="single" w:sz="4" w:space="0" w:color="auto"/>
            </w:tcBorders>
            <w:shd w:val="clear" w:color="auto" w:fill="FFFFFF"/>
            <w:tcMar>
              <w:top w:w="0" w:type="dxa"/>
              <w:left w:w="0" w:type="dxa"/>
              <w:bottom w:w="0" w:type="dxa"/>
              <w:right w:w="0" w:type="dxa"/>
            </w:tcMar>
            <w:vAlign w:val="center"/>
            <w:hideMark/>
          </w:tcPr>
          <w:p w14:paraId="233BAE80"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PTR</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43A2301A"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Pollock</w:t>
            </w:r>
          </w:p>
        </w:tc>
        <w:tc>
          <w:tcPr>
            <w:tcW w:w="0" w:type="auto"/>
            <w:tcBorders>
              <w:top w:val="single" w:sz="4" w:space="0" w:color="auto"/>
            </w:tcBorders>
            <w:shd w:val="clear" w:color="auto" w:fill="FFFFFF"/>
            <w:tcMar>
              <w:top w:w="0" w:type="dxa"/>
              <w:left w:w="0" w:type="dxa"/>
              <w:bottom w:w="0" w:type="dxa"/>
              <w:right w:w="0" w:type="dxa"/>
            </w:tcMar>
            <w:vAlign w:val="center"/>
            <w:hideMark/>
          </w:tcPr>
          <w:p w14:paraId="401C39D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5,425</w:t>
            </w:r>
          </w:p>
        </w:tc>
      </w:tr>
      <w:tr w:rsidR="00136C00" w:rsidRPr="003A0F30" w14:paraId="77211143" w14:textId="77777777" w:rsidTr="00136C00">
        <w:trPr>
          <w:jc w:val="center"/>
        </w:trPr>
        <w:tc>
          <w:tcPr>
            <w:tcW w:w="1152" w:type="dxa"/>
            <w:shd w:val="clear" w:color="auto" w:fill="FFFFFF"/>
            <w:tcMar>
              <w:top w:w="0" w:type="dxa"/>
              <w:left w:w="0" w:type="dxa"/>
              <w:bottom w:w="0" w:type="dxa"/>
              <w:right w:w="0" w:type="dxa"/>
            </w:tcMar>
            <w:vAlign w:val="center"/>
          </w:tcPr>
          <w:p w14:paraId="6C1DE4C5" w14:textId="77777777" w:rsidR="00136C00" w:rsidRPr="003A0F30" w:rsidRDefault="00136C00" w:rsidP="00136C00">
            <w:pPr>
              <w:spacing w:line="240" w:lineRule="auto"/>
              <w:contextualSpacing w:val="0"/>
              <w:rPr>
                <w:rFonts w:eastAsia="Times New Roman" w:cs="Times New Roman"/>
                <w:color w:val="333333"/>
                <w:szCs w:val="22"/>
              </w:rPr>
            </w:pPr>
          </w:p>
        </w:tc>
        <w:tc>
          <w:tcPr>
            <w:tcW w:w="0" w:type="auto"/>
            <w:shd w:val="clear" w:color="auto" w:fill="FFFFFF"/>
            <w:tcMar>
              <w:top w:w="0" w:type="dxa"/>
              <w:left w:w="0" w:type="dxa"/>
              <w:bottom w:w="0" w:type="dxa"/>
              <w:right w:w="0" w:type="dxa"/>
            </w:tcMar>
            <w:vAlign w:val="center"/>
            <w:hideMark/>
          </w:tcPr>
          <w:p w14:paraId="51DE5C9D"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Arrowtooth flounder</w:t>
            </w:r>
          </w:p>
        </w:tc>
        <w:tc>
          <w:tcPr>
            <w:tcW w:w="0" w:type="auto"/>
            <w:shd w:val="clear" w:color="auto" w:fill="FFFFFF"/>
            <w:tcMar>
              <w:top w:w="0" w:type="dxa"/>
              <w:left w:w="0" w:type="dxa"/>
              <w:bottom w:w="0" w:type="dxa"/>
              <w:right w:w="0" w:type="dxa"/>
            </w:tcMar>
            <w:vAlign w:val="center"/>
            <w:hideMark/>
          </w:tcPr>
          <w:p w14:paraId="5A93E76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6</w:t>
            </w:r>
          </w:p>
        </w:tc>
      </w:tr>
      <w:tr w:rsidR="00136C00" w:rsidRPr="003A0F30" w14:paraId="6E940F4C" w14:textId="77777777" w:rsidTr="00136C00">
        <w:trPr>
          <w:jc w:val="center"/>
        </w:trPr>
        <w:tc>
          <w:tcPr>
            <w:tcW w:w="1152" w:type="dxa"/>
            <w:shd w:val="clear" w:color="auto" w:fill="FFFFFF"/>
            <w:tcMar>
              <w:top w:w="0" w:type="dxa"/>
              <w:left w:w="0" w:type="dxa"/>
              <w:bottom w:w="0" w:type="dxa"/>
              <w:right w:w="0" w:type="dxa"/>
            </w:tcMar>
            <w:vAlign w:val="center"/>
          </w:tcPr>
          <w:p w14:paraId="4AA0360B" w14:textId="77777777" w:rsidR="00136C00" w:rsidRPr="003A0F30" w:rsidRDefault="00136C00" w:rsidP="00136C00">
            <w:pPr>
              <w:spacing w:line="240" w:lineRule="auto"/>
              <w:contextualSpacing w:val="0"/>
              <w:rPr>
                <w:rFonts w:eastAsia="Times New Roman" w:cs="Times New Roman"/>
                <w:color w:val="333333"/>
                <w:szCs w:val="22"/>
              </w:rPr>
            </w:pPr>
          </w:p>
        </w:tc>
        <w:tc>
          <w:tcPr>
            <w:tcW w:w="0" w:type="auto"/>
            <w:shd w:val="clear" w:color="auto" w:fill="FFFFFF"/>
            <w:tcMar>
              <w:top w:w="0" w:type="dxa"/>
              <w:left w:w="0" w:type="dxa"/>
              <w:bottom w:w="0" w:type="dxa"/>
              <w:right w:w="0" w:type="dxa"/>
            </w:tcMar>
            <w:vAlign w:val="center"/>
            <w:hideMark/>
          </w:tcPr>
          <w:p w14:paraId="7F4623D3"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Flatfish (shallow water)</w:t>
            </w:r>
          </w:p>
        </w:tc>
        <w:tc>
          <w:tcPr>
            <w:tcW w:w="0" w:type="auto"/>
            <w:shd w:val="clear" w:color="auto" w:fill="FFFFFF"/>
            <w:tcMar>
              <w:top w:w="0" w:type="dxa"/>
              <w:left w:w="0" w:type="dxa"/>
              <w:bottom w:w="0" w:type="dxa"/>
              <w:right w:w="0" w:type="dxa"/>
            </w:tcMar>
            <w:vAlign w:val="center"/>
            <w:hideMark/>
          </w:tcPr>
          <w:p w14:paraId="40D96211"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3</w:t>
            </w:r>
          </w:p>
        </w:tc>
      </w:tr>
      <w:tr w:rsidR="00136C00" w:rsidRPr="003A0F30" w14:paraId="7A626104" w14:textId="77777777" w:rsidTr="00136C00">
        <w:trPr>
          <w:jc w:val="center"/>
        </w:trPr>
        <w:tc>
          <w:tcPr>
            <w:tcW w:w="1152" w:type="dxa"/>
            <w:shd w:val="clear" w:color="auto" w:fill="FFFFFF"/>
            <w:tcMar>
              <w:top w:w="0" w:type="dxa"/>
              <w:left w:w="0" w:type="dxa"/>
              <w:bottom w:w="0" w:type="dxa"/>
              <w:right w:w="0" w:type="dxa"/>
            </w:tcMar>
            <w:vAlign w:val="center"/>
          </w:tcPr>
          <w:p w14:paraId="411BD0BE" w14:textId="77777777" w:rsidR="00136C00" w:rsidRPr="003A0F30" w:rsidRDefault="00136C00" w:rsidP="00136C00">
            <w:pPr>
              <w:spacing w:line="240" w:lineRule="auto"/>
              <w:contextualSpacing w:val="0"/>
              <w:rPr>
                <w:rFonts w:eastAsia="Times New Roman" w:cs="Times New Roman"/>
                <w:color w:val="333333"/>
                <w:szCs w:val="22"/>
              </w:rPr>
            </w:pPr>
          </w:p>
        </w:tc>
        <w:tc>
          <w:tcPr>
            <w:tcW w:w="0" w:type="auto"/>
            <w:shd w:val="clear" w:color="auto" w:fill="FFFFFF"/>
            <w:tcMar>
              <w:top w:w="0" w:type="dxa"/>
              <w:left w:w="0" w:type="dxa"/>
              <w:bottom w:w="0" w:type="dxa"/>
              <w:right w:w="0" w:type="dxa"/>
            </w:tcMar>
            <w:vAlign w:val="center"/>
            <w:hideMark/>
          </w:tcPr>
          <w:p w14:paraId="6323E5DC"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Pacific cod</w:t>
            </w:r>
          </w:p>
        </w:tc>
        <w:tc>
          <w:tcPr>
            <w:tcW w:w="0" w:type="auto"/>
            <w:shd w:val="clear" w:color="auto" w:fill="FFFFFF"/>
            <w:tcMar>
              <w:top w:w="0" w:type="dxa"/>
              <w:left w:w="0" w:type="dxa"/>
              <w:bottom w:w="0" w:type="dxa"/>
              <w:right w:w="0" w:type="dxa"/>
            </w:tcMar>
            <w:vAlign w:val="center"/>
            <w:hideMark/>
          </w:tcPr>
          <w:p w14:paraId="733604C8"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w:t>
            </w:r>
          </w:p>
        </w:tc>
      </w:tr>
      <w:tr w:rsidR="00136C00" w:rsidRPr="003A0F30" w14:paraId="2849801A" w14:textId="77777777" w:rsidTr="00136C00">
        <w:trPr>
          <w:jc w:val="center"/>
        </w:trPr>
        <w:tc>
          <w:tcPr>
            <w:tcW w:w="1152" w:type="dxa"/>
            <w:shd w:val="clear" w:color="auto" w:fill="FFFFFF"/>
            <w:tcMar>
              <w:top w:w="0" w:type="dxa"/>
              <w:left w:w="0" w:type="dxa"/>
              <w:bottom w:w="0" w:type="dxa"/>
              <w:right w:w="0" w:type="dxa"/>
            </w:tcMar>
            <w:vAlign w:val="center"/>
          </w:tcPr>
          <w:p w14:paraId="2B30DA1B" w14:textId="77777777" w:rsidR="00136C00" w:rsidRPr="003A0F30" w:rsidRDefault="00136C00" w:rsidP="00136C00">
            <w:pPr>
              <w:spacing w:line="240" w:lineRule="auto"/>
              <w:contextualSpacing w:val="0"/>
              <w:rPr>
                <w:rFonts w:eastAsia="Times New Roman" w:cs="Times New Roman"/>
                <w:color w:val="333333"/>
                <w:szCs w:val="22"/>
              </w:rPr>
            </w:pPr>
          </w:p>
        </w:tc>
        <w:tc>
          <w:tcPr>
            <w:tcW w:w="0" w:type="auto"/>
            <w:shd w:val="clear" w:color="auto" w:fill="FFFFFF"/>
            <w:tcMar>
              <w:top w:w="0" w:type="dxa"/>
              <w:left w:w="0" w:type="dxa"/>
              <w:bottom w:w="0" w:type="dxa"/>
              <w:right w:w="0" w:type="dxa"/>
            </w:tcMar>
            <w:vAlign w:val="center"/>
            <w:hideMark/>
          </w:tcPr>
          <w:p w14:paraId="0C2BF6D5"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Rockfish</w:t>
            </w:r>
          </w:p>
        </w:tc>
        <w:tc>
          <w:tcPr>
            <w:tcW w:w="0" w:type="auto"/>
            <w:shd w:val="clear" w:color="auto" w:fill="FFFFFF"/>
            <w:tcMar>
              <w:top w:w="0" w:type="dxa"/>
              <w:left w:w="0" w:type="dxa"/>
              <w:bottom w:w="0" w:type="dxa"/>
              <w:right w:w="0" w:type="dxa"/>
            </w:tcMar>
            <w:vAlign w:val="center"/>
            <w:hideMark/>
          </w:tcPr>
          <w:p w14:paraId="0DA905A0"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w:t>
            </w:r>
          </w:p>
        </w:tc>
      </w:tr>
      <w:tr w:rsidR="00136C00" w:rsidRPr="003A0F30" w14:paraId="2B1573CE" w14:textId="77777777" w:rsidTr="00136C00">
        <w:trPr>
          <w:jc w:val="center"/>
        </w:trPr>
        <w:tc>
          <w:tcPr>
            <w:tcW w:w="1152" w:type="dxa"/>
            <w:tcBorders>
              <w:bottom w:val="single" w:sz="4" w:space="0" w:color="auto"/>
            </w:tcBorders>
            <w:shd w:val="clear" w:color="auto" w:fill="FFFFFF"/>
            <w:tcMar>
              <w:top w:w="0" w:type="dxa"/>
              <w:left w:w="0" w:type="dxa"/>
              <w:bottom w:w="0" w:type="dxa"/>
              <w:right w:w="0" w:type="dxa"/>
            </w:tcMar>
            <w:vAlign w:val="center"/>
          </w:tcPr>
          <w:p w14:paraId="26C42908" w14:textId="77777777" w:rsidR="00136C00" w:rsidRPr="003A0F30" w:rsidRDefault="00136C00" w:rsidP="00136C00">
            <w:pPr>
              <w:spacing w:line="240" w:lineRule="auto"/>
              <w:contextualSpacing w:val="0"/>
              <w:rPr>
                <w:rFonts w:eastAsia="Times New Roman" w:cs="Times New Roman"/>
                <w:color w:val="333333"/>
                <w:szCs w:val="22"/>
              </w:rPr>
            </w:pP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4E66EB9A"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Atka mackerel</w:t>
            </w:r>
          </w:p>
        </w:tc>
        <w:tc>
          <w:tcPr>
            <w:tcW w:w="0" w:type="auto"/>
            <w:tcBorders>
              <w:bottom w:val="single" w:sz="4" w:space="0" w:color="auto"/>
            </w:tcBorders>
            <w:shd w:val="clear" w:color="auto" w:fill="FFFFFF"/>
            <w:tcMar>
              <w:top w:w="0" w:type="dxa"/>
              <w:left w:w="0" w:type="dxa"/>
              <w:bottom w:w="0" w:type="dxa"/>
              <w:right w:w="0" w:type="dxa"/>
            </w:tcMar>
            <w:vAlign w:val="center"/>
            <w:hideMark/>
          </w:tcPr>
          <w:p w14:paraId="5D6948A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w:t>
            </w:r>
          </w:p>
        </w:tc>
      </w:tr>
      <w:tr w:rsidR="00136C00" w:rsidRPr="003A0F30" w14:paraId="57E4272D" w14:textId="77777777" w:rsidTr="00136C00">
        <w:trPr>
          <w:jc w:val="center"/>
        </w:trPr>
        <w:tc>
          <w:tcPr>
            <w:tcW w:w="1152" w:type="dxa"/>
            <w:tcBorders>
              <w:top w:val="single" w:sz="4" w:space="0" w:color="auto"/>
              <w:bottom w:val="single" w:sz="4" w:space="0" w:color="auto"/>
            </w:tcBorders>
            <w:shd w:val="clear" w:color="auto" w:fill="FFFFFF"/>
            <w:tcMar>
              <w:top w:w="0" w:type="dxa"/>
              <w:left w:w="0" w:type="dxa"/>
              <w:bottom w:w="0" w:type="dxa"/>
              <w:right w:w="0" w:type="dxa"/>
            </w:tcMar>
            <w:vAlign w:val="center"/>
            <w:hideMark/>
          </w:tcPr>
          <w:p w14:paraId="71087BB3" w14:textId="77777777" w:rsidR="00136C00" w:rsidRPr="003A0F30" w:rsidRDefault="00136C00" w:rsidP="00136C00">
            <w:pPr>
              <w:spacing w:line="240" w:lineRule="auto"/>
              <w:contextualSpacing w:val="0"/>
              <w:rPr>
                <w:rFonts w:eastAsia="Times New Roman" w:cs="Times New Roman"/>
                <w:b/>
                <w:bCs/>
                <w:color w:val="333333"/>
                <w:szCs w:val="22"/>
              </w:rPr>
            </w:pPr>
            <w:r w:rsidRPr="003A0F30">
              <w:rPr>
                <w:rFonts w:eastAsia="Times New Roman" w:cs="Times New Roman"/>
                <w:b/>
                <w:bCs/>
                <w:color w:val="333333"/>
                <w:szCs w:val="22"/>
              </w:rPr>
              <w:t>PTR Total</w:t>
            </w: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hideMark/>
          </w:tcPr>
          <w:p w14:paraId="6D7E885F" w14:textId="77777777" w:rsidR="00136C00" w:rsidRPr="003A0F30" w:rsidRDefault="00136C00" w:rsidP="00136C00">
            <w:pPr>
              <w:spacing w:line="240" w:lineRule="auto"/>
              <w:contextualSpacing w:val="0"/>
              <w:rPr>
                <w:rFonts w:eastAsia="Times New Roman" w:cs="Times New Roman"/>
                <w:b/>
                <w:bCs/>
                <w:color w:val="333333"/>
                <w:szCs w:val="22"/>
              </w:rPr>
            </w:pPr>
          </w:p>
        </w:tc>
        <w:tc>
          <w:tcPr>
            <w:tcW w:w="0" w:type="auto"/>
            <w:tcBorders>
              <w:top w:val="single" w:sz="4" w:space="0" w:color="auto"/>
              <w:bottom w:val="single" w:sz="4" w:space="0" w:color="auto"/>
            </w:tcBorders>
            <w:shd w:val="clear" w:color="auto" w:fill="FFFFFF"/>
            <w:tcMar>
              <w:top w:w="0" w:type="dxa"/>
              <w:left w:w="0" w:type="dxa"/>
              <w:bottom w:w="0" w:type="dxa"/>
              <w:right w:w="0" w:type="dxa"/>
            </w:tcMar>
            <w:vAlign w:val="center"/>
            <w:hideMark/>
          </w:tcPr>
          <w:p w14:paraId="2A429894" w14:textId="77777777" w:rsidR="00136C00" w:rsidRPr="003A0F30" w:rsidRDefault="00136C00" w:rsidP="00136C00">
            <w:pPr>
              <w:spacing w:line="240" w:lineRule="auto"/>
              <w:contextualSpacing w:val="0"/>
              <w:rPr>
                <w:rFonts w:eastAsia="Times New Roman" w:cs="Times New Roman"/>
                <w:b/>
                <w:bCs/>
                <w:color w:val="333333"/>
                <w:szCs w:val="22"/>
              </w:rPr>
            </w:pPr>
            <w:r w:rsidRPr="003A0F30">
              <w:rPr>
                <w:rFonts w:eastAsia="Times New Roman" w:cs="Times New Roman"/>
                <w:b/>
                <w:bCs/>
                <w:color w:val="333333"/>
                <w:szCs w:val="22"/>
              </w:rPr>
              <w:t>5,439</w:t>
            </w:r>
          </w:p>
        </w:tc>
      </w:tr>
    </w:tbl>
    <w:p w14:paraId="66BFD923" w14:textId="3C7EF4B1" w:rsidR="003A0F30" w:rsidRDefault="003A0F30" w:rsidP="00136C00">
      <w:pPr>
        <w:widowControl w:val="0"/>
        <w:spacing w:after="160" w:line="240" w:lineRule="auto"/>
        <w:contextualSpacing w:val="0"/>
        <w:rPr>
          <w:rFonts w:eastAsia="Times New Roman" w:cs="Times New Roman"/>
          <w:sz w:val="24"/>
        </w:rPr>
      </w:pPr>
    </w:p>
    <w:p w14:paraId="6D7DFA3F" w14:textId="77777777" w:rsidR="003A0F30" w:rsidRDefault="003A0F30">
      <w:pPr>
        <w:spacing w:after="200" w:line="240" w:lineRule="auto"/>
        <w:contextualSpacing w:val="0"/>
        <w:rPr>
          <w:rFonts w:eastAsia="Times New Roman" w:cs="Times New Roman"/>
          <w:sz w:val="24"/>
        </w:rPr>
      </w:pPr>
      <w:r>
        <w:rPr>
          <w:rFonts w:eastAsia="Times New Roman" w:cs="Times New Roman"/>
          <w:sz w:val="24"/>
        </w:rPr>
        <w:br w:type="page"/>
      </w:r>
    </w:p>
    <w:p w14:paraId="74DEF728" w14:textId="4A902F6A" w:rsidR="00136C00" w:rsidRPr="003A0F30" w:rsidRDefault="003A0F30" w:rsidP="003A0F30">
      <w:pPr>
        <w:keepNext/>
        <w:spacing w:after="240" w:line="240" w:lineRule="auto"/>
        <w:ind w:left="2160" w:hanging="2160"/>
        <w:contextualSpacing w:val="0"/>
        <w:rPr>
          <w:rFonts w:eastAsia="Calibri" w:cs="Times New Roman"/>
          <w:iCs/>
          <w:szCs w:val="22"/>
        </w:rPr>
      </w:pPr>
      <w:bookmarkStart w:id="148" w:name="_Ref41389377"/>
      <w:bookmarkStart w:id="149" w:name="_Ref41382389"/>
      <w:bookmarkStart w:id="150" w:name="_Ref41382411"/>
      <w:bookmarkStart w:id="151" w:name="_Toc42435625"/>
      <w:r w:rsidRPr="003A0F30">
        <w:rPr>
          <w:rFonts w:eastAsia="Calibri" w:cs="Times New Roman"/>
          <w:iCs/>
          <w:szCs w:val="22"/>
        </w:rPr>
        <w:lastRenderedPageBreak/>
        <w:t>Appendix Table A-</w:t>
      </w:r>
      <w:r w:rsidR="00136C00" w:rsidRPr="003A0F30">
        <w:rPr>
          <w:rFonts w:eastAsia="Calibri" w:cs="Times New Roman"/>
          <w:iCs/>
          <w:szCs w:val="22"/>
        </w:rPr>
        <w:fldChar w:fldCharType="begin"/>
      </w:r>
      <w:r w:rsidR="00136C00" w:rsidRPr="003A0F30">
        <w:rPr>
          <w:rFonts w:eastAsia="Calibri" w:cs="Times New Roman"/>
          <w:iCs/>
          <w:szCs w:val="22"/>
        </w:rPr>
        <w:instrText xml:space="preserve"> SEQ Appendix_Table_A- \* ARABIC </w:instrText>
      </w:r>
      <w:r w:rsidR="00136C00" w:rsidRPr="003A0F30">
        <w:rPr>
          <w:rFonts w:eastAsia="Calibri" w:cs="Times New Roman"/>
          <w:iCs/>
          <w:szCs w:val="22"/>
        </w:rPr>
        <w:fldChar w:fldCharType="separate"/>
      </w:r>
      <w:r w:rsidR="00852469">
        <w:rPr>
          <w:rFonts w:eastAsia="Calibri" w:cs="Times New Roman"/>
          <w:iCs/>
          <w:noProof/>
          <w:szCs w:val="22"/>
        </w:rPr>
        <w:t>2</w:t>
      </w:r>
      <w:r w:rsidR="00136C00" w:rsidRPr="003A0F30">
        <w:rPr>
          <w:rFonts w:eastAsia="Calibri" w:cs="Times New Roman"/>
          <w:iCs/>
          <w:noProof/>
          <w:szCs w:val="22"/>
        </w:rPr>
        <w:fldChar w:fldCharType="end"/>
      </w:r>
      <w:bookmarkEnd w:id="148"/>
      <w:r w:rsidR="00136C00" w:rsidRPr="003A0F30">
        <w:rPr>
          <w:rFonts w:eastAsia="Calibri" w:cs="Times New Roman"/>
          <w:iCs/>
          <w:szCs w:val="22"/>
        </w:rPr>
        <w:t>. -- Number of total trips (N), sampled trips (n), and % observed for NPT and PTR gear type. Significance tests rely on the hypergeometric distribution, which accounts for the number of observed non-tendered trips that occurred when estimating the probability of observing a given number of NPT or PTR trips. For the purpose of this table, mixed-gear trips are counted separately from single-gear trips.</w:t>
      </w:r>
    </w:p>
    <w:tbl>
      <w:tblPr>
        <w:tblW w:w="87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28"/>
        <w:gridCol w:w="867"/>
        <w:gridCol w:w="900"/>
        <w:gridCol w:w="1689"/>
        <w:gridCol w:w="1461"/>
        <w:gridCol w:w="915"/>
        <w:gridCol w:w="1224"/>
      </w:tblGrid>
      <w:tr w:rsidR="00136C00" w:rsidRPr="003A0F30" w14:paraId="5070FEB9" w14:textId="77777777" w:rsidTr="00E27CB3">
        <w:trPr>
          <w:tblHeader/>
        </w:trPr>
        <w:tc>
          <w:tcPr>
            <w:tcW w:w="1728" w:type="dxa"/>
            <w:tcBorders>
              <w:bottom w:val="single" w:sz="2" w:space="0" w:color="auto"/>
            </w:tcBorders>
            <w:shd w:val="clear" w:color="auto" w:fill="FFFFFF"/>
            <w:tcMar>
              <w:top w:w="75" w:type="dxa"/>
              <w:left w:w="75" w:type="dxa"/>
              <w:bottom w:w="75" w:type="dxa"/>
              <w:right w:w="75" w:type="dxa"/>
            </w:tcMar>
            <w:vAlign w:val="bottom"/>
            <w:hideMark/>
          </w:tcPr>
          <w:p w14:paraId="28BCC2A7" w14:textId="77777777" w:rsidR="00136C00" w:rsidRPr="003A0F30" w:rsidRDefault="00136C00" w:rsidP="003A0F30">
            <w:pPr>
              <w:spacing w:line="240" w:lineRule="auto"/>
              <w:contextualSpacing w:val="0"/>
              <w:rPr>
                <w:rFonts w:eastAsia="Times New Roman" w:cs="Times New Roman"/>
                <w:b/>
                <w:bCs/>
                <w:color w:val="333333"/>
                <w:szCs w:val="22"/>
              </w:rPr>
            </w:pPr>
            <w:r w:rsidRPr="003A0F30">
              <w:rPr>
                <w:rFonts w:eastAsia="Times New Roman" w:cs="Times New Roman"/>
                <w:b/>
                <w:bCs/>
                <w:color w:val="333333"/>
                <w:szCs w:val="22"/>
              </w:rPr>
              <w:t>Gear</w:t>
            </w:r>
          </w:p>
        </w:tc>
        <w:tc>
          <w:tcPr>
            <w:tcW w:w="867" w:type="dxa"/>
            <w:tcBorders>
              <w:bottom w:val="single" w:sz="2" w:space="0" w:color="auto"/>
            </w:tcBorders>
            <w:shd w:val="clear" w:color="auto" w:fill="FFFFFF"/>
            <w:tcMar>
              <w:top w:w="75" w:type="dxa"/>
              <w:left w:w="75" w:type="dxa"/>
              <w:bottom w:w="75" w:type="dxa"/>
              <w:right w:w="75" w:type="dxa"/>
            </w:tcMar>
            <w:vAlign w:val="bottom"/>
            <w:hideMark/>
          </w:tcPr>
          <w:p w14:paraId="6C8443BA" w14:textId="77777777" w:rsidR="00136C00" w:rsidRPr="003A0F30" w:rsidRDefault="00136C00" w:rsidP="003A0F30">
            <w:pPr>
              <w:spacing w:line="240" w:lineRule="auto"/>
              <w:contextualSpacing w:val="0"/>
              <w:jc w:val="right"/>
              <w:rPr>
                <w:rFonts w:eastAsia="Times New Roman" w:cs="Times New Roman"/>
                <w:b/>
                <w:bCs/>
                <w:color w:val="333333"/>
                <w:szCs w:val="22"/>
              </w:rPr>
            </w:pPr>
            <w:r w:rsidRPr="003A0F30">
              <w:rPr>
                <w:rFonts w:eastAsia="Times New Roman" w:cs="Times New Roman"/>
                <w:b/>
                <w:bCs/>
                <w:color w:val="333333"/>
                <w:szCs w:val="22"/>
              </w:rPr>
              <w:t>N</w:t>
            </w:r>
          </w:p>
        </w:tc>
        <w:tc>
          <w:tcPr>
            <w:tcW w:w="900" w:type="dxa"/>
            <w:tcBorders>
              <w:bottom w:val="single" w:sz="2" w:space="0" w:color="auto"/>
            </w:tcBorders>
            <w:shd w:val="clear" w:color="auto" w:fill="FFFFFF"/>
            <w:tcMar>
              <w:top w:w="75" w:type="dxa"/>
              <w:left w:w="75" w:type="dxa"/>
              <w:bottom w:w="75" w:type="dxa"/>
              <w:right w:w="75" w:type="dxa"/>
            </w:tcMar>
            <w:vAlign w:val="bottom"/>
            <w:hideMark/>
          </w:tcPr>
          <w:p w14:paraId="29272637" w14:textId="77777777" w:rsidR="00136C00" w:rsidRPr="003A0F30" w:rsidRDefault="00136C00" w:rsidP="003A0F30">
            <w:pPr>
              <w:spacing w:line="240" w:lineRule="auto"/>
              <w:contextualSpacing w:val="0"/>
              <w:jc w:val="right"/>
              <w:rPr>
                <w:rFonts w:eastAsia="Times New Roman" w:cs="Times New Roman"/>
                <w:b/>
                <w:bCs/>
                <w:color w:val="333333"/>
                <w:szCs w:val="22"/>
              </w:rPr>
            </w:pPr>
            <w:r w:rsidRPr="003A0F30">
              <w:rPr>
                <w:rFonts w:eastAsia="Times New Roman" w:cs="Times New Roman"/>
                <w:b/>
                <w:bCs/>
                <w:color w:val="333333"/>
                <w:szCs w:val="22"/>
              </w:rPr>
              <w:t>n</w:t>
            </w:r>
          </w:p>
        </w:tc>
        <w:tc>
          <w:tcPr>
            <w:tcW w:w="1689" w:type="dxa"/>
            <w:tcBorders>
              <w:bottom w:val="single" w:sz="2" w:space="0" w:color="auto"/>
            </w:tcBorders>
            <w:shd w:val="clear" w:color="auto" w:fill="FFFFFF"/>
            <w:tcMar>
              <w:top w:w="75" w:type="dxa"/>
              <w:left w:w="75" w:type="dxa"/>
              <w:bottom w:w="75" w:type="dxa"/>
              <w:right w:w="75" w:type="dxa"/>
            </w:tcMar>
            <w:vAlign w:val="bottom"/>
            <w:hideMark/>
          </w:tcPr>
          <w:p w14:paraId="5DF1D855" w14:textId="3BF19DB2" w:rsidR="00136C00" w:rsidRPr="003A0F30" w:rsidRDefault="00136C00" w:rsidP="003A0F30">
            <w:pPr>
              <w:spacing w:line="240" w:lineRule="auto"/>
              <w:contextualSpacing w:val="0"/>
              <w:jc w:val="right"/>
              <w:rPr>
                <w:rFonts w:eastAsia="Times New Roman" w:cs="Times New Roman"/>
                <w:b/>
                <w:bCs/>
                <w:color w:val="333333"/>
                <w:szCs w:val="22"/>
              </w:rPr>
            </w:pPr>
            <w:r w:rsidRPr="003A0F30">
              <w:rPr>
                <w:rFonts w:eastAsia="Times New Roman" w:cs="Times New Roman"/>
                <w:b/>
                <w:bCs/>
                <w:color w:val="333333"/>
                <w:szCs w:val="22"/>
              </w:rPr>
              <w:t>% Observed all trawl</w:t>
            </w:r>
          </w:p>
        </w:tc>
        <w:tc>
          <w:tcPr>
            <w:tcW w:w="1461" w:type="dxa"/>
            <w:tcBorders>
              <w:bottom w:val="single" w:sz="2" w:space="0" w:color="auto"/>
            </w:tcBorders>
            <w:shd w:val="clear" w:color="auto" w:fill="FFFFFF"/>
            <w:tcMar>
              <w:top w:w="75" w:type="dxa"/>
              <w:left w:w="75" w:type="dxa"/>
              <w:bottom w:w="75" w:type="dxa"/>
              <w:right w:w="75" w:type="dxa"/>
            </w:tcMar>
            <w:vAlign w:val="bottom"/>
            <w:hideMark/>
          </w:tcPr>
          <w:p w14:paraId="2205123E" w14:textId="488EB5E6" w:rsidR="00136C00" w:rsidRPr="003A0F30" w:rsidRDefault="00136C00" w:rsidP="003A0F30">
            <w:pPr>
              <w:spacing w:line="240" w:lineRule="auto"/>
              <w:contextualSpacing w:val="0"/>
              <w:jc w:val="right"/>
              <w:rPr>
                <w:rFonts w:eastAsia="Times New Roman" w:cs="Times New Roman"/>
                <w:b/>
                <w:bCs/>
                <w:color w:val="333333"/>
                <w:szCs w:val="22"/>
              </w:rPr>
            </w:pPr>
            <w:r w:rsidRPr="003A0F30">
              <w:rPr>
                <w:rFonts w:eastAsia="Times New Roman" w:cs="Times New Roman"/>
                <w:b/>
                <w:bCs/>
                <w:color w:val="333333"/>
                <w:szCs w:val="22"/>
              </w:rPr>
              <w:t>% Observed by gear</w:t>
            </w:r>
          </w:p>
        </w:tc>
        <w:tc>
          <w:tcPr>
            <w:tcW w:w="915" w:type="dxa"/>
            <w:tcBorders>
              <w:bottom w:val="single" w:sz="2" w:space="0" w:color="auto"/>
            </w:tcBorders>
            <w:shd w:val="clear" w:color="auto" w:fill="FFFFFF"/>
            <w:tcMar>
              <w:top w:w="75" w:type="dxa"/>
              <w:left w:w="75" w:type="dxa"/>
              <w:bottom w:w="75" w:type="dxa"/>
              <w:right w:w="75" w:type="dxa"/>
            </w:tcMar>
            <w:vAlign w:val="bottom"/>
            <w:hideMark/>
          </w:tcPr>
          <w:p w14:paraId="37999470" w14:textId="77777777" w:rsidR="00136C00" w:rsidRPr="003A0F30" w:rsidRDefault="00136C00" w:rsidP="003A0F30">
            <w:pPr>
              <w:spacing w:line="240" w:lineRule="auto"/>
              <w:contextualSpacing w:val="0"/>
              <w:jc w:val="right"/>
              <w:rPr>
                <w:rFonts w:eastAsia="Times New Roman" w:cs="Times New Roman"/>
                <w:b/>
                <w:bCs/>
                <w:color w:val="333333"/>
                <w:szCs w:val="22"/>
              </w:rPr>
            </w:pPr>
            <w:r w:rsidRPr="003A0F30">
              <w:rPr>
                <w:rFonts w:eastAsia="Times New Roman" w:cs="Times New Roman"/>
                <w:b/>
                <w:bCs/>
                <w:i/>
                <w:color w:val="333333"/>
                <w:szCs w:val="22"/>
              </w:rPr>
              <w:t>p</w:t>
            </w:r>
            <w:r w:rsidRPr="003A0F30">
              <w:rPr>
                <w:rFonts w:eastAsia="Times New Roman" w:cs="Times New Roman"/>
                <w:b/>
                <w:bCs/>
                <w:color w:val="333333"/>
                <w:szCs w:val="22"/>
              </w:rPr>
              <w:t>-value</w:t>
            </w:r>
          </w:p>
        </w:tc>
        <w:tc>
          <w:tcPr>
            <w:tcW w:w="1224" w:type="dxa"/>
            <w:tcBorders>
              <w:bottom w:val="single" w:sz="2" w:space="0" w:color="auto"/>
            </w:tcBorders>
            <w:shd w:val="clear" w:color="auto" w:fill="FFFFFF"/>
            <w:tcMar>
              <w:top w:w="75" w:type="dxa"/>
              <w:left w:w="75" w:type="dxa"/>
              <w:bottom w:w="75" w:type="dxa"/>
              <w:right w:w="75" w:type="dxa"/>
            </w:tcMar>
            <w:vAlign w:val="bottom"/>
            <w:hideMark/>
          </w:tcPr>
          <w:p w14:paraId="19E06435" w14:textId="77777777" w:rsidR="00136C00" w:rsidRPr="003A0F30" w:rsidRDefault="00136C00" w:rsidP="003A0F30">
            <w:pPr>
              <w:spacing w:line="240" w:lineRule="auto"/>
              <w:contextualSpacing w:val="0"/>
              <w:jc w:val="right"/>
              <w:rPr>
                <w:rFonts w:eastAsia="Times New Roman" w:cs="Times New Roman"/>
                <w:b/>
                <w:bCs/>
                <w:color w:val="333333"/>
                <w:szCs w:val="22"/>
              </w:rPr>
            </w:pPr>
            <w:r w:rsidRPr="003A0F30">
              <w:rPr>
                <w:rFonts w:eastAsia="Times New Roman" w:cs="Times New Roman"/>
                <w:b/>
                <w:bCs/>
                <w:color w:val="333333"/>
                <w:szCs w:val="22"/>
              </w:rPr>
              <w:t>Realized meets expected?</w:t>
            </w:r>
          </w:p>
        </w:tc>
      </w:tr>
      <w:tr w:rsidR="00136C00" w:rsidRPr="003A0F30" w14:paraId="16AFFDF4" w14:textId="77777777" w:rsidTr="00136C00">
        <w:trPr>
          <w:trHeight w:val="180"/>
        </w:trPr>
        <w:tc>
          <w:tcPr>
            <w:tcW w:w="8784" w:type="dxa"/>
            <w:gridSpan w:val="7"/>
            <w:tcBorders>
              <w:top w:val="single" w:sz="2" w:space="0" w:color="auto"/>
            </w:tcBorders>
            <w:shd w:val="clear" w:color="auto" w:fill="FFFFFF"/>
            <w:tcMar>
              <w:top w:w="75" w:type="dxa"/>
              <w:left w:w="75" w:type="dxa"/>
              <w:bottom w:w="75" w:type="dxa"/>
              <w:right w:w="75" w:type="dxa"/>
            </w:tcMar>
            <w:vAlign w:val="center"/>
            <w:hideMark/>
          </w:tcPr>
          <w:p w14:paraId="19E8E543"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b/>
                <w:bCs/>
                <w:color w:val="333333"/>
                <w:szCs w:val="22"/>
              </w:rPr>
              <w:t>2016</w:t>
            </w:r>
          </w:p>
        </w:tc>
      </w:tr>
      <w:tr w:rsidR="00136C00" w:rsidRPr="003A0F30" w14:paraId="02258458" w14:textId="77777777" w:rsidTr="003A0F30">
        <w:trPr>
          <w:trHeight w:val="189"/>
        </w:trPr>
        <w:tc>
          <w:tcPr>
            <w:tcW w:w="1728" w:type="dxa"/>
            <w:tcBorders>
              <w:bottom w:val="single" w:sz="6" w:space="0" w:color="DDDDDD"/>
            </w:tcBorders>
            <w:shd w:val="clear" w:color="auto" w:fill="FFFFFF"/>
            <w:tcMar>
              <w:top w:w="75" w:type="dxa"/>
              <w:left w:w="480" w:type="dxa"/>
              <w:bottom w:w="75" w:type="dxa"/>
              <w:right w:w="75" w:type="dxa"/>
            </w:tcMar>
            <w:vAlign w:val="center"/>
            <w:hideMark/>
          </w:tcPr>
          <w:p w14:paraId="78AE3F78"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PTR</w:t>
            </w:r>
          </w:p>
        </w:tc>
        <w:tc>
          <w:tcPr>
            <w:tcW w:w="867" w:type="dxa"/>
            <w:tcBorders>
              <w:bottom w:val="single" w:sz="6" w:space="0" w:color="DDDDDD"/>
            </w:tcBorders>
            <w:shd w:val="clear" w:color="auto" w:fill="FFFFFF"/>
            <w:tcMar>
              <w:top w:w="75" w:type="dxa"/>
              <w:left w:w="75" w:type="dxa"/>
              <w:bottom w:w="75" w:type="dxa"/>
              <w:right w:w="75" w:type="dxa"/>
            </w:tcMar>
            <w:vAlign w:val="center"/>
            <w:hideMark/>
          </w:tcPr>
          <w:p w14:paraId="4FC5E9E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1,560</w:t>
            </w:r>
          </w:p>
        </w:tc>
        <w:tc>
          <w:tcPr>
            <w:tcW w:w="900" w:type="dxa"/>
            <w:tcBorders>
              <w:bottom w:val="single" w:sz="6" w:space="0" w:color="DDDDDD"/>
            </w:tcBorders>
            <w:shd w:val="clear" w:color="auto" w:fill="FFFFFF"/>
            <w:tcMar>
              <w:top w:w="75" w:type="dxa"/>
              <w:left w:w="75" w:type="dxa"/>
              <w:bottom w:w="75" w:type="dxa"/>
              <w:right w:w="75" w:type="dxa"/>
            </w:tcMar>
            <w:vAlign w:val="center"/>
            <w:hideMark/>
          </w:tcPr>
          <w:p w14:paraId="76AA76B7"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421</w:t>
            </w:r>
          </w:p>
        </w:tc>
        <w:tc>
          <w:tcPr>
            <w:tcW w:w="1689" w:type="dxa"/>
            <w:tcBorders>
              <w:bottom w:val="single" w:sz="6" w:space="0" w:color="DDDDDD"/>
            </w:tcBorders>
            <w:shd w:val="clear" w:color="auto" w:fill="FFFFFF"/>
            <w:tcMar>
              <w:top w:w="75" w:type="dxa"/>
              <w:left w:w="75" w:type="dxa"/>
              <w:bottom w:w="75" w:type="dxa"/>
              <w:right w:w="75" w:type="dxa"/>
            </w:tcMar>
            <w:vAlign w:val="center"/>
            <w:hideMark/>
          </w:tcPr>
          <w:p w14:paraId="04992EB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26.2</w:t>
            </w:r>
          </w:p>
        </w:tc>
        <w:tc>
          <w:tcPr>
            <w:tcW w:w="1461" w:type="dxa"/>
            <w:tcBorders>
              <w:bottom w:val="single" w:sz="6" w:space="0" w:color="DDDDDD"/>
            </w:tcBorders>
            <w:shd w:val="clear" w:color="auto" w:fill="FFFFFF"/>
            <w:tcMar>
              <w:top w:w="75" w:type="dxa"/>
              <w:left w:w="75" w:type="dxa"/>
              <w:bottom w:w="75" w:type="dxa"/>
              <w:right w:w="75" w:type="dxa"/>
            </w:tcMar>
            <w:vAlign w:val="center"/>
            <w:hideMark/>
          </w:tcPr>
          <w:p w14:paraId="03A2BDA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27.0</w:t>
            </w:r>
          </w:p>
        </w:tc>
        <w:tc>
          <w:tcPr>
            <w:tcW w:w="915" w:type="dxa"/>
            <w:tcBorders>
              <w:bottom w:val="single" w:sz="6" w:space="0" w:color="DDDDDD"/>
            </w:tcBorders>
            <w:shd w:val="clear" w:color="auto" w:fill="FFFFFF"/>
            <w:tcMar>
              <w:top w:w="75" w:type="dxa"/>
              <w:left w:w="75" w:type="dxa"/>
              <w:bottom w:w="75" w:type="dxa"/>
              <w:right w:w="75" w:type="dxa"/>
            </w:tcMar>
            <w:vAlign w:val="center"/>
            <w:hideMark/>
          </w:tcPr>
          <w:p w14:paraId="1551D9CE"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0.10</w:t>
            </w:r>
          </w:p>
        </w:tc>
        <w:tc>
          <w:tcPr>
            <w:tcW w:w="1224" w:type="dxa"/>
            <w:tcBorders>
              <w:bottom w:val="single" w:sz="6" w:space="0" w:color="DDDDDD"/>
            </w:tcBorders>
            <w:shd w:val="clear" w:color="auto" w:fill="FFFFFF"/>
            <w:tcMar>
              <w:top w:w="75" w:type="dxa"/>
              <w:left w:w="75" w:type="dxa"/>
              <w:bottom w:w="75" w:type="dxa"/>
              <w:right w:w="75" w:type="dxa"/>
            </w:tcMar>
            <w:vAlign w:val="center"/>
            <w:hideMark/>
          </w:tcPr>
          <w:p w14:paraId="001D612C"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Yes</w:t>
            </w:r>
          </w:p>
        </w:tc>
      </w:tr>
      <w:tr w:rsidR="00136C00" w:rsidRPr="003A0F30" w14:paraId="0BDC0937" w14:textId="77777777" w:rsidTr="003A0F30">
        <w:trPr>
          <w:trHeight w:val="25"/>
        </w:trPr>
        <w:tc>
          <w:tcPr>
            <w:tcW w:w="1728" w:type="dxa"/>
            <w:tcBorders>
              <w:top w:val="single" w:sz="6" w:space="0" w:color="DDDDDD"/>
              <w:bottom w:val="single" w:sz="6" w:space="0" w:color="DDDDDD"/>
            </w:tcBorders>
            <w:shd w:val="clear" w:color="auto" w:fill="FFFFFF"/>
            <w:tcMar>
              <w:top w:w="75" w:type="dxa"/>
              <w:left w:w="480" w:type="dxa"/>
              <w:bottom w:w="75" w:type="dxa"/>
              <w:right w:w="75" w:type="dxa"/>
            </w:tcMar>
            <w:vAlign w:val="center"/>
            <w:hideMark/>
          </w:tcPr>
          <w:p w14:paraId="7452CFA7"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w:t>
            </w:r>
          </w:p>
        </w:tc>
        <w:tc>
          <w:tcPr>
            <w:tcW w:w="867" w:type="dxa"/>
            <w:tcBorders>
              <w:top w:val="single" w:sz="6" w:space="0" w:color="DDDDDD"/>
              <w:bottom w:val="single" w:sz="6" w:space="0" w:color="DDDDDD"/>
            </w:tcBorders>
            <w:shd w:val="clear" w:color="auto" w:fill="FFFFFF"/>
            <w:tcMar>
              <w:top w:w="75" w:type="dxa"/>
              <w:left w:w="75" w:type="dxa"/>
              <w:bottom w:w="75" w:type="dxa"/>
              <w:right w:w="75" w:type="dxa"/>
            </w:tcMar>
            <w:vAlign w:val="center"/>
            <w:hideMark/>
          </w:tcPr>
          <w:p w14:paraId="27F51DE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844</w:t>
            </w:r>
          </w:p>
        </w:tc>
        <w:tc>
          <w:tcPr>
            <w:tcW w:w="900" w:type="dxa"/>
            <w:tcBorders>
              <w:top w:val="single" w:sz="6" w:space="0" w:color="DDDDDD"/>
              <w:bottom w:val="single" w:sz="6" w:space="0" w:color="DDDDDD"/>
            </w:tcBorders>
            <w:shd w:val="clear" w:color="auto" w:fill="FFFFFF"/>
            <w:tcMar>
              <w:top w:w="75" w:type="dxa"/>
              <w:left w:w="75" w:type="dxa"/>
              <w:bottom w:w="75" w:type="dxa"/>
              <w:right w:w="75" w:type="dxa"/>
            </w:tcMar>
            <w:vAlign w:val="center"/>
            <w:hideMark/>
          </w:tcPr>
          <w:p w14:paraId="01894EFC"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205</w:t>
            </w:r>
          </w:p>
        </w:tc>
        <w:tc>
          <w:tcPr>
            <w:tcW w:w="1689" w:type="dxa"/>
            <w:tcBorders>
              <w:top w:val="single" w:sz="6" w:space="0" w:color="DDDDDD"/>
              <w:bottom w:val="single" w:sz="6" w:space="0" w:color="DDDDDD"/>
            </w:tcBorders>
            <w:shd w:val="clear" w:color="auto" w:fill="FFFFFF"/>
            <w:tcMar>
              <w:top w:w="75" w:type="dxa"/>
              <w:left w:w="75" w:type="dxa"/>
              <w:bottom w:w="75" w:type="dxa"/>
              <w:right w:w="75" w:type="dxa"/>
            </w:tcMar>
            <w:vAlign w:val="center"/>
            <w:hideMark/>
          </w:tcPr>
          <w:p w14:paraId="0BA7DD2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26.2</w:t>
            </w:r>
          </w:p>
        </w:tc>
        <w:tc>
          <w:tcPr>
            <w:tcW w:w="1461" w:type="dxa"/>
            <w:tcBorders>
              <w:top w:val="single" w:sz="6" w:space="0" w:color="DDDDDD"/>
              <w:bottom w:val="single" w:sz="6" w:space="0" w:color="DDDDDD"/>
            </w:tcBorders>
            <w:shd w:val="clear" w:color="auto" w:fill="FFFFFF"/>
            <w:tcMar>
              <w:top w:w="75" w:type="dxa"/>
              <w:left w:w="75" w:type="dxa"/>
              <w:bottom w:w="75" w:type="dxa"/>
              <w:right w:w="75" w:type="dxa"/>
            </w:tcMar>
            <w:vAlign w:val="center"/>
            <w:hideMark/>
          </w:tcPr>
          <w:p w14:paraId="41DB350C"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24.3</w:t>
            </w:r>
          </w:p>
        </w:tc>
        <w:tc>
          <w:tcPr>
            <w:tcW w:w="915" w:type="dxa"/>
            <w:tcBorders>
              <w:top w:val="single" w:sz="6" w:space="0" w:color="DDDDDD"/>
              <w:bottom w:val="single" w:sz="6" w:space="0" w:color="DDDDDD"/>
            </w:tcBorders>
            <w:shd w:val="clear" w:color="auto" w:fill="FFFFFF"/>
            <w:tcMar>
              <w:top w:w="75" w:type="dxa"/>
              <w:left w:w="75" w:type="dxa"/>
              <w:bottom w:w="75" w:type="dxa"/>
              <w:right w:w="75" w:type="dxa"/>
            </w:tcMar>
            <w:vAlign w:val="center"/>
            <w:hideMark/>
          </w:tcPr>
          <w:p w14:paraId="118EEE95"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0.07</w:t>
            </w:r>
          </w:p>
        </w:tc>
        <w:tc>
          <w:tcPr>
            <w:tcW w:w="1224" w:type="dxa"/>
            <w:tcBorders>
              <w:top w:val="single" w:sz="6" w:space="0" w:color="DDDDDD"/>
              <w:bottom w:val="single" w:sz="6" w:space="0" w:color="DDDDDD"/>
            </w:tcBorders>
            <w:shd w:val="clear" w:color="auto" w:fill="FFFFFF"/>
            <w:tcMar>
              <w:top w:w="75" w:type="dxa"/>
              <w:left w:w="75" w:type="dxa"/>
              <w:bottom w:w="75" w:type="dxa"/>
              <w:right w:w="75" w:type="dxa"/>
            </w:tcMar>
            <w:vAlign w:val="center"/>
            <w:hideMark/>
          </w:tcPr>
          <w:p w14:paraId="3363846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Yes</w:t>
            </w:r>
          </w:p>
        </w:tc>
      </w:tr>
      <w:tr w:rsidR="00136C00" w:rsidRPr="003A0F30" w14:paraId="6920CBA0" w14:textId="77777777" w:rsidTr="003A0F30">
        <w:trPr>
          <w:trHeight w:val="25"/>
        </w:trPr>
        <w:tc>
          <w:tcPr>
            <w:tcW w:w="1728" w:type="dxa"/>
            <w:tcBorders>
              <w:top w:val="single" w:sz="6" w:space="0" w:color="DDDDDD"/>
              <w:bottom w:val="single" w:sz="2" w:space="0" w:color="auto"/>
            </w:tcBorders>
            <w:shd w:val="clear" w:color="auto" w:fill="FFFFFF"/>
            <w:tcMar>
              <w:top w:w="75" w:type="dxa"/>
              <w:left w:w="480" w:type="dxa"/>
              <w:bottom w:w="75" w:type="dxa"/>
              <w:right w:w="75" w:type="dxa"/>
            </w:tcMar>
            <w:vAlign w:val="center"/>
            <w:hideMark/>
          </w:tcPr>
          <w:p w14:paraId="135A3EA0"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 &amp; PTR</w:t>
            </w:r>
          </w:p>
        </w:tc>
        <w:tc>
          <w:tcPr>
            <w:tcW w:w="867"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08214A15"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62</w:t>
            </w:r>
          </w:p>
        </w:tc>
        <w:tc>
          <w:tcPr>
            <w:tcW w:w="900"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0023C5D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19</w:t>
            </w:r>
          </w:p>
        </w:tc>
        <w:tc>
          <w:tcPr>
            <w:tcW w:w="1689"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7768D9FC"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26.2</w:t>
            </w:r>
          </w:p>
        </w:tc>
        <w:tc>
          <w:tcPr>
            <w:tcW w:w="1461"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0C7F8A71"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30.6</w:t>
            </w:r>
          </w:p>
        </w:tc>
        <w:tc>
          <w:tcPr>
            <w:tcW w:w="915"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13EED68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0.17</w:t>
            </w:r>
          </w:p>
        </w:tc>
        <w:tc>
          <w:tcPr>
            <w:tcW w:w="1224"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4CA821A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Yes</w:t>
            </w:r>
          </w:p>
        </w:tc>
      </w:tr>
      <w:tr w:rsidR="00136C00" w:rsidRPr="003A0F30" w14:paraId="2A7EFA79" w14:textId="77777777" w:rsidTr="00136C00">
        <w:trPr>
          <w:trHeight w:val="25"/>
        </w:trPr>
        <w:tc>
          <w:tcPr>
            <w:tcW w:w="8784" w:type="dxa"/>
            <w:gridSpan w:val="7"/>
            <w:tcBorders>
              <w:top w:val="single" w:sz="2" w:space="0" w:color="auto"/>
            </w:tcBorders>
            <w:shd w:val="clear" w:color="auto" w:fill="FFFFFF"/>
            <w:tcMar>
              <w:top w:w="75" w:type="dxa"/>
              <w:left w:w="75" w:type="dxa"/>
              <w:bottom w:w="75" w:type="dxa"/>
              <w:right w:w="75" w:type="dxa"/>
            </w:tcMar>
            <w:vAlign w:val="center"/>
            <w:hideMark/>
          </w:tcPr>
          <w:p w14:paraId="2A30BAE7"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b/>
                <w:bCs/>
                <w:color w:val="333333"/>
                <w:szCs w:val="22"/>
              </w:rPr>
              <w:t>2017</w:t>
            </w:r>
          </w:p>
        </w:tc>
      </w:tr>
      <w:tr w:rsidR="00136C00" w:rsidRPr="003A0F30" w14:paraId="422932C5" w14:textId="77777777" w:rsidTr="003A0F30">
        <w:tc>
          <w:tcPr>
            <w:tcW w:w="1728" w:type="dxa"/>
            <w:tcBorders>
              <w:bottom w:val="single" w:sz="6" w:space="0" w:color="DDDDDD"/>
            </w:tcBorders>
            <w:shd w:val="clear" w:color="auto" w:fill="FFFFFF"/>
            <w:tcMar>
              <w:top w:w="75" w:type="dxa"/>
              <w:left w:w="480" w:type="dxa"/>
              <w:bottom w:w="75" w:type="dxa"/>
              <w:right w:w="75" w:type="dxa"/>
            </w:tcMar>
            <w:vAlign w:val="center"/>
            <w:hideMark/>
          </w:tcPr>
          <w:p w14:paraId="645BC387"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PTR</w:t>
            </w:r>
          </w:p>
        </w:tc>
        <w:tc>
          <w:tcPr>
            <w:tcW w:w="867" w:type="dxa"/>
            <w:tcBorders>
              <w:bottom w:val="single" w:sz="6" w:space="0" w:color="DDDDDD"/>
            </w:tcBorders>
            <w:shd w:val="clear" w:color="auto" w:fill="FFFFFF"/>
            <w:tcMar>
              <w:top w:w="75" w:type="dxa"/>
              <w:left w:w="75" w:type="dxa"/>
              <w:bottom w:w="75" w:type="dxa"/>
              <w:right w:w="75" w:type="dxa"/>
            </w:tcMar>
            <w:vAlign w:val="center"/>
            <w:hideMark/>
          </w:tcPr>
          <w:p w14:paraId="2F690E80"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1,544</w:t>
            </w:r>
          </w:p>
        </w:tc>
        <w:tc>
          <w:tcPr>
            <w:tcW w:w="900" w:type="dxa"/>
            <w:tcBorders>
              <w:bottom w:val="single" w:sz="6" w:space="0" w:color="DDDDDD"/>
            </w:tcBorders>
            <w:shd w:val="clear" w:color="auto" w:fill="FFFFFF"/>
            <w:tcMar>
              <w:top w:w="75" w:type="dxa"/>
              <w:left w:w="75" w:type="dxa"/>
              <w:bottom w:w="75" w:type="dxa"/>
              <w:right w:w="75" w:type="dxa"/>
            </w:tcMar>
            <w:vAlign w:val="center"/>
            <w:hideMark/>
          </w:tcPr>
          <w:p w14:paraId="6C5E130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350</w:t>
            </w:r>
          </w:p>
        </w:tc>
        <w:tc>
          <w:tcPr>
            <w:tcW w:w="1689" w:type="dxa"/>
            <w:tcBorders>
              <w:bottom w:val="single" w:sz="6" w:space="0" w:color="DDDDDD"/>
            </w:tcBorders>
            <w:shd w:val="clear" w:color="auto" w:fill="FFFFFF"/>
            <w:tcMar>
              <w:top w:w="75" w:type="dxa"/>
              <w:left w:w="75" w:type="dxa"/>
              <w:bottom w:w="75" w:type="dxa"/>
              <w:right w:w="75" w:type="dxa"/>
            </w:tcMar>
            <w:vAlign w:val="center"/>
            <w:hideMark/>
          </w:tcPr>
          <w:p w14:paraId="700CB4CE"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20.7</w:t>
            </w:r>
          </w:p>
        </w:tc>
        <w:tc>
          <w:tcPr>
            <w:tcW w:w="1461" w:type="dxa"/>
            <w:tcBorders>
              <w:bottom w:val="single" w:sz="6" w:space="0" w:color="DDDDDD"/>
            </w:tcBorders>
            <w:shd w:val="clear" w:color="auto" w:fill="FFFFFF"/>
            <w:tcMar>
              <w:top w:w="75" w:type="dxa"/>
              <w:left w:w="75" w:type="dxa"/>
              <w:bottom w:w="75" w:type="dxa"/>
              <w:right w:w="75" w:type="dxa"/>
            </w:tcMar>
            <w:vAlign w:val="center"/>
            <w:hideMark/>
          </w:tcPr>
          <w:p w14:paraId="328124C5"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22.7</w:t>
            </w:r>
          </w:p>
        </w:tc>
        <w:tc>
          <w:tcPr>
            <w:tcW w:w="915" w:type="dxa"/>
            <w:tcBorders>
              <w:bottom w:val="single" w:sz="6" w:space="0" w:color="DDDDDD"/>
            </w:tcBorders>
            <w:shd w:val="clear" w:color="auto" w:fill="FFFFFF"/>
            <w:tcMar>
              <w:top w:w="75" w:type="dxa"/>
              <w:left w:w="75" w:type="dxa"/>
              <w:bottom w:w="75" w:type="dxa"/>
              <w:right w:w="75" w:type="dxa"/>
            </w:tcMar>
            <w:vAlign w:val="center"/>
            <w:hideMark/>
          </w:tcPr>
          <w:p w14:paraId="1F6C5CA1"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0.00</w:t>
            </w:r>
          </w:p>
        </w:tc>
        <w:tc>
          <w:tcPr>
            <w:tcW w:w="1224" w:type="dxa"/>
            <w:tcBorders>
              <w:bottom w:val="single" w:sz="6" w:space="0" w:color="DDDDDD"/>
            </w:tcBorders>
            <w:shd w:val="clear" w:color="auto" w:fill="FFFFFF"/>
            <w:tcMar>
              <w:top w:w="75" w:type="dxa"/>
              <w:left w:w="75" w:type="dxa"/>
              <w:bottom w:w="75" w:type="dxa"/>
              <w:right w:w="75" w:type="dxa"/>
            </w:tcMar>
            <w:vAlign w:val="center"/>
            <w:hideMark/>
          </w:tcPr>
          <w:p w14:paraId="1B2A55C5"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No</w:t>
            </w:r>
          </w:p>
        </w:tc>
      </w:tr>
      <w:tr w:rsidR="00136C00" w:rsidRPr="003A0F30" w14:paraId="12FEA592" w14:textId="77777777" w:rsidTr="003A0F30">
        <w:tc>
          <w:tcPr>
            <w:tcW w:w="1728" w:type="dxa"/>
            <w:tcBorders>
              <w:top w:val="single" w:sz="6" w:space="0" w:color="DDDDDD"/>
            </w:tcBorders>
            <w:shd w:val="clear" w:color="auto" w:fill="FFFFFF"/>
            <w:tcMar>
              <w:top w:w="75" w:type="dxa"/>
              <w:left w:w="480" w:type="dxa"/>
              <w:bottom w:w="75" w:type="dxa"/>
              <w:right w:w="75" w:type="dxa"/>
            </w:tcMar>
            <w:vAlign w:val="center"/>
            <w:hideMark/>
          </w:tcPr>
          <w:p w14:paraId="418D7EFE"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w:t>
            </w:r>
          </w:p>
        </w:tc>
        <w:tc>
          <w:tcPr>
            <w:tcW w:w="867" w:type="dxa"/>
            <w:tcBorders>
              <w:top w:val="single" w:sz="6" w:space="0" w:color="DDDDDD"/>
            </w:tcBorders>
            <w:shd w:val="clear" w:color="auto" w:fill="FFFFFF"/>
            <w:tcMar>
              <w:top w:w="75" w:type="dxa"/>
              <w:left w:w="75" w:type="dxa"/>
              <w:bottom w:w="75" w:type="dxa"/>
              <w:right w:w="75" w:type="dxa"/>
            </w:tcMar>
            <w:vAlign w:val="center"/>
            <w:hideMark/>
          </w:tcPr>
          <w:p w14:paraId="6C4D9E6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508</w:t>
            </w:r>
          </w:p>
        </w:tc>
        <w:tc>
          <w:tcPr>
            <w:tcW w:w="900" w:type="dxa"/>
            <w:tcBorders>
              <w:top w:val="single" w:sz="6" w:space="0" w:color="DDDDDD"/>
            </w:tcBorders>
            <w:shd w:val="clear" w:color="auto" w:fill="FFFFFF"/>
            <w:tcMar>
              <w:top w:w="75" w:type="dxa"/>
              <w:left w:w="75" w:type="dxa"/>
              <w:bottom w:w="75" w:type="dxa"/>
              <w:right w:w="75" w:type="dxa"/>
            </w:tcMar>
            <w:vAlign w:val="center"/>
            <w:hideMark/>
          </w:tcPr>
          <w:p w14:paraId="78C3B8B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82</w:t>
            </w:r>
          </w:p>
        </w:tc>
        <w:tc>
          <w:tcPr>
            <w:tcW w:w="1689" w:type="dxa"/>
            <w:tcBorders>
              <w:top w:val="single" w:sz="6" w:space="0" w:color="DDDDDD"/>
            </w:tcBorders>
            <w:shd w:val="clear" w:color="auto" w:fill="FFFFFF"/>
            <w:tcMar>
              <w:top w:w="75" w:type="dxa"/>
              <w:left w:w="75" w:type="dxa"/>
              <w:bottom w:w="75" w:type="dxa"/>
              <w:right w:w="75" w:type="dxa"/>
            </w:tcMar>
            <w:vAlign w:val="center"/>
            <w:hideMark/>
          </w:tcPr>
          <w:p w14:paraId="07929E9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20.7</w:t>
            </w:r>
          </w:p>
        </w:tc>
        <w:tc>
          <w:tcPr>
            <w:tcW w:w="1461" w:type="dxa"/>
            <w:tcBorders>
              <w:top w:val="single" w:sz="6" w:space="0" w:color="DDDDDD"/>
            </w:tcBorders>
            <w:shd w:val="clear" w:color="auto" w:fill="FFFFFF"/>
            <w:tcMar>
              <w:top w:w="75" w:type="dxa"/>
              <w:left w:w="75" w:type="dxa"/>
              <w:bottom w:w="75" w:type="dxa"/>
              <w:right w:w="75" w:type="dxa"/>
            </w:tcMar>
            <w:vAlign w:val="center"/>
            <w:hideMark/>
          </w:tcPr>
          <w:p w14:paraId="1EDB2422"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16.1</w:t>
            </w:r>
          </w:p>
        </w:tc>
        <w:tc>
          <w:tcPr>
            <w:tcW w:w="915" w:type="dxa"/>
            <w:tcBorders>
              <w:top w:val="single" w:sz="6" w:space="0" w:color="DDDDDD"/>
            </w:tcBorders>
            <w:shd w:val="clear" w:color="auto" w:fill="FFFFFF"/>
            <w:tcMar>
              <w:top w:w="75" w:type="dxa"/>
              <w:left w:w="75" w:type="dxa"/>
              <w:bottom w:w="75" w:type="dxa"/>
              <w:right w:w="75" w:type="dxa"/>
            </w:tcMar>
            <w:vAlign w:val="center"/>
            <w:hideMark/>
          </w:tcPr>
          <w:p w14:paraId="5805E9F1"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0.00</w:t>
            </w:r>
          </w:p>
        </w:tc>
        <w:tc>
          <w:tcPr>
            <w:tcW w:w="1224" w:type="dxa"/>
            <w:tcBorders>
              <w:top w:val="single" w:sz="6" w:space="0" w:color="DDDDDD"/>
            </w:tcBorders>
            <w:shd w:val="clear" w:color="auto" w:fill="FFFFFF"/>
            <w:tcMar>
              <w:top w:w="75" w:type="dxa"/>
              <w:left w:w="75" w:type="dxa"/>
              <w:bottom w:w="75" w:type="dxa"/>
              <w:right w:w="75" w:type="dxa"/>
            </w:tcMar>
            <w:vAlign w:val="center"/>
            <w:hideMark/>
          </w:tcPr>
          <w:p w14:paraId="75ECA83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No</w:t>
            </w:r>
          </w:p>
        </w:tc>
      </w:tr>
      <w:tr w:rsidR="00136C00" w:rsidRPr="003A0F30" w14:paraId="2876449F" w14:textId="77777777" w:rsidTr="003A0F30">
        <w:tc>
          <w:tcPr>
            <w:tcW w:w="1728" w:type="dxa"/>
            <w:tcBorders>
              <w:top w:val="single" w:sz="6" w:space="0" w:color="DDDDDD"/>
              <w:bottom w:val="single" w:sz="2" w:space="0" w:color="auto"/>
            </w:tcBorders>
            <w:shd w:val="clear" w:color="auto" w:fill="FFFFFF"/>
            <w:tcMar>
              <w:top w:w="75" w:type="dxa"/>
              <w:left w:w="480" w:type="dxa"/>
              <w:bottom w:w="75" w:type="dxa"/>
              <w:right w:w="75" w:type="dxa"/>
            </w:tcMar>
            <w:vAlign w:val="center"/>
            <w:hideMark/>
          </w:tcPr>
          <w:p w14:paraId="4E22861D"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 &amp; PTR</w:t>
            </w:r>
          </w:p>
        </w:tc>
        <w:tc>
          <w:tcPr>
            <w:tcW w:w="867"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1D7FE998"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38</w:t>
            </w:r>
          </w:p>
        </w:tc>
        <w:tc>
          <w:tcPr>
            <w:tcW w:w="900"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4F3124A4"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w:t>
            </w:r>
          </w:p>
        </w:tc>
        <w:tc>
          <w:tcPr>
            <w:tcW w:w="1689"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2B5778C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20.7</w:t>
            </w:r>
          </w:p>
        </w:tc>
        <w:tc>
          <w:tcPr>
            <w:tcW w:w="1461"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55C2266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2.6</w:t>
            </w:r>
          </w:p>
        </w:tc>
        <w:tc>
          <w:tcPr>
            <w:tcW w:w="915"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1448977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0.00</w:t>
            </w:r>
          </w:p>
        </w:tc>
        <w:tc>
          <w:tcPr>
            <w:tcW w:w="1224"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3FE7535F"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No</w:t>
            </w:r>
          </w:p>
        </w:tc>
      </w:tr>
      <w:tr w:rsidR="00136C00" w:rsidRPr="003A0F30" w14:paraId="36CA49EF" w14:textId="77777777" w:rsidTr="00136C00">
        <w:tc>
          <w:tcPr>
            <w:tcW w:w="8784" w:type="dxa"/>
            <w:gridSpan w:val="7"/>
            <w:tcBorders>
              <w:top w:val="single" w:sz="2" w:space="0" w:color="auto"/>
            </w:tcBorders>
            <w:shd w:val="clear" w:color="auto" w:fill="FFFFFF"/>
            <w:tcMar>
              <w:top w:w="75" w:type="dxa"/>
              <w:left w:w="75" w:type="dxa"/>
              <w:bottom w:w="75" w:type="dxa"/>
              <w:right w:w="75" w:type="dxa"/>
            </w:tcMar>
            <w:vAlign w:val="center"/>
            <w:hideMark/>
          </w:tcPr>
          <w:p w14:paraId="5C334AD2"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b/>
                <w:bCs/>
                <w:color w:val="333333"/>
                <w:szCs w:val="22"/>
              </w:rPr>
              <w:t>2018</w:t>
            </w:r>
          </w:p>
        </w:tc>
      </w:tr>
      <w:tr w:rsidR="00136C00" w:rsidRPr="003A0F30" w14:paraId="3D8A063D" w14:textId="77777777" w:rsidTr="003A0F30">
        <w:tc>
          <w:tcPr>
            <w:tcW w:w="1728" w:type="dxa"/>
            <w:tcBorders>
              <w:bottom w:val="single" w:sz="6" w:space="0" w:color="DDDDDD"/>
            </w:tcBorders>
            <w:shd w:val="clear" w:color="auto" w:fill="FFFFFF"/>
            <w:tcMar>
              <w:top w:w="75" w:type="dxa"/>
              <w:left w:w="480" w:type="dxa"/>
              <w:bottom w:w="75" w:type="dxa"/>
              <w:right w:w="75" w:type="dxa"/>
            </w:tcMar>
            <w:vAlign w:val="center"/>
            <w:hideMark/>
          </w:tcPr>
          <w:p w14:paraId="09832208"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PTR</w:t>
            </w:r>
          </w:p>
        </w:tc>
        <w:tc>
          <w:tcPr>
            <w:tcW w:w="867" w:type="dxa"/>
            <w:tcBorders>
              <w:bottom w:val="single" w:sz="6" w:space="0" w:color="DDDDDD"/>
            </w:tcBorders>
            <w:shd w:val="clear" w:color="auto" w:fill="FFFFFF"/>
            <w:tcMar>
              <w:top w:w="75" w:type="dxa"/>
              <w:left w:w="75" w:type="dxa"/>
              <w:bottom w:w="75" w:type="dxa"/>
              <w:right w:w="75" w:type="dxa"/>
            </w:tcMar>
            <w:vAlign w:val="center"/>
            <w:hideMark/>
          </w:tcPr>
          <w:p w14:paraId="06BD35F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1,292</w:t>
            </w:r>
          </w:p>
        </w:tc>
        <w:tc>
          <w:tcPr>
            <w:tcW w:w="900" w:type="dxa"/>
            <w:tcBorders>
              <w:bottom w:val="single" w:sz="6" w:space="0" w:color="DDDDDD"/>
            </w:tcBorders>
            <w:shd w:val="clear" w:color="auto" w:fill="FFFFFF"/>
            <w:tcMar>
              <w:top w:w="75" w:type="dxa"/>
              <w:left w:w="75" w:type="dxa"/>
              <w:bottom w:w="75" w:type="dxa"/>
              <w:right w:w="75" w:type="dxa"/>
            </w:tcMar>
            <w:vAlign w:val="center"/>
            <w:hideMark/>
          </w:tcPr>
          <w:p w14:paraId="23CC3340"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272</w:t>
            </w:r>
          </w:p>
        </w:tc>
        <w:tc>
          <w:tcPr>
            <w:tcW w:w="1689" w:type="dxa"/>
            <w:tcBorders>
              <w:bottom w:val="single" w:sz="6" w:space="0" w:color="DDDDDD"/>
            </w:tcBorders>
            <w:shd w:val="clear" w:color="auto" w:fill="FFFFFF"/>
            <w:tcMar>
              <w:top w:w="75" w:type="dxa"/>
              <w:left w:w="75" w:type="dxa"/>
              <w:bottom w:w="75" w:type="dxa"/>
              <w:right w:w="75" w:type="dxa"/>
            </w:tcMar>
            <w:vAlign w:val="center"/>
            <w:hideMark/>
          </w:tcPr>
          <w:p w14:paraId="6BD6F504"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20.3</w:t>
            </w:r>
          </w:p>
        </w:tc>
        <w:tc>
          <w:tcPr>
            <w:tcW w:w="1461" w:type="dxa"/>
            <w:tcBorders>
              <w:bottom w:val="single" w:sz="6" w:space="0" w:color="DDDDDD"/>
            </w:tcBorders>
            <w:shd w:val="clear" w:color="auto" w:fill="FFFFFF"/>
            <w:tcMar>
              <w:top w:w="75" w:type="dxa"/>
              <w:left w:w="75" w:type="dxa"/>
              <w:bottom w:w="75" w:type="dxa"/>
              <w:right w:w="75" w:type="dxa"/>
            </w:tcMar>
            <w:vAlign w:val="center"/>
            <w:hideMark/>
          </w:tcPr>
          <w:p w14:paraId="30828155"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21.1</w:t>
            </w:r>
          </w:p>
        </w:tc>
        <w:tc>
          <w:tcPr>
            <w:tcW w:w="915" w:type="dxa"/>
            <w:tcBorders>
              <w:bottom w:val="single" w:sz="6" w:space="0" w:color="DDDDDD"/>
            </w:tcBorders>
            <w:shd w:val="clear" w:color="auto" w:fill="FFFFFF"/>
            <w:tcMar>
              <w:top w:w="75" w:type="dxa"/>
              <w:left w:w="75" w:type="dxa"/>
              <w:bottom w:w="75" w:type="dxa"/>
              <w:right w:w="75" w:type="dxa"/>
            </w:tcMar>
            <w:vAlign w:val="center"/>
            <w:hideMark/>
          </w:tcPr>
          <w:p w14:paraId="19A85C7E"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0.09</w:t>
            </w:r>
          </w:p>
        </w:tc>
        <w:tc>
          <w:tcPr>
            <w:tcW w:w="1224" w:type="dxa"/>
            <w:tcBorders>
              <w:bottom w:val="single" w:sz="6" w:space="0" w:color="DDDDDD"/>
            </w:tcBorders>
            <w:shd w:val="clear" w:color="auto" w:fill="FFFFFF"/>
            <w:tcMar>
              <w:top w:w="75" w:type="dxa"/>
              <w:left w:w="75" w:type="dxa"/>
              <w:bottom w:w="75" w:type="dxa"/>
              <w:right w:w="75" w:type="dxa"/>
            </w:tcMar>
            <w:vAlign w:val="center"/>
            <w:hideMark/>
          </w:tcPr>
          <w:p w14:paraId="6AF1139B"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Yes</w:t>
            </w:r>
          </w:p>
        </w:tc>
      </w:tr>
      <w:tr w:rsidR="00136C00" w:rsidRPr="003A0F30" w14:paraId="7019748A" w14:textId="77777777" w:rsidTr="003A0F30">
        <w:tc>
          <w:tcPr>
            <w:tcW w:w="1728" w:type="dxa"/>
            <w:tcBorders>
              <w:top w:val="single" w:sz="6" w:space="0" w:color="DDDDDD"/>
            </w:tcBorders>
            <w:shd w:val="clear" w:color="auto" w:fill="FFFFFF"/>
            <w:tcMar>
              <w:top w:w="75" w:type="dxa"/>
              <w:left w:w="480" w:type="dxa"/>
              <w:bottom w:w="75" w:type="dxa"/>
              <w:right w:w="75" w:type="dxa"/>
            </w:tcMar>
            <w:vAlign w:val="center"/>
            <w:hideMark/>
          </w:tcPr>
          <w:p w14:paraId="731E1F69"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w:t>
            </w:r>
          </w:p>
        </w:tc>
        <w:tc>
          <w:tcPr>
            <w:tcW w:w="867" w:type="dxa"/>
            <w:tcBorders>
              <w:top w:val="single" w:sz="6" w:space="0" w:color="DDDDDD"/>
            </w:tcBorders>
            <w:shd w:val="clear" w:color="auto" w:fill="FFFFFF"/>
            <w:tcMar>
              <w:top w:w="75" w:type="dxa"/>
              <w:left w:w="75" w:type="dxa"/>
              <w:bottom w:w="75" w:type="dxa"/>
              <w:right w:w="75" w:type="dxa"/>
            </w:tcMar>
            <w:vAlign w:val="center"/>
            <w:hideMark/>
          </w:tcPr>
          <w:p w14:paraId="65A7E36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528</w:t>
            </w:r>
          </w:p>
        </w:tc>
        <w:tc>
          <w:tcPr>
            <w:tcW w:w="900" w:type="dxa"/>
            <w:tcBorders>
              <w:top w:val="single" w:sz="6" w:space="0" w:color="DDDDDD"/>
            </w:tcBorders>
            <w:shd w:val="clear" w:color="auto" w:fill="FFFFFF"/>
            <w:tcMar>
              <w:top w:w="75" w:type="dxa"/>
              <w:left w:w="75" w:type="dxa"/>
              <w:bottom w:w="75" w:type="dxa"/>
              <w:right w:w="75" w:type="dxa"/>
            </w:tcMar>
            <w:vAlign w:val="center"/>
            <w:hideMark/>
          </w:tcPr>
          <w:p w14:paraId="74CB9B64"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92</w:t>
            </w:r>
          </w:p>
        </w:tc>
        <w:tc>
          <w:tcPr>
            <w:tcW w:w="1689" w:type="dxa"/>
            <w:tcBorders>
              <w:top w:val="single" w:sz="6" w:space="0" w:color="DDDDDD"/>
            </w:tcBorders>
            <w:shd w:val="clear" w:color="auto" w:fill="FFFFFF"/>
            <w:tcMar>
              <w:top w:w="75" w:type="dxa"/>
              <w:left w:w="75" w:type="dxa"/>
              <w:bottom w:w="75" w:type="dxa"/>
              <w:right w:w="75" w:type="dxa"/>
            </w:tcMar>
            <w:vAlign w:val="center"/>
            <w:hideMark/>
          </w:tcPr>
          <w:p w14:paraId="42153547"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20.3</w:t>
            </w:r>
          </w:p>
        </w:tc>
        <w:tc>
          <w:tcPr>
            <w:tcW w:w="1461" w:type="dxa"/>
            <w:tcBorders>
              <w:top w:val="single" w:sz="6" w:space="0" w:color="DDDDDD"/>
            </w:tcBorders>
            <w:shd w:val="clear" w:color="auto" w:fill="FFFFFF"/>
            <w:tcMar>
              <w:top w:w="75" w:type="dxa"/>
              <w:left w:w="75" w:type="dxa"/>
              <w:bottom w:w="75" w:type="dxa"/>
              <w:right w:w="75" w:type="dxa"/>
            </w:tcMar>
            <w:vAlign w:val="center"/>
            <w:hideMark/>
          </w:tcPr>
          <w:p w14:paraId="42A9B8A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17.4</w:t>
            </w:r>
          </w:p>
        </w:tc>
        <w:tc>
          <w:tcPr>
            <w:tcW w:w="915" w:type="dxa"/>
            <w:tcBorders>
              <w:top w:val="single" w:sz="6" w:space="0" w:color="DDDDDD"/>
            </w:tcBorders>
            <w:shd w:val="clear" w:color="auto" w:fill="FFFFFF"/>
            <w:tcMar>
              <w:top w:w="75" w:type="dxa"/>
              <w:left w:w="75" w:type="dxa"/>
              <w:bottom w:w="75" w:type="dxa"/>
              <w:right w:w="75" w:type="dxa"/>
            </w:tcMar>
            <w:vAlign w:val="center"/>
            <w:hideMark/>
          </w:tcPr>
          <w:p w14:paraId="041D28E0"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0.03</w:t>
            </w:r>
          </w:p>
        </w:tc>
        <w:tc>
          <w:tcPr>
            <w:tcW w:w="1224" w:type="dxa"/>
            <w:tcBorders>
              <w:top w:val="single" w:sz="6" w:space="0" w:color="DDDDDD"/>
            </w:tcBorders>
            <w:shd w:val="clear" w:color="auto" w:fill="FFFFFF"/>
            <w:tcMar>
              <w:top w:w="75" w:type="dxa"/>
              <w:left w:w="75" w:type="dxa"/>
              <w:bottom w:w="75" w:type="dxa"/>
              <w:right w:w="75" w:type="dxa"/>
            </w:tcMar>
            <w:vAlign w:val="center"/>
            <w:hideMark/>
          </w:tcPr>
          <w:p w14:paraId="6DB5BCD0"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No</w:t>
            </w:r>
          </w:p>
        </w:tc>
      </w:tr>
      <w:tr w:rsidR="00136C00" w:rsidRPr="003A0F30" w14:paraId="2DBA9D8A" w14:textId="77777777" w:rsidTr="003A0F30">
        <w:tc>
          <w:tcPr>
            <w:tcW w:w="1728" w:type="dxa"/>
            <w:tcBorders>
              <w:top w:val="single" w:sz="6" w:space="0" w:color="DDDDDD"/>
              <w:bottom w:val="single" w:sz="2" w:space="0" w:color="auto"/>
            </w:tcBorders>
            <w:shd w:val="clear" w:color="auto" w:fill="FFFFFF"/>
            <w:tcMar>
              <w:top w:w="75" w:type="dxa"/>
              <w:left w:w="480" w:type="dxa"/>
              <w:bottom w:w="75" w:type="dxa"/>
              <w:right w:w="75" w:type="dxa"/>
            </w:tcMar>
            <w:vAlign w:val="center"/>
            <w:hideMark/>
          </w:tcPr>
          <w:p w14:paraId="1B98D170"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 &amp; PTR</w:t>
            </w:r>
          </w:p>
        </w:tc>
        <w:tc>
          <w:tcPr>
            <w:tcW w:w="867"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50A7808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44</w:t>
            </w:r>
          </w:p>
        </w:tc>
        <w:tc>
          <w:tcPr>
            <w:tcW w:w="900"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44FB1994"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14</w:t>
            </w:r>
          </w:p>
        </w:tc>
        <w:tc>
          <w:tcPr>
            <w:tcW w:w="1689"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70112EBC"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20.3</w:t>
            </w:r>
          </w:p>
        </w:tc>
        <w:tc>
          <w:tcPr>
            <w:tcW w:w="1461"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5E3AD8AF"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31.8</w:t>
            </w:r>
          </w:p>
        </w:tc>
        <w:tc>
          <w:tcPr>
            <w:tcW w:w="915"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12978B1E"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0.02</w:t>
            </w:r>
          </w:p>
        </w:tc>
        <w:tc>
          <w:tcPr>
            <w:tcW w:w="1224"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5AC0B3B2"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No</w:t>
            </w:r>
          </w:p>
        </w:tc>
      </w:tr>
      <w:tr w:rsidR="00136C00" w:rsidRPr="003A0F30" w14:paraId="3EE168C3" w14:textId="77777777" w:rsidTr="00136C00">
        <w:tc>
          <w:tcPr>
            <w:tcW w:w="8784" w:type="dxa"/>
            <w:gridSpan w:val="7"/>
            <w:tcBorders>
              <w:top w:val="single" w:sz="2" w:space="0" w:color="auto"/>
            </w:tcBorders>
            <w:shd w:val="clear" w:color="auto" w:fill="FFFFFF"/>
            <w:tcMar>
              <w:top w:w="75" w:type="dxa"/>
              <w:left w:w="75" w:type="dxa"/>
              <w:bottom w:w="75" w:type="dxa"/>
              <w:right w:w="75" w:type="dxa"/>
            </w:tcMar>
            <w:vAlign w:val="center"/>
            <w:hideMark/>
          </w:tcPr>
          <w:p w14:paraId="6B3A83DB"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b/>
                <w:bCs/>
                <w:color w:val="333333"/>
                <w:szCs w:val="22"/>
              </w:rPr>
              <w:t>2019</w:t>
            </w:r>
          </w:p>
        </w:tc>
      </w:tr>
      <w:tr w:rsidR="00136C00" w:rsidRPr="003A0F30" w14:paraId="6C5345DF" w14:textId="77777777" w:rsidTr="003A0F30">
        <w:tc>
          <w:tcPr>
            <w:tcW w:w="1728" w:type="dxa"/>
            <w:shd w:val="clear" w:color="auto" w:fill="FFFFFF"/>
            <w:tcMar>
              <w:top w:w="75" w:type="dxa"/>
              <w:left w:w="480" w:type="dxa"/>
              <w:bottom w:w="75" w:type="dxa"/>
              <w:right w:w="75" w:type="dxa"/>
            </w:tcMar>
            <w:vAlign w:val="center"/>
            <w:hideMark/>
          </w:tcPr>
          <w:p w14:paraId="687CD296"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PTR</w:t>
            </w:r>
          </w:p>
        </w:tc>
        <w:tc>
          <w:tcPr>
            <w:tcW w:w="867" w:type="dxa"/>
            <w:shd w:val="clear" w:color="auto" w:fill="FFFFFF"/>
            <w:tcMar>
              <w:top w:w="75" w:type="dxa"/>
              <w:left w:w="75" w:type="dxa"/>
              <w:bottom w:w="75" w:type="dxa"/>
              <w:right w:w="75" w:type="dxa"/>
            </w:tcMar>
            <w:vAlign w:val="center"/>
            <w:hideMark/>
          </w:tcPr>
          <w:p w14:paraId="17A7A4D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1,043</w:t>
            </w:r>
          </w:p>
        </w:tc>
        <w:tc>
          <w:tcPr>
            <w:tcW w:w="900" w:type="dxa"/>
            <w:shd w:val="clear" w:color="auto" w:fill="FFFFFF"/>
            <w:tcMar>
              <w:top w:w="75" w:type="dxa"/>
              <w:left w:w="75" w:type="dxa"/>
              <w:bottom w:w="75" w:type="dxa"/>
              <w:right w:w="75" w:type="dxa"/>
            </w:tcMar>
            <w:vAlign w:val="center"/>
            <w:hideMark/>
          </w:tcPr>
          <w:p w14:paraId="156C094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267</w:t>
            </w:r>
          </w:p>
        </w:tc>
        <w:tc>
          <w:tcPr>
            <w:tcW w:w="1689" w:type="dxa"/>
            <w:shd w:val="clear" w:color="auto" w:fill="FFFFFF"/>
            <w:tcMar>
              <w:top w:w="75" w:type="dxa"/>
              <w:left w:w="75" w:type="dxa"/>
              <w:bottom w:w="75" w:type="dxa"/>
              <w:right w:w="75" w:type="dxa"/>
            </w:tcMar>
            <w:vAlign w:val="center"/>
            <w:hideMark/>
          </w:tcPr>
          <w:p w14:paraId="6CAD9B1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25.2</w:t>
            </w:r>
          </w:p>
        </w:tc>
        <w:tc>
          <w:tcPr>
            <w:tcW w:w="1461" w:type="dxa"/>
            <w:shd w:val="clear" w:color="auto" w:fill="FFFFFF"/>
            <w:tcMar>
              <w:top w:w="75" w:type="dxa"/>
              <w:left w:w="75" w:type="dxa"/>
              <w:bottom w:w="75" w:type="dxa"/>
              <w:right w:w="75" w:type="dxa"/>
            </w:tcMar>
            <w:vAlign w:val="center"/>
            <w:hideMark/>
          </w:tcPr>
          <w:p w14:paraId="5B23FCE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25.6</w:t>
            </w:r>
          </w:p>
        </w:tc>
        <w:tc>
          <w:tcPr>
            <w:tcW w:w="915" w:type="dxa"/>
            <w:shd w:val="clear" w:color="auto" w:fill="FFFFFF"/>
            <w:tcMar>
              <w:top w:w="75" w:type="dxa"/>
              <w:left w:w="75" w:type="dxa"/>
              <w:bottom w:w="75" w:type="dxa"/>
              <w:right w:w="75" w:type="dxa"/>
            </w:tcMar>
            <w:vAlign w:val="center"/>
            <w:hideMark/>
          </w:tcPr>
          <w:p w14:paraId="0EA9F64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0.28</w:t>
            </w:r>
          </w:p>
        </w:tc>
        <w:tc>
          <w:tcPr>
            <w:tcW w:w="1224" w:type="dxa"/>
            <w:shd w:val="clear" w:color="auto" w:fill="FFFFFF"/>
            <w:tcMar>
              <w:top w:w="75" w:type="dxa"/>
              <w:left w:w="75" w:type="dxa"/>
              <w:bottom w:w="75" w:type="dxa"/>
              <w:right w:w="75" w:type="dxa"/>
            </w:tcMar>
            <w:vAlign w:val="center"/>
            <w:hideMark/>
          </w:tcPr>
          <w:p w14:paraId="2959926E"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Yes</w:t>
            </w:r>
          </w:p>
        </w:tc>
      </w:tr>
      <w:tr w:rsidR="00136C00" w:rsidRPr="003A0F30" w14:paraId="1B05664E" w14:textId="77777777" w:rsidTr="003A0F30">
        <w:tc>
          <w:tcPr>
            <w:tcW w:w="1728" w:type="dxa"/>
            <w:tcBorders>
              <w:top w:val="single" w:sz="6" w:space="0" w:color="DDDDDD"/>
            </w:tcBorders>
            <w:shd w:val="clear" w:color="auto" w:fill="FFFFFF"/>
            <w:tcMar>
              <w:top w:w="75" w:type="dxa"/>
              <w:left w:w="480" w:type="dxa"/>
              <w:bottom w:w="75" w:type="dxa"/>
              <w:right w:w="75" w:type="dxa"/>
            </w:tcMar>
            <w:vAlign w:val="center"/>
            <w:hideMark/>
          </w:tcPr>
          <w:p w14:paraId="51AC79E4"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w:t>
            </w:r>
          </w:p>
        </w:tc>
        <w:tc>
          <w:tcPr>
            <w:tcW w:w="867" w:type="dxa"/>
            <w:tcBorders>
              <w:top w:val="single" w:sz="6" w:space="0" w:color="DDDDDD"/>
            </w:tcBorders>
            <w:shd w:val="clear" w:color="auto" w:fill="FFFFFF"/>
            <w:tcMar>
              <w:top w:w="75" w:type="dxa"/>
              <w:left w:w="75" w:type="dxa"/>
              <w:bottom w:w="75" w:type="dxa"/>
              <w:right w:w="75" w:type="dxa"/>
            </w:tcMar>
            <w:vAlign w:val="center"/>
            <w:hideMark/>
          </w:tcPr>
          <w:p w14:paraId="60CCFFA9"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490</w:t>
            </w:r>
          </w:p>
        </w:tc>
        <w:tc>
          <w:tcPr>
            <w:tcW w:w="900" w:type="dxa"/>
            <w:tcBorders>
              <w:top w:val="single" w:sz="6" w:space="0" w:color="DDDDDD"/>
            </w:tcBorders>
            <w:shd w:val="clear" w:color="auto" w:fill="FFFFFF"/>
            <w:tcMar>
              <w:top w:w="75" w:type="dxa"/>
              <w:left w:w="75" w:type="dxa"/>
              <w:bottom w:w="75" w:type="dxa"/>
              <w:right w:w="75" w:type="dxa"/>
            </w:tcMar>
            <w:vAlign w:val="center"/>
            <w:hideMark/>
          </w:tcPr>
          <w:p w14:paraId="3378DC7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121</w:t>
            </w:r>
          </w:p>
        </w:tc>
        <w:tc>
          <w:tcPr>
            <w:tcW w:w="1689" w:type="dxa"/>
            <w:tcBorders>
              <w:top w:val="single" w:sz="6" w:space="0" w:color="DDDDDD"/>
            </w:tcBorders>
            <w:shd w:val="clear" w:color="auto" w:fill="FFFFFF"/>
            <w:tcMar>
              <w:top w:w="75" w:type="dxa"/>
              <w:left w:w="75" w:type="dxa"/>
              <w:bottom w:w="75" w:type="dxa"/>
              <w:right w:w="75" w:type="dxa"/>
            </w:tcMar>
            <w:vAlign w:val="center"/>
            <w:hideMark/>
          </w:tcPr>
          <w:p w14:paraId="3EADEA64"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25.2</w:t>
            </w:r>
          </w:p>
        </w:tc>
        <w:tc>
          <w:tcPr>
            <w:tcW w:w="1461" w:type="dxa"/>
            <w:tcBorders>
              <w:top w:val="single" w:sz="6" w:space="0" w:color="DDDDDD"/>
            </w:tcBorders>
            <w:shd w:val="clear" w:color="auto" w:fill="FFFFFF"/>
            <w:tcMar>
              <w:top w:w="75" w:type="dxa"/>
              <w:left w:w="75" w:type="dxa"/>
              <w:bottom w:w="75" w:type="dxa"/>
              <w:right w:w="75" w:type="dxa"/>
            </w:tcMar>
            <w:vAlign w:val="center"/>
            <w:hideMark/>
          </w:tcPr>
          <w:p w14:paraId="3105C42A"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24.7</w:t>
            </w:r>
          </w:p>
        </w:tc>
        <w:tc>
          <w:tcPr>
            <w:tcW w:w="915" w:type="dxa"/>
            <w:tcBorders>
              <w:top w:val="single" w:sz="6" w:space="0" w:color="DDDDDD"/>
            </w:tcBorders>
            <w:shd w:val="clear" w:color="auto" w:fill="FFFFFF"/>
            <w:tcMar>
              <w:top w:w="75" w:type="dxa"/>
              <w:left w:w="75" w:type="dxa"/>
              <w:bottom w:w="75" w:type="dxa"/>
              <w:right w:w="75" w:type="dxa"/>
            </w:tcMar>
            <w:vAlign w:val="center"/>
            <w:hideMark/>
          </w:tcPr>
          <w:p w14:paraId="45433DD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0.41</w:t>
            </w:r>
          </w:p>
        </w:tc>
        <w:tc>
          <w:tcPr>
            <w:tcW w:w="1224" w:type="dxa"/>
            <w:tcBorders>
              <w:top w:val="single" w:sz="6" w:space="0" w:color="DDDDDD"/>
            </w:tcBorders>
            <w:shd w:val="clear" w:color="auto" w:fill="FFFFFF"/>
            <w:tcMar>
              <w:top w:w="75" w:type="dxa"/>
              <w:left w:w="75" w:type="dxa"/>
              <w:bottom w:w="75" w:type="dxa"/>
              <w:right w:w="75" w:type="dxa"/>
            </w:tcMar>
            <w:vAlign w:val="center"/>
            <w:hideMark/>
          </w:tcPr>
          <w:p w14:paraId="3FA794D4"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Yes</w:t>
            </w:r>
          </w:p>
        </w:tc>
      </w:tr>
      <w:tr w:rsidR="00136C00" w:rsidRPr="003A0F30" w14:paraId="3BAB02DB" w14:textId="77777777" w:rsidTr="003A0F30">
        <w:trPr>
          <w:trHeight w:val="14"/>
        </w:trPr>
        <w:tc>
          <w:tcPr>
            <w:tcW w:w="1728" w:type="dxa"/>
            <w:tcBorders>
              <w:top w:val="single" w:sz="6" w:space="0" w:color="DDDDDD"/>
              <w:bottom w:val="single" w:sz="2" w:space="0" w:color="auto"/>
            </w:tcBorders>
            <w:shd w:val="clear" w:color="auto" w:fill="FFFFFF"/>
            <w:tcMar>
              <w:top w:w="75" w:type="dxa"/>
              <w:left w:w="480" w:type="dxa"/>
              <w:bottom w:w="75" w:type="dxa"/>
              <w:right w:w="75" w:type="dxa"/>
            </w:tcMar>
            <w:vAlign w:val="center"/>
            <w:hideMark/>
          </w:tcPr>
          <w:p w14:paraId="39327748" w14:textId="77777777" w:rsidR="00136C00" w:rsidRPr="003A0F30" w:rsidRDefault="00136C00" w:rsidP="00136C00">
            <w:pPr>
              <w:spacing w:line="240" w:lineRule="auto"/>
              <w:contextualSpacing w:val="0"/>
              <w:rPr>
                <w:rFonts w:eastAsia="Times New Roman" w:cs="Times New Roman"/>
                <w:color w:val="333333"/>
                <w:szCs w:val="22"/>
              </w:rPr>
            </w:pPr>
            <w:r w:rsidRPr="003A0F30">
              <w:rPr>
                <w:rFonts w:eastAsia="Times New Roman" w:cs="Times New Roman"/>
                <w:color w:val="333333"/>
                <w:szCs w:val="22"/>
              </w:rPr>
              <w:t>NPT &amp; PTR</w:t>
            </w:r>
          </w:p>
        </w:tc>
        <w:tc>
          <w:tcPr>
            <w:tcW w:w="867"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6016E0CB"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35</w:t>
            </w:r>
          </w:p>
        </w:tc>
        <w:tc>
          <w:tcPr>
            <w:tcW w:w="900"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68BAAB34"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7</w:t>
            </w:r>
          </w:p>
        </w:tc>
        <w:tc>
          <w:tcPr>
            <w:tcW w:w="1689"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5C46D377"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25.2</w:t>
            </w:r>
          </w:p>
        </w:tc>
        <w:tc>
          <w:tcPr>
            <w:tcW w:w="1461"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242B5373"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20.0</w:t>
            </w:r>
          </w:p>
        </w:tc>
        <w:tc>
          <w:tcPr>
            <w:tcW w:w="915"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2D2D26BD"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0.31</w:t>
            </w:r>
          </w:p>
        </w:tc>
        <w:tc>
          <w:tcPr>
            <w:tcW w:w="1224" w:type="dxa"/>
            <w:tcBorders>
              <w:top w:val="single" w:sz="6" w:space="0" w:color="DDDDDD"/>
              <w:bottom w:val="single" w:sz="2" w:space="0" w:color="auto"/>
            </w:tcBorders>
            <w:shd w:val="clear" w:color="auto" w:fill="FFFFFF"/>
            <w:tcMar>
              <w:top w:w="75" w:type="dxa"/>
              <w:left w:w="75" w:type="dxa"/>
              <w:bottom w:w="75" w:type="dxa"/>
              <w:right w:w="75" w:type="dxa"/>
            </w:tcMar>
            <w:vAlign w:val="center"/>
            <w:hideMark/>
          </w:tcPr>
          <w:p w14:paraId="3833F0D6" w14:textId="77777777" w:rsidR="00136C00" w:rsidRPr="003A0F30" w:rsidRDefault="00136C00" w:rsidP="00136C00">
            <w:pPr>
              <w:spacing w:line="240" w:lineRule="auto"/>
              <w:contextualSpacing w:val="0"/>
              <w:jc w:val="right"/>
              <w:rPr>
                <w:rFonts w:eastAsia="Times New Roman" w:cs="Times New Roman"/>
                <w:color w:val="333333"/>
                <w:szCs w:val="22"/>
              </w:rPr>
            </w:pPr>
            <w:r w:rsidRPr="003A0F30">
              <w:rPr>
                <w:rFonts w:eastAsia="Times New Roman" w:cs="Times New Roman"/>
                <w:color w:val="333333"/>
                <w:szCs w:val="22"/>
              </w:rPr>
              <w:t>Yes</w:t>
            </w:r>
          </w:p>
        </w:tc>
      </w:tr>
    </w:tbl>
    <w:p w14:paraId="2A995F7B" w14:textId="77777777" w:rsidR="00136C00" w:rsidRPr="00136C00" w:rsidRDefault="00136C00" w:rsidP="00136C00">
      <w:pPr>
        <w:spacing w:line="240" w:lineRule="auto"/>
        <w:contextualSpacing w:val="0"/>
        <w:rPr>
          <w:rFonts w:eastAsia="Times New Roman" w:cs="Times New Roman"/>
          <w:sz w:val="24"/>
        </w:rPr>
      </w:pPr>
    </w:p>
    <w:p w14:paraId="58F0B5F1" w14:textId="77777777" w:rsidR="00136C00" w:rsidRPr="00136C00" w:rsidRDefault="00136C00" w:rsidP="00136C00">
      <w:pPr>
        <w:spacing w:line="240" w:lineRule="auto"/>
        <w:contextualSpacing w:val="0"/>
        <w:rPr>
          <w:rFonts w:eastAsia="Times New Roman" w:cs="Times New Roman"/>
          <w:sz w:val="24"/>
        </w:rPr>
      </w:pPr>
      <w:r w:rsidRPr="00136C00">
        <w:rPr>
          <w:rFonts w:eastAsia="Times New Roman" w:cs="Times New Roman"/>
          <w:sz w:val="24"/>
        </w:rPr>
        <w:br w:type="page"/>
      </w:r>
    </w:p>
    <w:p w14:paraId="2580CA99" w14:textId="0CB44C84" w:rsidR="00136C00" w:rsidRPr="00BB7F60" w:rsidRDefault="00136C00" w:rsidP="00BB7F60">
      <w:pPr>
        <w:keepNext/>
        <w:spacing w:after="240" w:line="240" w:lineRule="auto"/>
        <w:ind w:left="2160" w:hanging="2160"/>
        <w:contextualSpacing w:val="0"/>
        <w:rPr>
          <w:rFonts w:eastAsia="Calibri" w:cs="Times New Roman"/>
          <w:iCs/>
          <w:szCs w:val="22"/>
        </w:rPr>
      </w:pPr>
      <w:bookmarkStart w:id="152" w:name="_Ref41389411"/>
      <w:r w:rsidRPr="00BB7F60">
        <w:rPr>
          <w:rFonts w:eastAsia="Calibri" w:cs="Times New Roman"/>
          <w:iCs/>
          <w:szCs w:val="22"/>
        </w:rPr>
        <w:lastRenderedPageBreak/>
        <w:t>Appendix Tab</w:t>
      </w:r>
      <w:r w:rsidR="00BB7F60">
        <w:rPr>
          <w:rFonts w:eastAsia="Calibri" w:cs="Times New Roman"/>
          <w:iCs/>
          <w:szCs w:val="22"/>
        </w:rPr>
        <w:t>le A-</w:t>
      </w:r>
      <w:r w:rsidRPr="00BB7F60">
        <w:rPr>
          <w:rFonts w:eastAsia="Calibri" w:cs="Times New Roman"/>
          <w:iCs/>
          <w:szCs w:val="22"/>
        </w:rPr>
        <w:fldChar w:fldCharType="begin"/>
      </w:r>
      <w:r w:rsidRPr="00BB7F60">
        <w:rPr>
          <w:rFonts w:eastAsia="Calibri" w:cs="Times New Roman"/>
          <w:iCs/>
          <w:szCs w:val="22"/>
        </w:rPr>
        <w:instrText xml:space="preserve"> SEQ Appendix_Table_A- \* ARABIC </w:instrText>
      </w:r>
      <w:r w:rsidRPr="00BB7F60">
        <w:rPr>
          <w:rFonts w:eastAsia="Calibri" w:cs="Times New Roman"/>
          <w:iCs/>
          <w:szCs w:val="22"/>
        </w:rPr>
        <w:fldChar w:fldCharType="separate"/>
      </w:r>
      <w:r w:rsidR="00852469">
        <w:rPr>
          <w:rFonts w:eastAsia="Calibri" w:cs="Times New Roman"/>
          <w:iCs/>
          <w:noProof/>
          <w:szCs w:val="22"/>
        </w:rPr>
        <w:t>3</w:t>
      </w:r>
      <w:r w:rsidRPr="00BB7F60">
        <w:rPr>
          <w:rFonts w:eastAsia="Calibri" w:cs="Times New Roman"/>
          <w:iCs/>
          <w:noProof/>
          <w:szCs w:val="22"/>
        </w:rPr>
        <w:fldChar w:fldCharType="end"/>
      </w:r>
      <w:bookmarkEnd w:id="152"/>
      <w:r w:rsidRPr="00BB7F60">
        <w:rPr>
          <w:rFonts w:eastAsia="Calibri" w:cs="Times New Roman"/>
          <w:iCs/>
          <w:szCs w:val="22"/>
        </w:rPr>
        <w:t xml:space="preserve">. -- Results of permutation tests between observed and unobserved trips within the NPT and PTR gear types. For the purpose of these tests, mixed-gear trips are excluded. A Bonferroni adjustment has been applied to </w:t>
      </w:r>
      <w:r w:rsidRPr="00BB7F60">
        <w:rPr>
          <w:rFonts w:eastAsia="Calibri" w:cs="Times New Roman"/>
          <w:i/>
          <w:iCs/>
          <w:szCs w:val="22"/>
        </w:rPr>
        <w:t>p</w:t>
      </w:r>
      <w:r w:rsidRPr="00BB7F60">
        <w:rPr>
          <w:rFonts w:eastAsia="Calibri" w:cs="Times New Roman"/>
          <w:iCs/>
          <w:szCs w:val="22"/>
        </w:rPr>
        <w:t>-values.</w:t>
      </w:r>
    </w:p>
    <w:tbl>
      <w:tblPr>
        <w:tblW w:w="917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73"/>
        <w:gridCol w:w="1977"/>
        <w:gridCol w:w="798"/>
        <w:gridCol w:w="1074"/>
        <w:gridCol w:w="1175"/>
        <w:gridCol w:w="936"/>
        <w:gridCol w:w="936"/>
        <w:gridCol w:w="1007"/>
      </w:tblGrid>
      <w:tr w:rsidR="00136C00" w:rsidRPr="00C9087C" w14:paraId="00F0D40C" w14:textId="77777777" w:rsidTr="00BB7F60">
        <w:trPr>
          <w:trHeight w:val="442"/>
          <w:tblHeader/>
          <w:jc w:val="center"/>
        </w:trPr>
        <w:tc>
          <w:tcPr>
            <w:tcW w:w="1273" w:type="dxa"/>
            <w:tcBorders>
              <w:bottom w:val="single" w:sz="2" w:space="0" w:color="auto"/>
            </w:tcBorders>
            <w:shd w:val="clear" w:color="auto" w:fill="FFFFFF"/>
            <w:tcMar>
              <w:top w:w="75" w:type="dxa"/>
              <w:left w:w="75" w:type="dxa"/>
              <w:bottom w:w="75" w:type="dxa"/>
              <w:right w:w="75" w:type="dxa"/>
            </w:tcMar>
            <w:vAlign w:val="bottom"/>
            <w:hideMark/>
          </w:tcPr>
          <w:p w14:paraId="58E92693" w14:textId="77777777" w:rsidR="00136C00" w:rsidRPr="0058035C" w:rsidRDefault="00136C00" w:rsidP="00BB7F60">
            <w:pPr>
              <w:spacing w:line="240" w:lineRule="auto"/>
              <w:contextualSpacing w:val="0"/>
              <w:rPr>
                <w:rFonts w:eastAsia="Times New Roman" w:cs="Times New Roman"/>
                <w:b/>
                <w:bCs/>
                <w:sz w:val="20"/>
                <w:szCs w:val="22"/>
              </w:rPr>
            </w:pPr>
            <w:r w:rsidRPr="0058035C">
              <w:rPr>
                <w:rFonts w:eastAsia="Times New Roman" w:cs="Times New Roman"/>
                <w:b/>
                <w:bCs/>
                <w:sz w:val="20"/>
                <w:szCs w:val="22"/>
              </w:rPr>
              <w:t>Gear</w:t>
            </w:r>
          </w:p>
        </w:tc>
        <w:tc>
          <w:tcPr>
            <w:tcW w:w="1977" w:type="dxa"/>
            <w:tcBorders>
              <w:bottom w:val="single" w:sz="2" w:space="0" w:color="auto"/>
            </w:tcBorders>
            <w:shd w:val="clear" w:color="auto" w:fill="FFFFFF"/>
            <w:tcMar>
              <w:top w:w="75" w:type="dxa"/>
              <w:left w:w="75" w:type="dxa"/>
              <w:bottom w:w="75" w:type="dxa"/>
              <w:right w:w="75" w:type="dxa"/>
            </w:tcMar>
            <w:vAlign w:val="bottom"/>
            <w:hideMark/>
          </w:tcPr>
          <w:p w14:paraId="0379AAD3" w14:textId="77777777" w:rsidR="00136C00" w:rsidRPr="0058035C" w:rsidRDefault="00136C00" w:rsidP="00BB7F60">
            <w:pPr>
              <w:spacing w:line="240" w:lineRule="auto"/>
              <w:contextualSpacing w:val="0"/>
              <w:rPr>
                <w:rFonts w:eastAsia="Times New Roman" w:cs="Times New Roman"/>
                <w:b/>
                <w:bCs/>
                <w:sz w:val="20"/>
                <w:szCs w:val="22"/>
              </w:rPr>
            </w:pPr>
            <w:r w:rsidRPr="0058035C">
              <w:rPr>
                <w:rFonts w:eastAsia="Times New Roman" w:cs="Times New Roman"/>
                <w:b/>
                <w:bCs/>
                <w:sz w:val="20"/>
                <w:szCs w:val="22"/>
              </w:rPr>
              <w:t>Metric</w:t>
            </w:r>
          </w:p>
        </w:tc>
        <w:tc>
          <w:tcPr>
            <w:tcW w:w="798" w:type="dxa"/>
            <w:tcBorders>
              <w:bottom w:val="single" w:sz="2" w:space="0" w:color="auto"/>
            </w:tcBorders>
            <w:shd w:val="clear" w:color="auto" w:fill="FFFFFF"/>
            <w:tcMar>
              <w:top w:w="75" w:type="dxa"/>
              <w:left w:w="75" w:type="dxa"/>
              <w:bottom w:w="75" w:type="dxa"/>
              <w:right w:w="75" w:type="dxa"/>
            </w:tcMar>
            <w:vAlign w:val="bottom"/>
            <w:hideMark/>
          </w:tcPr>
          <w:p w14:paraId="6D9B16D3" w14:textId="77777777" w:rsidR="00136C00" w:rsidRPr="0058035C" w:rsidRDefault="00136C00" w:rsidP="00BB7F60">
            <w:pPr>
              <w:spacing w:line="240" w:lineRule="auto"/>
              <w:contextualSpacing w:val="0"/>
              <w:jc w:val="right"/>
              <w:rPr>
                <w:rFonts w:eastAsia="Times New Roman" w:cs="Times New Roman"/>
                <w:b/>
                <w:bCs/>
                <w:sz w:val="20"/>
                <w:szCs w:val="22"/>
              </w:rPr>
            </w:pPr>
            <w:r w:rsidRPr="0058035C">
              <w:rPr>
                <w:rFonts w:eastAsia="Times New Roman" w:cs="Times New Roman"/>
                <w:b/>
                <w:bCs/>
                <w:sz w:val="20"/>
                <w:szCs w:val="22"/>
              </w:rPr>
              <w:t>NMFS areas</w:t>
            </w:r>
          </w:p>
        </w:tc>
        <w:tc>
          <w:tcPr>
            <w:tcW w:w="1074" w:type="dxa"/>
            <w:tcBorders>
              <w:bottom w:val="single" w:sz="2" w:space="0" w:color="auto"/>
            </w:tcBorders>
            <w:shd w:val="clear" w:color="auto" w:fill="FFFFFF"/>
            <w:tcMar>
              <w:top w:w="75" w:type="dxa"/>
              <w:left w:w="75" w:type="dxa"/>
              <w:bottom w:w="75" w:type="dxa"/>
              <w:right w:w="75" w:type="dxa"/>
            </w:tcMar>
            <w:vAlign w:val="bottom"/>
            <w:hideMark/>
          </w:tcPr>
          <w:p w14:paraId="71C78300" w14:textId="77777777" w:rsidR="00136C00" w:rsidRPr="0058035C" w:rsidRDefault="00136C00" w:rsidP="00BB7F60">
            <w:pPr>
              <w:spacing w:line="240" w:lineRule="auto"/>
              <w:contextualSpacing w:val="0"/>
              <w:jc w:val="right"/>
              <w:rPr>
                <w:rFonts w:eastAsia="Times New Roman" w:cs="Times New Roman"/>
                <w:b/>
                <w:bCs/>
                <w:sz w:val="20"/>
                <w:szCs w:val="22"/>
              </w:rPr>
            </w:pPr>
            <w:r w:rsidRPr="0058035C">
              <w:rPr>
                <w:rFonts w:eastAsia="Times New Roman" w:cs="Times New Roman"/>
                <w:b/>
                <w:bCs/>
                <w:sz w:val="20"/>
                <w:szCs w:val="22"/>
              </w:rPr>
              <w:t>Days fished</w:t>
            </w:r>
          </w:p>
        </w:tc>
        <w:tc>
          <w:tcPr>
            <w:tcW w:w="1175" w:type="dxa"/>
            <w:tcBorders>
              <w:bottom w:val="single" w:sz="2" w:space="0" w:color="auto"/>
            </w:tcBorders>
            <w:shd w:val="clear" w:color="auto" w:fill="FFFFFF"/>
            <w:tcMar>
              <w:top w:w="75" w:type="dxa"/>
              <w:left w:w="75" w:type="dxa"/>
              <w:bottom w:w="75" w:type="dxa"/>
              <w:right w:w="75" w:type="dxa"/>
            </w:tcMar>
            <w:vAlign w:val="bottom"/>
            <w:hideMark/>
          </w:tcPr>
          <w:p w14:paraId="0DF99C00" w14:textId="77777777" w:rsidR="00136C00" w:rsidRPr="0058035C" w:rsidRDefault="00136C00" w:rsidP="00BB7F60">
            <w:pPr>
              <w:spacing w:line="240" w:lineRule="auto"/>
              <w:contextualSpacing w:val="0"/>
              <w:jc w:val="right"/>
              <w:rPr>
                <w:rFonts w:eastAsia="Times New Roman" w:cs="Times New Roman"/>
                <w:b/>
                <w:bCs/>
                <w:sz w:val="20"/>
                <w:szCs w:val="22"/>
              </w:rPr>
            </w:pPr>
            <w:r w:rsidRPr="0058035C">
              <w:rPr>
                <w:rFonts w:eastAsia="Times New Roman" w:cs="Times New Roman"/>
                <w:b/>
                <w:bCs/>
                <w:sz w:val="20"/>
                <w:szCs w:val="22"/>
              </w:rPr>
              <w:t>Vessel length (ft)</w:t>
            </w:r>
          </w:p>
        </w:tc>
        <w:tc>
          <w:tcPr>
            <w:tcW w:w="936" w:type="dxa"/>
            <w:tcBorders>
              <w:bottom w:val="single" w:sz="2" w:space="0" w:color="auto"/>
            </w:tcBorders>
            <w:shd w:val="clear" w:color="auto" w:fill="FFFFFF"/>
            <w:tcMar>
              <w:top w:w="75" w:type="dxa"/>
              <w:left w:w="75" w:type="dxa"/>
              <w:bottom w:w="75" w:type="dxa"/>
              <w:right w:w="75" w:type="dxa"/>
            </w:tcMar>
            <w:vAlign w:val="bottom"/>
            <w:hideMark/>
          </w:tcPr>
          <w:p w14:paraId="3BE26F5C" w14:textId="77777777" w:rsidR="00136C00" w:rsidRPr="0058035C" w:rsidRDefault="00136C00" w:rsidP="00BB7F60">
            <w:pPr>
              <w:spacing w:line="240" w:lineRule="auto"/>
              <w:contextualSpacing w:val="0"/>
              <w:jc w:val="right"/>
              <w:rPr>
                <w:rFonts w:eastAsia="Times New Roman" w:cs="Times New Roman"/>
                <w:b/>
                <w:bCs/>
                <w:sz w:val="20"/>
                <w:szCs w:val="22"/>
              </w:rPr>
            </w:pPr>
            <w:r w:rsidRPr="0058035C">
              <w:rPr>
                <w:rFonts w:eastAsia="Times New Roman" w:cs="Times New Roman"/>
                <w:b/>
                <w:bCs/>
                <w:sz w:val="20"/>
                <w:szCs w:val="22"/>
              </w:rPr>
              <w:t>Species landed</w:t>
            </w:r>
          </w:p>
        </w:tc>
        <w:tc>
          <w:tcPr>
            <w:tcW w:w="936" w:type="dxa"/>
            <w:tcBorders>
              <w:bottom w:val="single" w:sz="2" w:space="0" w:color="auto"/>
            </w:tcBorders>
            <w:shd w:val="clear" w:color="auto" w:fill="FFFFFF"/>
            <w:tcMar>
              <w:top w:w="75" w:type="dxa"/>
              <w:left w:w="75" w:type="dxa"/>
              <w:bottom w:w="75" w:type="dxa"/>
              <w:right w:w="75" w:type="dxa"/>
            </w:tcMar>
            <w:vAlign w:val="bottom"/>
            <w:hideMark/>
          </w:tcPr>
          <w:p w14:paraId="78D70192" w14:textId="77777777" w:rsidR="00136C00" w:rsidRPr="0058035C" w:rsidRDefault="00136C00" w:rsidP="00BB7F60">
            <w:pPr>
              <w:spacing w:line="240" w:lineRule="auto"/>
              <w:contextualSpacing w:val="0"/>
              <w:jc w:val="right"/>
              <w:rPr>
                <w:rFonts w:eastAsia="Times New Roman" w:cs="Times New Roman"/>
                <w:b/>
                <w:bCs/>
                <w:sz w:val="20"/>
                <w:szCs w:val="22"/>
              </w:rPr>
            </w:pPr>
            <w:r w:rsidRPr="0058035C">
              <w:rPr>
                <w:rFonts w:eastAsia="Times New Roman" w:cs="Times New Roman"/>
                <w:b/>
                <w:bCs/>
                <w:sz w:val="20"/>
                <w:szCs w:val="22"/>
              </w:rPr>
              <w:t>pMax species</w:t>
            </w:r>
          </w:p>
        </w:tc>
        <w:tc>
          <w:tcPr>
            <w:tcW w:w="1007" w:type="dxa"/>
            <w:tcBorders>
              <w:bottom w:val="single" w:sz="2" w:space="0" w:color="auto"/>
            </w:tcBorders>
            <w:shd w:val="clear" w:color="auto" w:fill="FFFFFF"/>
            <w:tcMar>
              <w:top w:w="75" w:type="dxa"/>
              <w:left w:w="75" w:type="dxa"/>
              <w:bottom w:w="75" w:type="dxa"/>
              <w:right w:w="75" w:type="dxa"/>
            </w:tcMar>
            <w:vAlign w:val="bottom"/>
            <w:hideMark/>
          </w:tcPr>
          <w:p w14:paraId="6B64467B" w14:textId="77777777" w:rsidR="00136C00" w:rsidRPr="0058035C" w:rsidRDefault="00136C00" w:rsidP="00BB7F60">
            <w:pPr>
              <w:spacing w:line="240" w:lineRule="auto"/>
              <w:contextualSpacing w:val="0"/>
              <w:jc w:val="right"/>
              <w:rPr>
                <w:rFonts w:eastAsia="Times New Roman" w:cs="Times New Roman"/>
                <w:b/>
                <w:bCs/>
                <w:sz w:val="20"/>
                <w:szCs w:val="22"/>
              </w:rPr>
            </w:pPr>
            <w:r w:rsidRPr="0058035C">
              <w:rPr>
                <w:rFonts w:eastAsia="Times New Roman" w:cs="Times New Roman"/>
                <w:b/>
                <w:bCs/>
                <w:sz w:val="20"/>
                <w:szCs w:val="22"/>
              </w:rPr>
              <w:t>Landed catch (t)</w:t>
            </w:r>
          </w:p>
        </w:tc>
      </w:tr>
      <w:tr w:rsidR="00136C00" w:rsidRPr="00C9087C" w14:paraId="23A56180" w14:textId="77777777" w:rsidTr="00BB7F60">
        <w:trPr>
          <w:trHeight w:val="243"/>
          <w:jc w:val="center"/>
        </w:trPr>
        <w:tc>
          <w:tcPr>
            <w:tcW w:w="1273" w:type="dxa"/>
            <w:tcBorders>
              <w:top w:val="single" w:sz="2" w:space="0" w:color="auto"/>
            </w:tcBorders>
            <w:shd w:val="clear" w:color="auto" w:fill="FFFFFF"/>
            <w:tcMar>
              <w:top w:w="75" w:type="dxa"/>
              <w:left w:w="75" w:type="dxa"/>
              <w:bottom w:w="75" w:type="dxa"/>
              <w:right w:w="75" w:type="dxa"/>
            </w:tcMar>
            <w:hideMark/>
          </w:tcPr>
          <w:p w14:paraId="32039179"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b/>
                <w:bCs/>
                <w:sz w:val="20"/>
                <w:szCs w:val="22"/>
              </w:rPr>
              <w:t>2016</w:t>
            </w:r>
          </w:p>
        </w:tc>
        <w:tc>
          <w:tcPr>
            <w:tcW w:w="7903" w:type="dxa"/>
            <w:gridSpan w:val="7"/>
            <w:tcBorders>
              <w:top w:val="single" w:sz="2" w:space="0" w:color="auto"/>
            </w:tcBorders>
            <w:shd w:val="clear" w:color="auto" w:fill="FFFFFF"/>
            <w:vAlign w:val="center"/>
          </w:tcPr>
          <w:p w14:paraId="4DF0A2E1" w14:textId="77777777" w:rsidR="00136C00" w:rsidRPr="0058035C" w:rsidRDefault="00136C00" w:rsidP="00136C00">
            <w:pPr>
              <w:spacing w:line="240" w:lineRule="auto"/>
              <w:contextualSpacing w:val="0"/>
              <w:rPr>
                <w:rFonts w:eastAsia="Times New Roman" w:cs="Times New Roman"/>
                <w:sz w:val="20"/>
                <w:szCs w:val="22"/>
              </w:rPr>
            </w:pPr>
          </w:p>
        </w:tc>
      </w:tr>
      <w:tr w:rsidR="00136C00" w:rsidRPr="00C9087C" w14:paraId="055340E7" w14:textId="77777777" w:rsidTr="00BB7F60">
        <w:trPr>
          <w:jc w:val="center"/>
        </w:trPr>
        <w:tc>
          <w:tcPr>
            <w:tcW w:w="1273" w:type="dxa"/>
            <w:shd w:val="clear" w:color="auto" w:fill="FFFFFF"/>
            <w:tcMar>
              <w:top w:w="75" w:type="dxa"/>
              <w:left w:w="480" w:type="dxa"/>
              <w:bottom w:w="75" w:type="dxa"/>
              <w:right w:w="75" w:type="dxa"/>
            </w:tcMar>
            <w:hideMark/>
          </w:tcPr>
          <w:p w14:paraId="1A9A3FDF"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2A9115B8" w14:textId="77777777" w:rsidR="00136C00" w:rsidRPr="0058035C" w:rsidRDefault="00136C00" w:rsidP="00136C00">
            <w:pPr>
              <w:spacing w:line="240" w:lineRule="auto"/>
              <w:ind w:left="8" w:hanging="8"/>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shd w:val="clear" w:color="auto" w:fill="FFFFFF"/>
            <w:tcMar>
              <w:top w:w="75" w:type="dxa"/>
              <w:left w:w="75" w:type="dxa"/>
              <w:bottom w:w="75" w:type="dxa"/>
              <w:right w:w="75" w:type="dxa"/>
            </w:tcMar>
            <w:vAlign w:val="bottom"/>
            <w:hideMark/>
          </w:tcPr>
          <w:p w14:paraId="1AFB072B"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-0.037</w:t>
            </w:r>
          </w:p>
        </w:tc>
        <w:tc>
          <w:tcPr>
            <w:tcW w:w="1074" w:type="dxa"/>
            <w:shd w:val="clear" w:color="auto" w:fill="FFFFFF"/>
            <w:tcMar>
              <w:top w:w="75" w:type="dxa"/>
              <w:left w:w="75" w:type="dxa"/>
              <w:bottom w:w="75" w:type="dxa"/>
              <w:right w:w="75" w:type="dxa"/>
            </w:tcMar>
            <w:vAlign w:val="bottom"/>
            <w:hideMark/>
          </w:tcPr>
          <w:p w14:paraId="2B4EAF80"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-0.444</w:t>
            </w:r>
          </w:p>
        </w:tc>
        <w:tc>
          <w:tcPr>
            <w:tcW w:w="1175" w:type="dxa"/>
            <w:shd w:val="clear" w:color="auto" w:fill="FFFFFF"/>
            <w:tcMar>
              <w:top w:w="75" w:type="dxa"/>
              <w:left w:w="75" w:type="dxa"/>
              <w:bottom w:w="75" w:type="dxa"/>
              <w:right w:w="75" w:type="dxa"/>
            </w:tcMar>
            <w:vAlign w:val="bottom"/>
            <w:hideMark/>
          </w:tcPr>
          <w:p w14:paraId="04AF81CB"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-1.044</w:t>
            </w:r>
          </w:p>
        </w:tc>
        <w:tc>
          <w:tcPr>
            <w:tcW w:w="936" w:type="dxa"/>
            <w:shd w:val="clear" w:color="auto" w:fill="FFFFFF"/>
            <w:tcMar>
              <w:top w:w="75" w:type="dxa"/>
              <w:left w:w="75" w:type="dxa"/>
              <w:bottom w:w="75" w:type="dxa"/>
              <w:right w:w="75" w:type="dxa"/>
            </w:tcMar>
            <w:vAlign w:val="bottom"/>
            <w:hideMark/>
          </w:tcPr>
          <w:p w14:paraId="5C12F660"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-1.764</w:t>
            </w:r>
          </w:p>
        </w:tc>
        <w:tc>
          <w:tcPr>
            <w:tcW w:w="936" w:type="dxa"/>
            <w:shd w:val="clear" w:color="auto" w:fill="FFFFFF"/>
            <w:tcMar>
              <w:top w:w="75" w:type="dxa"/>
              <w:left w:w="75" w:type="dxa"/>
              <w:bottom w:w="75" w:type="dxa"/>
              <w:right w:w="75" w:type="dxa"/>
            </w:tcMar>
            <w:vAlign w:val="bottom"/>
            <w:hideMark/>
          </w:tcPr>
          <w:p w14:paraId="5E82B277"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0.049</w:t>
            </w:r>
          </w:p>
        </w:tc>
        <w:tc>
          <w:tcPr>
            <w:tcW w:w="1007" w:type="dxa"/>
            <w:shd w:val="clear" w:color="auto" w:fill="FFFFFF"/>
            <w:tcMar>
              <w:top w:w="75" w:type="dxa"/>
              <w:left w:w="75" w:type="dxa"/>
              <w:bottom w:w="75" w:type="dxa"/>
              <w:right w:w="75" w:type="dxa"/>
            </w:tcMar>
            <w:vAlign w:val="bottom"/>
            <w:hideMark/>
          </w:tcPr>
          <w:p w14:paraId="57056728"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-23.684</w:t>
            </w:r>
          </w:p>
        </w:tc>
      </w:tr>
      <w:tr w:rsidR="00136C00" w:rsidRPr="00C9087C" w14:paraId="2BC64660" w14:textId="77777777" w:rsidTr="00BB7F60">
        <w:trPr>
          <w:jc w:val="center"/>
        </w:trPr>
        <w:tc>
          <w:tcPr>
            <w:tcW w:w="1273" w:type="dxa"/>
            <w:shd w:val="clear" w:color="auto" w:fill="FFFFFF"/>
            <w:tcMar>
              <w:top w:w="75" w:type="dxa"/>
              <w:left w:w="480" w:type="dxa"/>
              <w:bottom w:w="75" w:type="dxa"/>
              <w:right w:w="75" w:type="dxa"/>
            </w:tcMar>
            <w:hideMark/>
          </w:tcPr>
          <w:p w14:paraId="65ED8973"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64BEEF12"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bottom"/>
            <w:hideMark/>
          </w:tcPr>
          <w:p w14:paraId="0BE66DC5"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-2.925</w:t>
            </w:r>
          </w:p>
        </w:tc>
        <w:tc>
          <w:tcPr>
            <w:tcW w:w="1074" w:type="dxa"/>
            <w:shd w:val="clear" w:color="auto" w:fill="FFFFFF"/>
            <w:tcMar>
              <w:top w:w="75" w:type="dxa"/>
              <w:left w:w="75" w:type="dxa"/>
              <w:bottom w:w="75" w:type="dxa"/>
              <w:right w:w="75" w:type="dxa"/>
            </w:tcMar>
            <w:vAlign w:val="bottom"/>
            <w:hideMark/>
          </w:tcPr>
          <w:p w14:paraId="220DC515"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-11.499</w:t>
            </w:r>
          </w:p>
        </w:tc>
        <w:tc>
          <w:tcPr>
            <w:tcW w:w="1175" w:type="dxa"/>
            <w:shd w:val="clear" w:color="auto" w:fill="FFFFFF"/>
            <w:tcMar>
              <w:top w:w="75" w:type="dxa"/>
              <w:left w:w="75" w:type="dxa"/>
              <w:bottom w:w="75" w:type="dxa"/>
              <w:right w:w="75" w:type="dxa"/>
            </w:tcMar>
            <w:vAlign w:val="bottom"/>
            <w:hideMark/>
          </w:tcPr>
          <w:p w14:paraId="054E780C"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-1.188</w:t>
            </w:r>
          </w:p>
        </w:tc>
        <w:tc>
          <w:tcPr>
            <w:tcW w:w="936" w:type="dxa"/>
            <w:shd w:val="clear" w:color="auto" w:fill="FFFFFF"/>
            <w:tcMar>
              <w:top w:w="75" w:type="dxa"/>
              <w:left w:w="75" w:type="dxa"/>
              <w:bottom w:w="75" w:type="dxa"/>
              <w:right w:w="75" w:type="dxa"/>
            </w:tcMar>
            <w:vAlign w:val="bottom"/>
            <w:hideMark/>
          </w:tcPr>
          <w:p w14:paraId="2E60076D"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-26.854</w:t>
            </w:r>
          </w:p>
        </w:tc>
        <w:tc>
          <w:tcPr>
            <w:tcW w:w="936" w:type="dxa"/>
            <w:shd w:val="clear" w:color="auto" w:fill="FFFFFF"/>
            <w:tcMar>
              <w:top w:w="75" w:type="dxa"/>
              <w:left w:w="75" w:type="dxa"/>
              <w:bottom w:w="75" w:type="dxa"/>
              <w:right w:w="75" w:type="dxa"/>
            </w:tcMar>
            <w:vAlign w:val="bottom"/>
            <w:hideMark/>
          </w:tcPr>
          <w:p w14:paraId="3509BABD"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6.022</w:t>
            </w:r>
          </w:p>
        </w:tc>
        <w:tc>
          <w:tcPr>
            <w:tcW w:w="1007" w:type="dxa"/>
            <w:shd w:val="clear" w:color="auto" w:fill="FFFFFF"/>
            <w:tcMar>
              <w:top w:w="75" w:type="dxa"/>
              <w:left w:w="75" w:type="dxa"/>
              <w:bottom w:w="75" w:type="dxa"/>
              <w:right w:w="75" w:type="dxa"/>
            </w:tcMar>
            <w:vAlign w:val="bottom"/>
            <w:hideMark/>
          </w:tcPr>
          <w:p w14:paraId="514DABD7"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-39.879</w:t>
            </w:r>
          </w:p>
        </w:tc>
      </w:tr>
      <w:tr w:rsidR="00136C00" w:rsidRPr="00C9087C" w14:paraId="2E29C7C3" w14:textId="77777777" w:rsidTr="00FE4FC0">
        <w:trPr>
          <w:jc w:val="center"/>
        </w:trPr>
        <w:tc>
          <w:tcPr>
            <w:tcW w:w="1273" w:type="dxa"/>
            <w:tcBorders>
              <w:bottom w:val="single" w:sz="6" w:space="0" w:color="D9D9D9" w:themeColor="background1" w:themeShade="D9"/>
            </w:tcBorders>
            <w:shd w:val="clear" w:color="auto" w:fill="FFFFFF"/>
            <w:tcMar>
              <w:top w:w="75" w:type="dxa"/>
              <w:left w:w="480" w:type="dxa"/>
              <w:bottom w:w="75" w:type="dxa"/>
              <w:right w:w="75" w:type="dxa"/>
            </w:tcMar>
            <w:hideMark/>
          </w:tcPr>
          <w:p w14:paraId="7086A099"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77CBF19C"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6" w:space="0" w:color="D9D9D9" w:themeColor="background1" w:themeShade="D9"/>
            </w:tcBorders>
            <w:shd w:val="clear" w:color="auto" w:fill="FFFFFF"/>
            <w:tcMar>
              <w:top w:w="75" w:type="dxa"/>
              <w:left w:w="75" w:type="dxa"/>
              <w:bottom w:w="75" w:type="dxa"/>
              <w:right w:w="75" w:type="dxa"/>
            </w:tcMar>
            <w:vAlign w:val="bottom"/>
            <w:hideMark/>
          </w:tcPr>
          <w:p w14:paraId="6600DA64"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74" w:type="dxa"/>
            <w:tcBorders>
              <w:bottom w:val="single" w:sz="6" w:space="0" w:color="D9D9D9" w:themeColor="background1" w:themeShade="D9"/>
            </w:tcBorders>
            <w:shd w:val="clear" w:color="auto" w:fill="FFFFFF"/>
            <w:tcMar>
              <w:top w:w="75" w:type="dxa"/>
              <w:left w:w="75" w:type="dxa"/>
              <w:bottom w:w="75" w:type="dxa"/>
              <w:right w:w="75" w:type="dxa"/>
            </w:tcMar>
            <w:vAlign w:val="bottom"/>
            <w:hideMark/>
          </w:tcPr>
          <w:p w14:paraId="49C71DBF"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&lt; 0.001</w:t>
            </w:r>
          </w:p>
        </w:tc>
        <w:tc>
          <w:tcPr>
            <w:tcW w:w="1175" w:type="dxa"/>
            <w:tcBorders>
              <w:bottom w:val="single" w:sz="6" w:space="0" w:color="D9D9D9" w:themeColor="background1" w:themeShade="D9"/>
            </w:tcBorders>
            <w:shd w:val="clear" w:color="auto" w:fill="FFFFFF"/>
            <w:tcMar>
              <w:top w:w="75" w:type="dxa"/>
              <w:left w:w="75" w:type="dxa"/>
              <w:bottom w:w="75" w:type="dxa"/>
              <w:right w:w="75" w:type="dxa"/>
            </w:tcMar>
            <w:vAlign w:val="bottom"/>
            <w:hideMark/>
          </w:tcPr>
          <w:p w14:paraId="76CD060B"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bottom"/>
            <w:hideMark/>
          </w:tcPr>
          <w:p w14:paraId="326DD626"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&lt; 0.001</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bottom"/>
            <w:hideMark/>
          </w:tcPr>
          <w:p w14:paraId="3ABD36EA"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0.018</w:t>
            </w:r>
          </w:p>
        </w:tc>
        <w:tc>
          <w:tcPr>
            <w:tcW w:w="1007" w:type="dxa"/>
            <w:tcBorders>
              <w:bottom w:val="single" w:sz="6" w:space="0" w:color="D9D9D9" w:themeColor="background1" w:themeShade="D9"/>
            </w:tcBorders>
            <w:shd w:val="clear" w:color="auto" w:fill="FFFFFF"/>
            <w:tcMar>
              <w:top w:w="75" w:type="dxa"/>
              <w:left w:w="75" w:type="dxa"/>
              <w:bottom w:w="75" w:type="dxa"/>
              <w:right w:w="75" w:type="dxa"/>
            </w:tcMar>
            <w:vAlign w:val="bottom"/>
            <w:hideMark/>
          </w:tcPr>
          <w:p w14:paraId="07F070F3"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&lt; 0.001</w:t>
            </w:r>
          </w:p>
        </w:tc>
      </w:tr>
      <w:tr w:rsidR="00136C00" w:rsidRPr="00C9087C" w14:paraId="7DAE553F" w14:textId="77777777" w:rsidTr="00FE4FC0">
        <w:trPr>
          <w:jc w:val="center"/>
        </w:trPr>
        <w:tc>
          <w:tcPr>
            <w:tcW w:w="1273" w:type="dxa"/>
            <w:tcBorders>
              <w:top w:val="single" w:sz="6" w:space="0" w:color="D9D9D9" w:themeColor="background1" w:themeShade="D9"/>
            </w:tcBorders>
            <w:shd w:val="clear" w:color="auto" w:fill="FFFFFF"/>
            <w:tcMar>
              <w:top w:w="75" w:type="dxa"/>
              <w:left w:w="480" w:type="dxa"/>
              <w:bottom w:w="75" w:type="dxa"/>
              <w:right w:w="75" w:type="dxa"/>
            </w:tcMar>
            <w:hideMark/>
          </w:tcPr>
          <w:p w14:paraId="13E14122"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438C7F28"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tcBorders>
              <w:top w:val="single" w:sz="6" w:space="0" w:color="D9D9D9" w:themeColor="background1" w:themeShade="D9"/>
            </w:tcBorders>
            <w:shd w:val="clear" w:color="auto" w:fill="FFFFFF"/>
            <w:tcMar>
              <w:top w:w="75" w:type="dxa"/>
              <w:left w:w="75" w:type="dxa"/>
              <w:bottom w:w="75" w:type="dxa"/>
              <w:right w:w="75" w:type="dxa"/>
            </w:tcMar>
            <w:vAlign w:val="bottom"/>
            <w:hideMark/>
          </w:tcPr>
          <w:p w14:paraId="7FF6F825"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-0.012</w:t>
            </w:r>
          </w:p>
        </w:tc>
        <w:tc>
          <w:tcPr>
            <w:tcW w:w="1074" w:type="dxa"/>
            <w:tcBorders>
              <w:top w:val="single" w:sz="6" w:space="0" w:color="D9D9D9" w:themeColor="background1" w:themeShade="D9"/>
            </w:tcBorders>
            <w:shd w:val="clear" w:color="auto" w:fill="FFFFFF"/>
            <w:tcMar>
              <w:top w:w="75" w:type="dxa"/>
              <w:left w:w="75" w:type="dxa"/>
              <w:bottom w:w="75" w:type="dxa"/>
              <w:right w:w="75" w:type="dxa"/>
            </w:tcMar>
            <w:vAlign w:val="bottom"/>
            <w:hideMark/>
          </w:tcPr>
          <w:p w14:paraId="409AA2BF"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0.193</w:t>
            </w:r>
          </w:p>
        </w:tc>
        <w:tc>
          <w:tcPr>
            <w:tcW w:w="1175" w:type="dxa"/>
            <w:tcBorders>
              <w:top w:val="single" w:sz="6" w:space="0" w:color="D9D9D9" w:themeColor="background1" w:themeShade="D9"/>
            </w:tcBorders>
            <w:shd w:val="clear" w:color="auto" w:fill="FFFFFF"/>
            <w:tcMar>
              <w:top w:w="75" w:type="dxa"/>
              <w:left w:w="75" w:type="dxa"/>
              <w:bottom w:w="75" w:type="dxa"/>
              <w:right w:w="75" w:type="dxa"/>
            </w:tcMar>
            <w:vAlign w:val="bottom"/>
            <w:hideMark/>
          </w:tcPr>
          <w:p w14:paraId="0762443E"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4.884</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bottom"/>
            <w:hideMark/>
          </w:tcPr>
          <w:p w14:paraId="5FE0C39B"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-0.185</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bottom"/>
            <w:hideMark/>
          </w:tcPr>
          <w:p w14:paraId="4CBCFD48"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-0.001</w:t>
            </w:r>
          </w:p>
        </w:tc>
        <w:tc>
          <w:tcPr>
            <w:tcW w:w="1007" w:type="dxa"/>
            <w:tcBorders>
              <w:top w:val="single" w:sz="6" w:space="0" w:color="D9D9D9" w:themeColor="background1" w:themeShade="D9"/>
            </w:tcBorders>
            <w:shd w:val="clear" w:color="auto" w:fill="FFFFFF"/>
            <w:tcMar>
              <w:top w:w="75" w:type="dxa"/>
              <w:left w:w="75" w:type="dxa"/>
              <w:bottom w:w="75" w:type="dxa"/>
              <w:right w:w="75" w:type="dxa"/>
            </w:tcMar>
            <w:vAlign w:val="bottom"/>
            <w:hideMark/>
          </w:tcPr>
          <w:p w14:paraId="094D832F"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7.952</w:t>
            </w:r>
          </w:p>
        </w:tc>
      </w:tr>
      <w:tr w:rsidR="00136C00" w:rsidRPr="00C9087C" w14:paraId="5188FA78" w14:textId="77777777" w:rsidTr="00BB7F60">
        <w:trPr>
          <w:jc w:val="center"/>
        </w:trPr>
        <w:tc>
          <w:tcPr>
            <w:tcW w:w="1273" w:type="dxa"/>
            <w:shd w:val="clear" w:color="auto" w:fill="FFFFFF"/>
            <w:tcMar>
              <w:top w:w="75" w:type="dxa"/>
              <w:left w:w="480" w:type="dxa"/>
              <w:bottom w:w="75" w:type="dxa"/>
              <w:right w:w="75" w:type="dxa"/>
            </w:tcMar>
            <w:hideMark/>
          </w:tcPr>
          <w:p w14:paraId="2409546A"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shd w:val="clear" w:color="auto" w:fill="FFFFFF"/>
            <w:tcMar>
              <w:top w:w="75" w:type="dxa"/>
              <w:left w:w="75" w:type="dxa"/>
              <w:bottom w:w="75" w:type="dxa"/>
              <w:right w:w="75" w:type="dxa"/>
            </w:tcMar>
            <w:vAlign w:val="center"/>
            <w:hideMark/>
          </w:tcPr>
          <w:p w14:paraId="14F82A2C"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bottom"/>
            <w:hideMark/>
          </w:tcPr>
          <w:p w14:paraId="0F768E4A"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-1.181</w:t>
            </w:r>
          </w:p>
        </w:tc>
        <w:tc>
          <w:tcPr>
            <w:tcW w:w="1074" w:type="dxa"/>
            <w:shd w:val="clear" w:color="auto" w:fill="FFFFFF"/>
            <w:tcMar>
              <w:top w:w="75" w:type="dxa"/>
              <w:left w:w="75" w:type="dxa"/>
              <w:bottom w:w="75" w:type="dxa"/>
              <w:right w:w="75" w:type="dxa"/>
            </w:tcMar>
            <w:vAlign w:val="bottom"/>
            <w:hideMark/>
          </w:tcPr>
          <w:p w14:paraId="523D581E"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8.383</w:t>
            </w:r>
          </w:p>
        </w:tc>
        <w:tc>
          <w:tcPr>
            <w:tcW w:w="1175" w:type="dxa"/>
            <w:shd w:val="clear" w:color="auto" w:fill="FFFFFF"/>
            <w:tcMar>
              <w:top w:w="75" w:type="dxa"/>
              <w:left w:w="75" w:type="dxa"/>
              <w:bottom w:w="75" w:type="dxa"/>
              <w:right w:w="75" w:type="dxa"/>
            </w:tcMar>
            <w:vAlign w:val="bottom"/>
            <w:hideMark/>
          </w:tcPr>
          <w:p w14:paraId="166A4953"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6.024</w:t>
            </w:r>
          </w:p>
        </w:tc>
        <w:tc>
          <w:tcPr>
            <w:tcW w:w="936" w:type="dxa"/>
            <w:shd w:val="clear" w:color="auto" w:fill="FFFFFF"/>
            <w:tcMar>
              <w:top w:w="75" w:type="dxa"/>
              <w:left w:w="75" w:type="dxa"/>
              <w:bottom w:w="75" w:type="dxa"/>
              <w:right w:w="75" w:type="dxa"/>
            </w:tcMar>
            <w:vAlign w:val="bottom"/>
            <w:hideMark/>
          </w:tcPr>
          <w:p w14:paraId="068BA124"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-3.833</w:t>
            </w:r>
          </w:p>
        </w:tc>
        <w:tc>
          <w:tcPr>
            <w:tcW w:w="936" w:type="dxa"/>
            <w:shd w:val="clear" w:color="auto" w:fill="FFFFFF"/>
            <w:tcMar>
              <w:top w:w="75" w:type="dxa"/>
              <w:left w:w="75" w:type="dxa"/>
              <w:bottom w:w="75" w:type="dxa"/>
              <w:right w:w="75" w:type="dxa"/>
            </w:tcMar>
            <w:vAlign w:val="bottom"/>
            <w:hideMark/>
          </w:tcPr>
          <w:p w14:paraId="35B18718"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-0.112</w:t>
            </w:r>
          </w:p>
        </w:tc>
        <w:tc>
          <w:tcPr>
            <w:tcW w:w="1007" w:type="dxa"/>
            <w:shd w:val="clear" w:color="auto" w:fill="FFFFFF"/>
            <w:tcMar>
              <w:top w:w="75" w:type="dxa"/>
              <w:left w:w="75" w:type="dxa"/>
              <w:bottom w:w="75" w:type="dxa"/>
              <w:right w:w="75" w:type="dxa"/>
            </w:tcMar>
            <w:vAlign w:val="bottom"/>
            <w:hideMark/>
          </w:tcPr>
          <w:p w14:paraId="76987337"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8.484</w:t>
            </w:r>
          </w:p>
        </w:tc>
      </w:tr>
      <w:tr w:rsidR="00136C00" w:rsidRPr="00C9087C" w14:paraId="4124606C" w14:textId="77777777" w:rsidTr="00BB7F60">
        <w:trPr>
          <w:jc w:val="center"/>
        </w:trPr>
        <w:tc>
          <w:tcPr>
            <w:tcW w:w="1273" w:type="dxa"/>
            <w:tcBorders>
              <w:bottom w:val="single" w:sz="2" w:space="0" w:color="auto"/>
            </w:tcBorders>
            <w:shd w:val="clear" w:color="auto" w:fill="FFFFFF"/>
            <w:tcMar>
              <w:top w:w="75" w:type="dxa"/>
              <w:left w:w="480" w:type="dxa"/>
              <w:bottom w:w="75" w:type="dxa"/>
              <w:right w:w="75" w:type="dxa"/>
            </w:tcMar>
            <w:hideMark/>
          </w:tcPr>
          <w:p w14:paraId="0EFDA03E"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bottom w:val="single" w:sz="2" w:space="0" w:color="auto"/>
            </w:tcBorders>
            <w:shd w:val="clear" w:color="auto" w:fill="FFFFFF"/>
            <w:tcMar>
              <w:top w:w="75" w:type="dxa"/>
              <w:left w:w="75" w:type="dxa"/>
              <w:bottom w:w="75" w:type="dxa"/>
              <w:right w:w="75" w:type="dxa"/>
            </w:tcMar>
            <w:vAlign w:val="center"/>
            <w:hideMark/>
          </w:tcPr>
          <w:p w14:paraId="32F92B6A"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2" w:space="0" w:color="auto"/>
            </w:tcBorders>
            <w:shd w:val="clear" w:color="auto" w:fill="FFFFFF"/>
            <w:tcMar>
              <w:top w:w="75" w:type="dxa"/>
              <w:left w:w="75" w:type="dxa"/>
              <w:bottom w:w="75" w:type="dxa"/>
              <w:right w:w="75" w:type="dxa"/>
            </w:tcMar>
            <w:vAlign w:val="bottom"/>
            <w:hideMark/>
          </w:tcPr>
          <w:p w14:paraId="1C034086"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74" w:type="dxa"/>
            <w:tcBorders>
              <w:bottom w:val="single" w:sz="2" w:space="0" w:color="auto"/>
            </w:tcBorders>
            <w:shd w:val="clear" w:color="auto" w:fill="FFFFFF"/>
            <w:tcMar>
              <w:top w:w="75" w:type="dxa"/>
              <w:left w:w="75" w:type="dxa"/>
              <w:bottom w:w="75" w:type="dxa"/>
              <w:right w:w="75" w:type="dxa"/>
            </w:tcMar>
            <w:vAlign w:val="bottom"/>
            <w:hideMark/>
          </w:tcPr>
          <w:p w14:paraId="43CF254D"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0.006</w:t>
            </w:r>
          </w:p>
        </w:tc>
        <w:tc>
          <w:tcPr>
            <w:tcW w:w="1175" w:type="dxa"/>
            <w:tcBorders>
              <w:bottom w:val="single" w:sz="2" w:space="0" w:color="auto"/>
            </w:tcBorders>
            <w:shd w:val="clear" w:color="auto" w:fill="FFFFFF"/>
            <w:tcMar>
              <w:top w:w="75" w:type="dxa"/>
              <w:left w:w="75" w:type="dxa"/>
              <w:bottom w:w="75" w:type="dxa"/>
              <w:right w:w="75" w:type="dxa"/>
            </w:tcMar>
            <w:vAlign w:val="bottom"/>
            <w:hideMark/>
          </w:tcPr>
          <w:p w14:paraId="7CD6E5E4"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&lt; 0.001</w:t>
            </w:r>
          </w:p>
        </w:tc>
        <w:tc>
          <w:tcPr>
            <w:tcW w:w="936" w:type="dxa"/>
            <w:tcBorders>
              <w:bottom w:val="single" w:sz="2" w:space="0" w:color="auto"/>
            </w:tcBorders>
            <w:shd w:val="clear" w:color="auto" w:fill="FFFFFF"/>
            <w:tcMar>
              <w:top w:w="75" w:type="dxa"/>
              <w:left w:w="75" w:type="dxa"/>
              <w:bottom w:w="75" w:type="dxa"/>
              <w:right w:w="75" w:type="dxa"/>
            </w:tcMar>
            <w:vAlign w:val="bottom"/>
            <w:hideMark/>
          </w:tcPr>
          <w:p w14:paraId="5B3E63BF"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0.678</w:t>
            </w:r>
          </w:p>
        </w:tc>
        <w:tc>
          <w:tcPr>
            <w:tcW w:w="936" w:type="dxa"/>
            <w:tcBorders>
              <w:bottom w:val="single" w:sz="2" w:space="0" w:color="auto"/>
            </w:tcBorders>
            <w:shd w:val="clear" w:color="auto" w:fill="FFFFFF"/>
            <w:tcMar>
              <w:top w:w="75" w:type="dxa"/>
              <w:left w:w="75" w:type="dxa"/>
              <w:bottom w:w="75" w:type="dxa"/>
              <w:right w:w="75" w:type="dxa"/>
            </w:tcMar>
            <w:vAlign w:val="bottom"/>
            <w:hideMark/>
          </w:tcPr>
          <w:p w14:paraId="03858369"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07" w:type="dxa"/>
            <w:tcBorders>
              <w:bottom w:val="single" w:sz="2" w:space="0" w:color="auto"/>
            </w:tcBorders>
            <w:shd w:val="clear" w:color="auto" w:fill="FFFFFF"/>
            <w:tcMar>
              <w:top w:w="75" w:type="dxa"/>
              <w:left w:w="75" w:type="dxa"/>
              <w:bottom w:w="75" w:type="dxa"/>
              <w:right w:w="75" w:type="dxa"/>
            </w:tcMar>
            <w:vAlign w:val="bottom"/>
            <w:hideMark/>
          </w:tcPr>
          <w:p w14:paraId="340F11A3" w14:textId="77777777" w:rsidR="00136C00" w:rsidRPr="0058035C" w:rsidRDefault="00136C00" w:rsidP="00BB7F60">
            <w:pPr>
              <w:spacing w:line="240" w:lineRule="auto"/>
              <w:contextualSpacing w:val="0"/>
              <w:jc w:val="right"/>
              <w:rPr>
                <w:rFonts w:eastAsia="Times New Roman" w:cs="Times New Roman"/>
                <w:sz w:val="20"/>
                <w:szCs w:val="22"/>
              </w:rPr>
            </w:pPr>
            <w:r w:rsidRPr="0058035C">
              <w:rPr>
                <w:rFonts w:eastAsia="Times New Roman" w:cs="Times New Roman"/>
                <w:sz w:val="20"/>
                <w:szCs w:val="22"/>
              </w:rPr>
              <w:t>&lt; 0.001</w:t>
            </w:r>
          </w:p>
        </w:tc>
      </w:tr>
      <w:tr w:rsidR="00136C00" w:rsidRPr="00C9087C" w14:paraId="05FE5AC1" w14:textId="77777777" w:rsidTr="00BB7F60">
        <w:trPr>
          <w:jc w:val="center"/>
        </w:trPr>
        <w:tc>
          <w:tcPr>
            <w:tcW w:w="1273" w:type="dxa"/>
            <w:tcBorders>
              <w:top w:val="single" w:sz="2" w:space="0" w:color="auto"/>
            </w:tcBorders>
            <w:shd w:val="clear" w:color="auto" w:fill="FFFFFF"/>
            <w:tcMar>
              <w:top w:w="75" w:type="dxa"/>
              <w:left w:w="75" w:type="dxa"/>
              <w:bottom w:w="75" w:type="dxa"/>
              <w:right w:w="75" w:type="dxa"/>
            </w:tcMar>
            <w:hideMark/>
          </w:tcPr>
          <w:p w14:paraId="2B93F0A5"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b/>
                <w:bCs/>
                <w:sz w:val="20"/>
                <w:szCs w:val="22"/>
              </w:rPr>
              <w:t>2017</w:t>
            </w:r>
          </w:p>
        </w:tc>
        <w:tc>
          <w:tcPr>
            <w:tcW w:w="7903" w:type="dxa"/>
            <w:gridSpan w:val="7"/>
            <w:tcBorders>
              <w:top w:val="single" w:sz="2" w:space="0" w:color="auto"/>
            </w:tcBorders>
            <w:shd w:val="clear" w:color="auto" w:fill="FFFFFF"/>
            <w:vAlign w:val="center"/>
          </w:tcPr>
          <w:p w14:paraId="6583A283" w14:textId="77777777" w:rsidR="00136C00" w:rsidRPr="0058035C" w:rsidRDefault="00136C00" w:rsidP="00136C00">
            <w:pPr>
              <w:spacing w:line="240" w:lineRule="auto"/>
              <w:contextualSpacing w:val="0"/>
              <w:rPr>
                <w:rFonts w:eastAsia="Times New Roman" w:cs="Times New Roman"/>
                <w:sz w:val="20"/>
                <w:szCs w:val="22"/>
              </w:rPr>
            </w:pPr>
          </w:p>
        </w:tc>
      </w:tr>
      <w:tr w:rsidR="00136C00" w:rsidRPr="00C9087C" w14:paraId="4C37114A" w14:textId="77777777" w:rsidTr="00BB7F60">
        <w:trPr>
          <w:jc w:val="center"/>
        </w:trPr>
        <w:tc>
          <w:tcPr>
            <w:tcW w:w="1273" w:type="dxa"/>
            <w:shd w:val="clear" w:color="auto" w:fill="FFFFFF"/>
            <w:tcMar>
              <w:top w:w="75" w:type="dxa"/>
              <w:left w:w="480" w:type="dxa"/>
              <w:bottom w:w="75" w:type="dxa"/>
              <w:right w:w="75" w:type="dxa"/>
            </w:tcMar>
            <w:hideMark/>
          </w:tcPr>
          <w:p w14:paraId="09EC4574"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4831347A"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shd w:val="clear" w:color="auto" w:fill="FFFFFF"/>
            <w:tcMar>
              <w:top w:w="75" w:type="dxa"/>
              <w:left w:w="75" w:type="dxa"/>
              <w:bottom w:w="75" w:type="dxa"/>
              <w:right w:w="75" w:type="dxa"/>
            </w:tcMar>
            <w:vAlign w:val="center"/>
            <w:hideMark/>
          </w:tcPr>
          <w:p w14:paraId="22B71526"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0.063</w:t>
            </w:r>
          </w:p>
        </w:tc>
        <w:tc>
          <w:tcPr>
            <w:tcW w:w="1074" w:type="dxa"/>
            <w:shd w:val="clear" w:color="auto" w:fill="FFFFFF"/>
            <w:tcMar>
              <w:top w:w="75" w:type="dxa"/>
              <w:left w:w="75" w:type="dxa"/>
              <w:bottom w:w="75" w:type="dxa"/>
              <w:right w:w="75" w:type="dxa"/>
            </w:tcMar>
            <w:vAlign w:val="center"/>
            <w:hideMark/>
          </w:tcPr>
          <w:p w14:paraId="64B30AB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-0.143</w:t>
            </w:r>
          </w:p>
        </w:tc>
        <w:tc>
          <w:tcPr>
            <w:tcW w:w="1175" w:type="dxa"/>
            <w:shd w:val="clear" w:color="auto" w:fill="FFFFFF"/>
            <w:tcMar>
              <w:top w:w="75" w:type="dxa"/>
              <w:left w:w="75" w:type="dxa"/>
              <w:bottom w:w="75" w:type="dxa"/>
              <w:right w:w="75" w:type="dxa"/>
            </w:tcMar>
            <w:vAlign w:val="center"/>
            <w:hideMark/>
          </w:tcPr>
          <w:p w14:paraId="43AE623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1.504</w:t>
            </w:r>
          </w:p>
        </w:tc>
        <w:tc>
          <w:tcPr>
            <w:tcW w:w="936" w:type="dxa"/>
            <w:shd w:val="clear" w:color="auto" w:fill="FFFFFF"/>
            <w:tcMar>
              <w:top w:w="75" w:type="dxa"/>
              <w:left w:w="75" w:type="dxa"/>
              <w:bottom w:w="75" w:type="dxa"/>
              <w:right w:w="75" w:type="dxa"/>
            </w:tcMar>
            <w:vAlign w:val="center"/>
            <w:hideMark/>
          </w:tcPr>
          <w:p w14:paraId="13FA0AF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-1.521</w:t>
            </w:r>
          </w:p>
        </w:tc>
        <w:tc>
          <w:tcPr>
            <w:tcW w:w="936" w:type="dxa"/>
            <w:shd w:val="clear" w:color="auto" w:fill="FFFFFF"/>
            <w:tcMar>
              <w:top w:w="75" w:type="dxa"/>
              <w:left w:w="75" w:type="dxa"/>
              <w:bottom w:w="75" w:type="dxa"/>
              <w:right w:w="75" w:type="dxa"/>
            </w:tcMar>
            <w:vAlign w:val="center"/>
            <w:hideMark/>
          </w:tcPr>
          <w:p w14:paraId="7A8316F7"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0.056</w:t>
            </w:r>
          </w:p>
        </w:tc>
        <w:tc>
          <w:tcPr>
            <w:tcW w:w="1007" w:type="dxa"/>
            <w:shd w:val="clear" w:color="auto" w:fill="FFFFFF"/>
            <w:tcMar>
              <w:top w:w="75" w:type="dxa"/>
              <w:left w:w="75" w:type="dxa"/>
              <w:bottom w:w="75" w:type="dxa"/>
              <w:right w:w="75" w:type="dxa"/>
            </w:tcMar>
            <w:vAlign w:val="center"/>
            <w:hideMark/>
          </w:tcPr>
          <w:p w14:paraId="12150A4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-16.168</w:t>
            </w:r>
          </w:p>
        </w:tc>
      </w:tr>
      <w:tr w:rsidR="00136C00" w:rsidRPr="00C9087C" w14:paraId="7C5B33DA" w14:textId="77777777" w:rsidTr="00BB7F60">
        <w:trPr>
          <w:jc w:val="center"/>
        </w:trPr>
        <w:tc>
          <w:tcPr>
            <w:tcW w:w="1273" w:type="dxa"/>
            <w:shd w:val="clear" w:color="auto" w:fill="FFFFFF"/>
            <w:tcMar>
              <w:top w:w="75" w:type="dxa"/>
              <w:left w:w="480" w:type="dxa"/>
              <w:bottom w:w="75" w:type="dxa"/>
              <w:right w:w="75" w:type="dxa"/>
            </w:tcMar>
            <w:hideMark/>
          </w:tcPr>
          <w:p w14:paraId="779F2E21"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30B9978F"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center"/>
            <w:hideMark/>
          </w:tcPr>
          <w:p w14:paraId="5AF80E4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5.051</w:t>
            </w:r>
          </w:p>
        </w:tc>
        <w:tc>
          <w:tcPr>
            <w:tcW w:w="1074" w:type="dxa"/>
            <w:shd w:val="clear" w:color="auto" w:fill="FFFFFF"/>
            <w:tcMar>
              <w:top w:w="75" w:type="dxa"/>
              <w:left w:w="75" w:type="dxa"/>
              <w:bottom w:w="75" w:type="dxa"/>
              <w:right w:w="75" w:type="dxa"/>
            </w:tcMar>
            <w:vAlign w:val="center"/>
            <w:hideMark/>
          </w:tcPr>
          <w:p w14:paraId="7947D47D"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-3.688</w:t>
            </w:r>
          </w:p>
        </w:tc>
        <w:tc>
          <w:tcPr>
            <w:tcW w:w="1175" w:type="dxa"/>
            <w:shd w:val="clear" w:color="auto" w:fill="FFFFFF"/>
            <w:tcMar>
              <w:top w:w="75" w:type="dxa"/>
              <w:left w:w="75" w:type="dxa"/>
              <w:bottom w:w="75" w:type="dxa"/>
              <w:right w:w="75" w:type="dxa"/>
            </w:tcMar>
            <w:vAlign w:val="center"/>
            <w:hideMark/>
          </w:tcPr>
          <w:p w14:paraId="53AFA96F"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1.689</w:t>
            </w:r>
          </w:p>
        </w:tc>
        <w:tc>
          <w:tcPr>
            <w:tcW w:w="936" w:type="dxa"/>
            <w:shd w:val="clear" w:color="auto" w:fill="FFFFFF"/>
            <w:tcMar>
              <w:top w:w="75" w:type="dxa"/>
              <w:left w:w="75" w:type="dxa"/>
              <w:bottom w:w="75" w:type="dxa"/>
              <w:right w:w="75" w:type="dxa"/>
            </w:tcMar>
            <w:vAlign w:val="center"/>
            <w:hideMark/>
          </w:tcPr>
          <w:p w14:paraId="1503E21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-21.083</w:t>
            </w:r>
          </w:p>
        </w:tc>
        <w:tc>
          <w:tcPr>
            <w:tcW w:w="936" w:type="dxa"/>
            <w:shd w:val="clear" w:color="auto" w:fill="FFFFFF"/>
            <w:tcMar>
              <w:top w:w="75" w:type="dxa"/>
              <w:left w:w="75" w:type="dxa"/>
              <w:bottom w:w="75" w:type="dxa"/>
              <w:right w:w="75" w:type="dxa"/>
            </w:tcMar>
            <w:vAlign w:val="center"/>
            <w:hideMark/>
          </w:tcPr>
          <w:p w14:paraId="5104586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6.765</w:t>
            </w:r>
          </w:p>
        </w:tc>
        <w:tc>
          <w:tcPr>
            <w:tcW w:w="1007" w:type="dxa"/>
            <w:shd w:val="clear" w:color="auto" w:fill="FFFFFF"/>
            <w:tcMar>
              <w:top w:w="75" w:type="dxa"/>
              <w:left w:w="75" w:type="dxa"/>
              <w:bottom w:w="75" w:type="dxa"/>
              <w:right w:w="75" w:type="dxa"/>
            </w:tcMar>
            <w:vAlign w:val="center"/>
            <w:hideMark/>
          </w:tcPr>
          <w:p w14:paraId="2EBF4F8A"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-19.774</w:t>
            </w:r>
          </w:p>
        </w:tc>
      </w:tr>
      <w:tr w:rsidR="00136C00" w:rsidRPr="00C9087C" w14:paraId="30E62E0F" w14:textId="77777777" w:rsidTr="00FE4FC0">
        <w:trPr>
          <w:jc w:val="center"/>
        </w:trPr>
        <w:tc>
          <w:tcPr>
            <w:tcW w:w="1273" w:type="dxa"/>
            <w:tcBorders>
              <w:bottom w:val="single" w:sz="6" w:space="0" w:color="D9D9D9" w:themeColor="background1" w:themeShade="D9"/>
            </w:tcBorders>
            <w:shd w:val="clear" w:color="auto" w:fill="FFFFFF"/>
            <w:tcMar>
              <w:top w:w="75" w:type="dxa"/>
              <w:left w:w="480" w:type="dxa"/>
              <w:bottom w:w="75" w:type="dxa"/>
              <w:right w:w="75" w:type="dxa"/>
            </w:tcMar>
            <w:hideMark/>
          </w:tcPr>
          <w:p w14:paraId="51E1206A"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44A563D7"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17F4071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74"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07C020D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175"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70B7E59D"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59F0A34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0.048</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7FB3F21D"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0.066</w:t>
            </w:r>
          </w:p>
        </w:tc>
        <w:tc>
          <w:tcPr>
            <w:tcW w:w="1007"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355C4C4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0.066</w:t>
            </w:r>
          </w:p>
        </w:tc>
      </w:tr>
      <w:tr w:rsidR="00136C00" w:rsidRPr="00C9087C" w14:paraId="483CD216" w14:textId="77777777" w:rsidTr="00FE4FC0">
        <w:trPr>
          <w:jc w:val="center"/>
        </w:trPr>
        <w:tc>
          <w:tcPr>
            <w:tcW w:w="1273" w:type="dxa"/>
            <w:tcBorders>
              <w:top w:val="single" w:sz="6" w:space="0" w:color="D9D9D9" w:themeColor="background1" w:themeShade="D9"/>
            </w:tcBorders>
            <w:shd w:val="clear" w:color="auto" w:fill="FFFFFF"/>
            <w:tcMar>
              <w:top w:w="75" w:type="dxa"/>
              <w:left w:w="480" w:type="dxa"/>
              <w:bottom w:w="75" w:type="dxa"/>
              <w:right w:w="75" w:type="dxa"/>
            </w:tcMar>
            <w:hideMark/>
          </w:tcPr>
          <w:p w14:paraId="0981C421"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524DCED3"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0E044E4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-0.012</w:t>
            </w:r>
          </w:p>
        </w:tc>
        <w:tc>
          <w:tcPr>
            <w:tcW w:w="1074"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563B69D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-0.032</w:t>
            </w:r>
          </w:p>
        </w:tc>
        <w:tc>
          <w:tcPr>
            <w:tcW w:w="1175"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4057F62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-1.437</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098A437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-0.224</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184A8F76"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-0.002</w:t>
            </w:r>
          </w:p>
        </w:tc>
        <w:tc>
          <w:tcPr>
            <w:tcW w:w="1007"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7F6E5EEE"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-3.072</w:t>
            </w:r>
          </w:p>
        </w:tc>
      </w:tr>
      <w:tr w:rsidR="00136C00" w:rsidRPr="00C9087C" w14:paraId="3DD97084" w14:textId="77777777" w:rsidTr="00BB7F60">
        <w:trPr>
          <w:trHeight w:val="25"/>
          <w:jc w:val="center"/>
        </w:trPr>
        <w:tc>
          <w:tcPr>
            <w:tcW w:w="1273" w:type="dxa"/>
            <w:shd w:val="clear" w:color="auto" w:fill="FFFFFF"/>
            <w:tcMar>
              <w:top w:w="75" w:type="dxa"/>
              <w:left w:w="480" w:type="dxa"/>
              <w:bottom w:w="75" w:type="dxa"/>
              <w:right w:w="75" w:type="dxa"/>
            </w:tcMar>
            <w:hideMark/>
          </w:tcPr>
          <w:p w14:paraId="6054791F"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shd w:val="clear" w:color="auto" w:fill="FFFFFF"/>
            <w:tcMar>
              <w:top w:w="75" w:type="dxa"/>
              <w:left w:w="75" w:type="dxa"/>
              <w:bottom w:w="75" w:type="dxa"/>
              <w:right w:w="75" w:type="dxa"/>
            </w:tcMar>
            <w:vAlign w:val="center"/>
            <w:hideMark/>
          </w:tcPr>
          <w:p w14:paraId="23B78004"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center"/>
            <w:hideMark/>
          </w:tcPr>
          <w:p w14:paraId="51B6E68E"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-1.178</w:t>
            </w:r>
          </w:p>
        </w:tc>
        <w:tc>
          <w:tcPr>
            <w:tcW w:w="1074" w:type="dxa"/>
            <w:shd w:val="clear" w:color="auto" w:fill="FFFFFF"/>
            <w:tcMar>
              <w:top w:w="75" w:type="dxa"/>
              <w:left w:w="75" w:type="dxa"/>
              <w:bottom w:w="75" w:type="dxa"/>
              <w:right w:w="75" w:type="dxa"/>
            </w:tcMar>
            <w:vAlign w:val="center"/>
            <w:hideMark/>
          </w:tcPr>
          <w:p w14:paraId="70B7ABE7"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-1.381</w:t>
            </w:r>
          </w:p>
        </w:tc>
        <w:tc>
          <w:tcPr>
            <w:tcW w:w="1175" w:type="dxa"/>
            <w:shd w:val="clear" w:color="auto" w:fill="FFFFFF"/>
            <w:tcMar>
              <w:top w:w="75" w:type="dxa"/>
              <w:left w:w="75" w:type="dxa"/>
              <w:bottom w:w="75" w:type="dxa"/>
              <w:right w:w="75" w:type="dxa"/>
            </w:tcMar>
            <w:vAlign w:val="center"/>
            <w:hideMark/>
          </w:tcPr>
          <w:p w14:paraId="514AA059"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-1.698</w:t>
            </w:r>
          </w:p>
        </w:tc>
        <w:tc>
          <w:tcPr>
            <w:tcW w:w="936" w:type="dxa"/>
            <w:shd w:val="clear" w:color="auto" w:fill="FFFFFF"/>
            <w:tcMar>
              <w:top w:w="75" w:type="dxa"/>
              <w:left w:w="75" w:type="dxa"/>
              <w:bottom w:w="75" w:type="dxa"/>
              <w:right w:w="75" w:type="dxa"/>
            </w:tcMar>
            <w:vAlign w:val="center"/>
            <w:hideMark/>
          </w:tcPr>
          <w:p w14:paraId="36F651AC"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-5.200</w:t>
            </w:r>
          </w:p>
        </w:tc>
        <w:tc>
          <w:tcPr>
            <w:tcW w:w="936" w:type="dxa"/>
            <w:shd w:val="clear" w:color="auto" w:fill="FFFFFF"/>
            <w:tcMar>
              <w:top w:w="75" w:type="dxa"/>
              <w:left w:w="75" w:type="dxa"/>
              <w:bottom w:w="75" w:type="dxa"/>
              <w:right w:w="75" w:type="dxa"/>
            </w:tcMar>
            <w:vAlign w:val="center"/>
            <w:hideMark/>
          </w:tcPr>
          <w:p w14:paraId="22A7F71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-0.169</w:t>
            </w:r>
          </w:p>
        </w:tc>
        <w:tc>
          <w:tcPr>
            <w:tcW w:w="1007" w:type="dxa"/>
            <w:shd w:val="clear" w:color="auto" w:fill="FFFFFF"/>
            <w:tcMar>
              <w:top w:w="75" w:type="dxa"/>
              <w:left w:w="75" w:type="dxa"/>
              <w:bottom w:w="75" w:type="dxa"/>
              <w:right w:w="75" w:type="dxa"/>
            </w:tcMar>
            <w:vAlign w:val="center"/>
            <w:hideMark/>
          </w:tcPr>
          <w:p w14:paraId="20BE413C"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-2.857</w:t>
            </w:r>
          </w:p>
        </w:tc>
      </w:tr>
      <w:tr w:rsidR="00136C00" w:rsidRPr="00C9087C" w14:paraId="619C3C64" w14:textId="77777777" w:rsidTr="00BB7F60">
        <w:trPr>
          <w:jc w:val="center"/>
        </w:trPr>
        <w:tc>
          <w:tcPr>
            <w:tcW w:w="1273" w:type="dxa"/>
            <w:tcBorders>
              <w:bottom w:val="single" w:sz="2" w:space="0" w:color="auto"/>
            </w:tcBorders>
            <w:shd w:val="clear" w:color="auto" w:fill="FFFFFF"/>
            <w:tcMar>
              <w:top w:w="75" w:type="dxa"/>
              <w:left w:w="480" w:type="dxa"/>
              <w:bottom w:w="75" w:type="dxa"/>
              <w:right w:w="75" w:type="dxa"/>
            </w:tcMar>
            <w:hideMark/>
          </w:tcPr>
          <w:p w14:paraId="59BE4A00"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bottom w:val="single" w:sz="2" w:space="0" w:color="auto"/>
            </w:tcBorders>
            <w:shd w:val="clear" w:color="auto" w:fill="FFFFFF"/>
            <w:tcMar>
              <w:top w:w="75" w:type="dxa"/>
              <w:left w:w="75" w:type="dxa"/>
              <w:bottom w:w="75" w:type="dxa"/>
              <w:right w:w="75" w:type="dxa"/>
            </w:tcMar>
            <w:vAlign w:val="center"/>
            <w:hideMark/>
          </w:tcPr>
          <w:p w14:paraId="7429B7DD"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2" w:space="0" w:color="auto"/>
            </w:tcBorders>
            <w:shd w:val="clear" w:color="auto" w:fill="FFFFFF"/>
            <w:tcMar>
              <w:top w:w="75" w:type="dxa"/>
              <w:left w:w="75" w:type="dxa"/>
              <w:bottom w:w="75" w:type="dxa"/>
              <w:right w:w="75" w:type="dxa"/>
            </w:tcMar>
            <w:vAlign w:val="center"/>
            <w:hideMark/>
          </w:tcPr>
          <w:p w14:paraId="7F7F9FA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74" w:type="dxa"/>
            <w:tcBorders>
              <w:bottom w:val="single" w:sz="2" w:space="0" w:color="auto"/>
            </w:tcBorders>
            <w:shd w:val="clear" w:color="auto" w:fill="FFFFFF"/>
            <w:tcMar>
              <w:top w:w="75" w:type="dxa"/>
              <w:left w:w="75" w:type="dxa"/>
              <w:bottom w:w="75" w:type="dxa"/>
              <w:right w:w="75" w:type="dxa"/>
            </w:tcMar>
            <w:vAlign w:val="center"/>
            <w:hideMark/>
          </w:tcPr>
          <w:p w14:paraId="5E1BD78D"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175" w:type="dxa"/>
            <w:tcBorders>
              <w:bottom w:val="single" w:sz="2" w:space="0" w:color="auto"/>
            </w:tcBorders>
            <w:shd w:val="clear" w:color="auto" w:fill="FFFFFF"/>
            <w:tcMar>
              <w:top w:w="75" w:type="dxa"/>
              <w:left w:w="75" w:type="dxa"/>
              <w:bottom w:w="75" w:type="dxa"/>
              <w:right w:w="75" w:type="dxa"/>
            </w:tcMar>
            <w:vAlign w:val="center"/>
            <w:hideMark/>
          </w:tcPr>
          <w:p w14:paraId="6D2923FF"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0.948</w:t>
            </w:r>
          </w:p>
        </w:tc>
        <w:tc>
          <w:tcPr>
            <w:tcW w:w="936" w:type="dxa"/>
            <w:tcBorders>
              <w:bottom w:val="single" w:sz="2" w:space="0" w:color="auto"/>
            </w:tcBorders>
            <w:shd w:val="clear" w:color="auto" w:fill="FFFFFF"/>
            <w:tcMar>
              <w:top w:w="75" w:type="dxa"/>
              <w:left w:w="75" w:type="dxa"/>
              <w:bottom w:w="75" w:type="dxa"/>
              <w:right w:w="75" w:type="dxa"/>
            </w:tcMar>
            <w:vAlign w:val="center"/>
            <w:hideMark/>
          </w:tcPr>
          <w:p w14:paraId="5E56DD6E"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0.636</w:t>
            </w:r>
          </w:p>
        </w:tc>
        <w:tc>
          <w:tcPr>
            <w:tcW w:w="936" w:type="dxa"/>
            <w:tcBorders>
              <w:bottom w:val="single" w:sz="2" w:space="0" w:color="auto"/>
            </w:tcBorders>
            <w:shd w:val="clear" w:color="auto" w:fill="FFFFFF"/>
            <w:tcMar>
              <w:top w:w="75" w:type="dxa"/>
              <w:left w:w="75" w:type="dxa"/>
              <w:bottom w:w="75" w:type="dxa"/>
              <w:right w:w="75" w:type="dxa"/>
            </w:tcMar>
            <w:vAlign w:val="center"/>
            <w:hideMark/>
          </w:tcPr>
          <w:p w14:paraId="45799F1A"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0.036</w:t>
            </w:r>
          </w:p>
        </w:tc>
        <w:tc>
          <w:tcPr>
            <w:tcW w:w="1007" w:type="dxa"/>
            <w:tcBorders>
              <w:bottom w:val="single" w:sz="2" w:space="0" w:color="auto"/>
            </w:tcBorders>
            <w:shd w:val="clear" w:color="auto" w:fill="FFFFFF"/>
            <w:tcMar>
              <w:top w:w="75" w:type="dxa"/>
              <w:left w:w="75" w:type="dxa"/>
              <w:bottom w:w="75" w:type="dxa"/>
              <w:right w:w="75" w:type="dxa"/>
            </w:tcMar>
            <w:vAlign w:val="center"/>
            <w:hideMark/>
          </w:tcPr>
          <w:p w14:paraId="65D96FA0"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0.960</w:t>
            </w:r>
          </w:p>
        </w:tc>
      </w:tr>
      <w:tr w:rsidR="00136C00" w:rsidRPr="00C9087C" w14:paraId="1D81906B" w14:textId="77777777" w:rsidTr="00BB7F60">
        <w:trPr>
          <w:trHeight w:val="90"/>
          <w:jc w:val="center"/>
        </w:trPr>
        <w:tc>
          <w:tcPr>
            <w:tcW w:w="1273" w:type="dxa"/>
            <w:tcBorders>
              <w:top w:val="single" w:sz="2" w:space="0" w:color="auto"/>
            </w:tcBorders>
            <w:shd w:val="clear" w:color="auto" w:fill="FFFFFF"/>
            <w:tcMar>
              <w:top w:w="75" w:type="dxa"/>
              <w:left w:w="75" w:type="dxa"/>
              <w:bottom w:w="75" w:type="dxa"/>
              <w:right w:w="75" w:type="dxa"/>
            </w:tcMar>
            <w:hideMark/>
          </w:tcPr>
          <w:p w14:paraId="41C5BE6A"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b/>
                <w:bCs/>
                <w:sz w:val="20"/>
                <w:szCs w:val="22"/>
              </w:rPr>
              <w:t>2018</w:t>
            </w:r>
          </w:p>
        </w:tc>
        <w:tc>
          <w:tcPr>
            <w:tcW w:w="7903" w:type="dxa"/>
            <w:gridSpan w:val="7"/>
            <w:tcBorders>
              <w:top w:val="single" w:sz="2" w:space="0" w:color="auto"/>
            </w:tcBorders>
            <w:shd w:val="clear" w:color="auto" w:fill="FFFFFF"/>
            <w:vAlign w:val="center"/>
          </w:tcPr>
          <w:p w14:paraId="5A26CC89" w14:textId="77777777" w:rsidR="00136C00" w:rsidRPr="0058035C" w:rsidRDefault="00136C00" w:rsidP="00136C00">
            <w:pPr>
              <w:spacing w:line="240" w:lineRule="auto"/>
              <w:contextualSpacing w:val="0"/>
              <w:rPr>
                <w:rFonts w:eastAsia="Times New Roman" w:cs="Times New Roman"/>
                <w:sz w:val="20"/>
                <w:szCs w:val="22"/>
              </w:rPr>
            </w:pPr>
          </w:p>
        </w:tc>
      </w:tr>
      <w:tr w:rsidR="00136C00" w:rsidRPr="00C9087C" w14:paraId="4727683B" w14:textId="77777777" w:rsidTr="00BB7F60">
        <w:trPr>
          <w:jc w:val="center"/>
        </w:trPr>
        <w:tc>
          <w:tcPr>
            <w:tcW w:w="1273" w:type="dxa"/>
            <w:shd w:val="clear" w:color="auto" w:fill="FFFFFF"/>
            <w:tcMar>
              <w:top w:w="75" w:type="dxa"/>
              <w:left w:w="480" w:type="dxa"/>
              <w:bottom w:w="75" w:type="dxa"/>
              <w:right w:w="75" w:type="dxa"/>
            </w:tcMar>
            <w:hideMark/>
          </w:tcPr>
          <w:p w14:paraId="0E8E1AE3"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7CAA2AE9"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shd w:val="clear" w:color="auto" w:fill="FFFFFF"/>
            <w:tcMar>
              <w:top w:w="75" w:type="dxa"/>
              <w:left w:w="75" w:type="dxa"/>
              <w:bottom w:w="75" w:type="dxa"/>
              <w:right w:w="75" w:type="dxa"/>
            </w:tcMar>
            <w:vAlign w:val="center"/>
            <w:hideMark/>
          </w:tcPr>
          <w:p w14:paraId="273D328B"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-0.089</w:t>
            </w:r>
          </w:p>
        </w:tc>
        <w:tc>
          <w:tcPr>
            <w:tcW w:w="1074" w:type="dxa"/>
            <w:shd w:val="clear" w:color="auto" w:fill="FFFFFF"/>
            <w:tcMar>
              <w:top w:w="75" w:type="dxa"/>
              <w:left w:w="75" w:type="dxa"/>
              <w:bottom w:w="75" w:type="dxa"/>
              <w:right w:w="75" w:type="dxa"/>
            </w:tcMar>
            <w:vAlign w:val="center"/>
            <w:hideMark/>
          </w:tcPr>
          <w:p w14:paraId="71C8C8BF"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-0.388</w:t>
            </w:r>
          </w:p>
        </w:tc>
        <w:tc>
          <w:tcPr>
            <w:tcW w:w="1175" w:type="dxa"/>
            <w:shd w:val="clear" w:color="auto" w:fill="FFFFFF"/>
            <w:tcMar>
              <w:top w:w="75" w:type="dxa"/>
              <w:left w:w="75" w:type="dxa"/>
              <w:bottom w:w="75" w:type="dxa"/>
              <w:right w:w="75" w:type="dxa"/>
            </w:tcMar>
            <w:vAlign w:val="center"/>
            <w:hideMark/>
          </w:tcPr>
          <w:p w14:paraId="3ECA47D0"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-4.309</w:t>
            </w:r>
          </w:p>
        </w:tc>
        <w:tc>
          <w:tcPr>
            <w:tcW w:w="936" w:type="dxa"/>
            <w:shd w:val="clear" w:color="auto" w:fill="FFFFFF"/>
            <w:tcMar>
              <w:top w:w="75" w:type="dxa"/>
              <w:left w:w="75" w:type="dxa"/>
              <w:bottom w:w="75" w:type="dxa"/>
              <w:right w:w="75" w:type="dxa"/>
            </w:tcMar>
            <w:vAlign w:val="center"/>
            <w:hideMark/>
          </w:tcPr>
          <w:p w14:paraId="7131DD49"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-0.360</w:t>
            </w:r>
          </w:p>
        </w:tc>
        <w:tc>
          <w:tcPr>
            <w:tcW w:w="936" w:type="dxa"/>
            <w:shd w:val="clear" w:color="auto" w:fill="FFFFFF"/>
            <w:tcMar>
              <w:top w:w="75" w:type="dxa"/>
              <w:left w:w="75" w:type="dxa"/>
              <w:bottom w:w="75" w:type="dxa"/>
              <w:right w:w="75" w:type="dxa"/>
            </w:tcMar>
            <w:vAlign w:val="center"/>
            <w:hideMark/>
          </w:tcPr>
          <w:p w14:paraId="21033AD9"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0.032</w:t>
            </w:r>
          </w:p>
        </w:tc>
        <w:tc>
          <w:tcPr>
            <w:tcW w:w="1007" w:type="dxa"/>
            <w:shd w:val="clear" w:color="auto" w:fill="FFFFFF"/>
            <w:tcMar>
              <w:top w:w="75" w:type="dxa"/>
              <w:left w:w="75" w:type="dxa"/>
              <w:bottom w:w="75" w:type="dxa"/>
              <w:right w:w="75" w:type="dxa"/>
            </w:tcMar>
            <w:vAlign w:val="center"/>
            <w:hideMark/>
          </w:tcPr>
          <w:p w14:paraId="13F55E18"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-18.648</w:t>
            </w:r>
          </w:p>
        </w:tc>
      </w:tr>
      <w:tr w:rsidR="00136C00" w:rsidRPr="00C9087C" w14:paraId="66A38C02" w14:textId="77777777" w:rsidTr="00BB7F60">
        <w:trPr>
          <w:jc w:val="center"/>
        </w:trPr>
        <w:tc>
          <w:tcPr>
            <w:tcW w:w="1273" w:type="dxa"/>
            <w:shd w:val="clear" w:color="auto" w:fill="FFFFFF"/>
            <w:tcMar>
              <w:top w:w="75" w:type="dxa"/>
              <w:left w:w="480" w:type="dxa"/>
              <w:bottom w:w="75" w:type="dxa"/>
              <w:right w:w="75" w:type="dxa"/>
            </w:tcMar>
            <w:hideMark/>
          </w:tcPr>
          <w:p w14:paraId="4DD66B09"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35D51CAD"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center"/>
            <w:hideMark/>
          </w:tcPr>
          <w:p w14:paraId="4BB9DB9C"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-7.746</w:t>
            </w:r>
          </w:p>
        </w:tc>
        <w:tc>
          <w:tcPr>
            <w:tcW w:w="1074" w:type="dxa"/>
            <w:shd w:val="clear" w:color="auto" w:fill="FFFFFF"/>
            <w:tcMar>
              <w:top w:w="75" w:type="dxa"/>
              <w:left w:w="75" w:type="dxa"/>
              <w:bottom w:w="75" w:type="dxa"/>
              <w:right w:w="75" w:type="dxa"/>
            </w:tcMar>
            <w:vAlign w:val="center"/>
            <w:hideMark/>
          </w:tcPr>
          <w:p w14:paraId="342AC37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-10.588</w:t>
            </w:r>
          </w:p>
        </w:tc>
        <w:tc>
          <w:tcPr>
            <w:tcW w:w="1175" w:type="dxa"/>
            <w:shd w:val="clear" w:color="auto" w:fill="FFFFFF"/>
            <w:tcMar>
              <w:top w:w="75" w:type="dxa"/>
              <w:left w:w="75" w:type="dxa"/>
              <w:bottom w:w="75" w:type="dxa"/>
              <w:right w:w="75" w:type="dxa"/>
            </w:tcMar>
            <w:vAlign w:val="center"/>
            <w:hideMark/>
          </w:tcPr>
          <w:p w14:paraId="6798A2BC"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-5.059</w:t>
            </w:r>
          </w:p>
        </w:tc>
        <w:tc>
          <w:tcPr>
            <w:tcW w:w="936" w:type="dxa"/>
            <w:shd w:val="clear" w:color="auto" w:fill="FFFFFF"/>
            <w:tcMar>
              <w:top w:w="75" w:type="dxa"/>
              <w:left w:w="75" w:type="dxa"/>
              <w:bottom w:w="75" w:type="dxa"/>
              <w:right w:w="75" w:type="dxa"/>
            </w:tcMar>
            <w:vAlign w:val="center"/>
            <w:hideMark/>
          </w:tcPr>
          <w:p w14:paraId="65A7FA9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-4.035</w:t>
            </w:r>
          </w:p>
        </w:tc>
        <w:tc>
          <w:tcPr>
            <w:tcW w:w="936" w:type="dxa"/>
            <w:shd w:val="clear" w:color="auto" w:fill="FFFFFF"/>
            <w:tcMar>
              <w:top w:w="75" w:type="dxa"/>
              <w:left w:w="75" w:type="dxa"/>
              <w:bottom w:w="75" w:type="dxa"/>
              <w:right w:w="75" w:type="dxa"/>
            </w:tcMar>
            <w:vAlign w:val="center"/>
            <w:hideMark/>
          </w:tcPr>
          <w:p w14:paraId="784522BB"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4.142</w:t>
            </w:r>
          </w:p>
        </w:tc>
        <w:tc>
          <w:tcPr>
            <w:tcW w:w="1007" w:type="dxa"/>
            <w:shd w:val="clear" w:color="auto" w:fill="FFFFFF"/>
            <w:tcMar>
              <w:top w:w="75" w:type="dxa"/>
              <w:left w:w="75" w:type="dxa"/>
              <w:bottom w:w="75" w:type="dxa"/>
              <w:right w:w="75" w:type="dxa"/>
            </w:tcMar>
            <w:vAlign w:val="center"/>
            <w:hideMark/>
          </w:tcPr>
          <w:p w14:paraId="0F5262C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-26.359</w:t>
            </w:r>
          </w:p>
        </w:tc>
      </w:tr>
      <w:tr w:rsidR="00136C00" w:rsidRPr="00C9087C" w14:paraId="1432B65C" w14:textId="77777777" w:rsidTr="00FE4FC0">
        <w:trPr>
          <w:jc w:val="center"/>
        </w:trPr>
        <w:tc>
          <w:tcPr>
            <w:tcW w:w="1273" w:type="dxa"/>
            <w:tcBorders>
              <w:bottom w:val="single" w:sz="6" w:space="0" w:color="D9D9D9" w:themeColor="background1" w:themeShade="D9"/>
            </w:tcBorders>
            <w:shd w:val="clear" w:color="auto" w:fill="FFFFFF"/>
            <w:tcMar>
              <w:top w:w="75" w:type="dxa"/>
              <w:left w:w="480" w:type="dxa"/>
              <w:bottom w:w="75" w:type="dxa"/>
              <w:right w:w="75" w:type="dxa"/>
            </w:tcMar>
            <w:hideMark/>
          </w:tcPr>
          <w:p w14:paraId="2B3F1945"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2EB93F2A"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13B8F298"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0.210</w:t>
            </w:r>
          </w:p>
        </w:tc>
        <w:tc>
          <w:tcPr>
            <w:tcW w:w="1074"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393F7DDF"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0.084</w:t>
            </w:r>
          </w:p>
        </w:tc>
        <w:tc>
          <w:tcPr>
            <w:tcW w:w="1175"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53CCA6E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0.084</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6D2B01E4"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25F4873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0.954</w:t>
            </w:r>
          </w:p>
        </w:tc>
        <w:tc>
          <w:tcPr>
            <w:tcW w:w="1007"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30F3CE00"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&lt; 0.001</w:t>
            </w:r>
          </w:p>
        </w:tc>
      </w:tr>
      <w:tr w:rsidR="00136C00" w:rsidRPr="00C9087C" w14:paraId="4D094439" w14:textId="77777777" w:rsidTr="00FE4FC0">
        <w:trPr>
          <w:jc w:val="center"/>
        </w:trPr>
        <w:tc>
          <w:tcPr>
            <w:tcW w:w="1273" w:type="dxa"/>
            <w:tcBorders>
              <w:top w:val="single" w:sz="6" w:space="0" w:color="D9D9D9" w:themeColor="background1" w:themeShade="D9"/>
            </w:tcBorders>
            <w:shd w:val="clear" w:color="auto" w:fill="FFFFFF"/>
            <w:tcMar>
              <w:top w:w="75" w:type="dxa"/>
              <w:left w:w="480" w:type="dxa"/>
              <w:bottom w:w="75" w:type="dxa"/>
              <w:right w:w="75" w:type="dxa"/>
            </w:tcMar>
            <w:hideMark/>
          </w:tcPr>
          <w:p w14:paraId="788AB186"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7BC9542B"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75AEE470"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-0.001</w:t>
            </w:r>
          </w:p>
        </w:tc>
        <w:tc>
          <w:tcPr>
            <w:tcW w:w="1074"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517E8F67"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0.064</w:t>
            </w:r>
          </w:p>
        </w:tc>
        <w:tc>
          <w:tcPr>
            <w:tcW w:w="1175"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7F503FDA"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-0.644</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44AE7B7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0.195</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74C27198"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-0.002</w:t>
            </w:r>
          </w:p>
        </w:tc>
        <w:tc>
          <w:tcPr>
            <w:tcW w:w="1007"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628CC25D"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-2.076</w:t>
            </w:r>
          </w:p>
        </w:tc>
      </w:tr>
      <w:tr w:rsidR="00136C00" w:rsidRPr="00C9087C" w14:paraId="259E7DC3" w14:textId="77777777" w:rsidTr="00BB7F60">
        <w:trPr>
          <w:jc w:val="center"/>
        </w:trPr>
        <w:tc>
          <w:tcPr>
            <w:tcW w:w="1273" w:type="dxa"/>
            <w:shd w:val="clear" w:color="auto" w:fill="FFFFFF"/>
            <w:tcMar>
              <w:top w:w="75" w:type="dxa"/>
              <w:left w:w="480" w:type="dxa"/>
              <w:bottom w:w="75" w:type="dxa"/>
              <w:right w:w="75" w:type="dxa"/>
            </w:tcMar>
            <w:hideMark/>
          </w:tcPr>
          <w:p w14:paraId="778B21C2"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shd w:val="clear" w:color="auto" w:fill="FFFFFF"/>
            <w:tcMar>
              <w:top w:w="75" w:type="dxa"/>
              <w:left w:w="75" w:type="dxa"/>
              <w:bottom w:w="75" w:type="dxa"/>
              <w:right w:w="75" w:type="dxa"/>
            </w:tcMar>
            <w:vAlign w:val="center"/>
            <w:hideMark/>
          </w:tcPr>
          <w:p w14:paraId="2F9B14A0"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center"/>
            <w:hideMark/>
          </w:tcPr>
          <w:p w14:paraId="6B730F6B"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-0.144</w:t>
            </w:r>
          </w:p>
        </w:tc>
        <w:tc>
          <w:tcPr>
            <w:tcW w:w="1074" w:type="dxa"/>
            <w:shd w:val="clear" w:color="auto" w:fill="FFFFFF"/>
            <w:tcMar>
              <w:top w:w="75" w:type="dxa"/>
              <w:left w:w="75" w:type="dxa"/>
              <w:bottom w:w="75" w:type="dxa"/>
              <w:right w:w="75" w:type="dxa"/>
            </w:tcMar>
            <w:vAlign w:val="center"/>
            <w:hideMark/>
          </w:tcPr>
          <w:p w14:paraId="38237F2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2.496</w:t>
            </w:r>
          </w:p>
        </w:tc>
        <w:tc>
          <w:tcPr>
            <w:tcW w:w="1175" w:type="dxa"/>
            <w:shd w:val="clear" w:color="auto" w:fill="FFFFFF"/>
            <w:tcMar>
              <w:top w:w="75" w:type="dxa"/>
              <w:left w:w="75" w:type="dxa"/>
              <w:bottom w:w="75" w:type="dxa"/>
              <w:right w:w="75" w:type="dxa"/>
            </w:tcMar>
            <w:vAlign w:val="center"/>
            <w:hideMark/>
          </w:tcPr>
          <w:p w14:paraId="44D19146"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-0.765</w:t>
            </w:r>
          </w:p>
        </w:tc>
        <w:tc>
          <w:tcPr>
            <w:tcW w:w="936" w:type="dxa"/>
            <w:shd w:val="clear" w:color="auto" w:fill="FFFFFF"/>
            <w:tcMar>
              <w:top w:w="75" w:type="dxa"/>
              <w:left w:w="75" w:type="dxa"/>
              <w:bottom w:w="75" w:type="dxa"/>
              <w:right w:w="75" w:type="dxa"/>
            </w:tcMar>
            <w:vAlign w:val="center"/>
            <w:hideMark/>
          </w:tcPr>
          <w:p w14:paraId="36BEF44F"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4.410</w:t>
            </w:r>
          </w:p>
        </w:tc>
        <w:tc>
          <w:tcPr>
            <w:tcW w:w="936" w:type="dxa"/>
            <w:shd w:val="clear" w:color="auto" w:fill="FFFFFF"/>
            <w:tcMar>
              <w:top w:w="75" w:type="dxa"/>
              <w:left w:w="75" w:type="dxa"/>
              <w:bottom w:w="75" w:type="dxa"/>
              <w:right w:w="75" w:type="dxa"/>
            </w:tcMar>
            <w:vAlign w:val="center"/>
            <w:hideMark/>
          </w:tcPr>
          <w:p w14:paraId="56AF5849"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-0.158</w:t>
            </w:r>
          </w:p>
        </w:tc>
        <w:tc>
          <w:tcPr>
            <w:tcW w:w="1007" w:type="dxa"/>
            <w:shd w:val="clear" w:color="auto" w:fill="FFFFFF"/>
            <w:tcMar>
              <w:top w:w="75" w:type="dxa"/>
              <w:left w:w="75" w:type="dxa"/>
              <w:bottom w:w="75" w:type="dxa"/>
              <w:right w:w="75" w:type="dxa"/>
            </w:tcMar>
            <w:vAlign w:val="center"/>
            <w:hideMark/>
          </w:tcPr>
          <w:p w14:paraId="1FDABD57"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-1.986</w:t>
            </w:r>
          </w:p>
        </w:tc>
      </w:tr>
      <w:tr w:rsidR="00136C00" w:rsidRPr="00C9087C" w14:paraId="1BE103C2" w14:textId="77777777" w:rsidTr="00BB7F60">
        <w:trPr>
          <w:jc w:val="center"/>
        </w:trPr>
        <w:tc>
          <w:tcPr>
            <w:tcW w:w="1273" w:type="dxa"/>
            <w:tcBorders>
              <w:bottom w:val="single" w:sz="2" w:space="0" w:color="auto"/>
            </w:tcBorders>
            <w:shd w:val="clear" w:color="auto" w:fill="FFFFFF"/>
            <w:tcMar>
              <w:top w:w="75" w:type="dxa"/>
              <w:left w:w="480" w:type="dxa"/>
              <w:bottom w:w="75" w:type="dxa"/>
              <w:right w:w="75" w:type="dxa"/>
            </w:tcMar>
            <w:hideMark/>
          </w:tcPr>
          <w:p w14:paraId="4C4B5C6F"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bottom w:val="single" w:sz="2" w:space="0" w:color="auto"/>
            </w:tcBorders>
            <w:shd w:val="clear" w:color="auto" w:fill="FFFFFF"/>
            <w:tcMar>
              <w:top w:w="75" w:type="dxa"/>
              <w:left w:w="75" w:type="dxa"/>
              <w:bottom w:w="75" w:type="dxa"/>
              <w:right w:w="75" w:type="dxa"/>
            </w:tcMar>
            <w:vAlign w:val="center"/>
            <w:hideMark/>
          </w:tcPr>
          <w:p w14:paraId="0225E9D1"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2" w:space="0" w:color="auto"/>
            </w:tcBorders>
            <w:shd w:val="clear" w:color="auto" w:fill="FFFFFF"/>
            <w:tcMar>
              <w:top w:w="75" w:type="dxa"/>
              <w:left w:w="75" w:type="dxa"/>
              <w:bottom w:w="75" w:type="dxa"/>
              <w:right w:w="75" w:type="dxa"/>
            </w:tcMar>
            <w:vAlign w:val="center"/>
            <w:hideMark/>
          </w:tcPr>
          <w:p w14:paraId="0387A217"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74" w:type="dxa"/>
            <w:tcBorders>
              <w:bottom w:val="single" w:sz="2" w:space="0" w:color="auto"/>
            </w:tcBorders>
            <w:shd w:val="clear" w:color="auto" w:fill="FFFFFF"/>
            <w:tcMar>
              <w:top w:w="75" w:type="dxa"/>
              <w:left w:w="75" w:type="dxa"/>
              <w:bottom w:w="75" w:type="dxa"/>
              <w:right w:w="75" w:type="dxa"/>
            </w:tcMar>
            <w:vAlign w:val="center"/>
            <w:hideMark/>
          </w:tcPr>
          <w:p w14:paraId="0561F174"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175" w:type="dxa"/>
            <w:tcBorders>
              <w:bottom w:val="single" w:sz="2" w:space="0" w:color="auto"/>
            </w:tcBorders>
            <w:shd w:val="clear" w:color="auto" w:fill="FFFFFF"/>
            <w:tcMar>
              <w:top w:w="75" w:type="dxa"/>
              <w:left w:w="75" w:type="dxa"/>
              <w:bottom w:w="75" w:type="dxa"/>
              <w:right w:w="75" w:type="dxa"/>
            </w:tcMar>
            <w:vAlign w:val="center"/>
            <w:hideMark/>
          </w:tcPr>
          <w:p w14:paraId="19788FE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936" w:type="dxa"/>
            <w:tcBorders>
              <w:bottom w:val="single" w:sz="2" w:space="0" w:color="auto"/>
            </w:tcBorders>
            <w:shd w:val="clear" w:color="auto" w:fill="FFFFFF"/>
            <w:tcMar>
              <w:top w:w="75" w:type="dxa"/>
              <w:left w:w="75" w:type="dxa"/>
              <w:bottom w:w="75" w:type="dxa"/>
              <w:right w:w="75" w:type="dxa"/>
            </w:tcMar>
            <w:vAlign w:val="center"/>
            <w:hideMark/>
          </w:tcPr>
          <w:p w14:paraId="41345D6B"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0.930</w:t>
            </w:r>
          </w:p>
        </w:tc>
        <w:tc>
          <w:tcPr>
            <w:tcW w:w="936" w:type="dxa"/>
            <w:tcBorders>
              <w:bottom w:val="single" w:sz="2" w:space="0" w:color="auto"/>
            </w:tcBorders>
            <w:shd w:val="clear" w:color="auto" w:fill="FFFFFF"/>
            <w:tcMar>
              <w:top w:w="75" w:type="dxa"/>
              <w:left w:w="75" w:type="dxa"/>
              <w:bottom w:w="75" w:type="dxa"/>
              <w:right w:w="75" w:type="dxa"/>
            </w:tcMar>
            <w:vAlign w:val="center"/>
            <w:hideMark/>
          </w:tcPr>
          <w:p w14:paraId="10F0AB0A"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07" w:type="dxa"/>
            <w:tcBorders>
              <w:bottom w:val="single" w:sz="2" w:space="0" w:color="auto"/>
            </w:tcBorders>
            <w:shd w:val="clear" w:color="auto" w:fill="FFFFFF"/>
            <w:tcMar>
              <w:top w:w="75" w:type="dxa"/>
              <w:left w:w="75" w:type="dxa"/>
              <w:bottom w:w="75" w:type="dxa"/>
              <w:right w:w="75" w:type="dxa"/>
            </w:tcMar>
            <w:vAlign w:val="center"/>
            <w:hideMark/>
          </w:tcPr>
          <w:p w14:paraId="7BDE57F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r>
      <w:tr w:rsidR="00136C00" w:rsidRPr="00C9087C" w14:paraId="2A603A57" w14:textId="77777777" w:rsidTr="00BB7F60">
        <w:trPr>
          <w:jc w:val="center"/>
        </w:trPr>
        <w:tc>
          <w:tcPr>
            <w:tcW w:w="1273" w:type="dxa"/>
            <w:tcBorders>
              <w:top w:val="single" w:sz="2" w:space="0" w:color="auto"/>
            </w:tcBorders>
            <w:shd w:val="clear" w:color="auto" w:fill="FFFFFF"/>
            <w:tcMar>
              <w:top w:w="75" w:type="dxa"/>
              <w:left w:w="75" w:type="dxa"/>
              <w:bottom w:w="75" w:type="dxa"/>
              <w:right w:w="75" w:type="dxa"/>
            </w:tcMar>
            <w:hideMark/>
          </w:tcPr>
          <w:p w14:paraId="2259F455"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b/>
                <w:bCs/>
                <w:sz w:val="20"/>
                <w:szCs w:val="22"/>
              </w:rPr>
              <w:t>2019</w:t>
            </w:r>
          </w:p>
        </w:tc>
        <w:tc>
          <w:tcPr>
            <w:tcW w:w="7903" w:type="dxa"/>
            <w:gridSpan w:val="7"/>
            <w:tcBorders>
              <w:top w:val="single" w:sz="2" w:space="0" w:color="auto"/>
            </w:tcBorders>
            <w:shd w:val="clear" w:color="auto" w:fill="FFFFFF"/>
            <w:vAlign w:val="center"/>
          </w:tcPr>
          <w:p w14:paraId="6FFF25F6" w14:textId="77777777" w:rsidR="00136C00" w:rsidRPr="0058035C" w:rsidRDefault="00136C00" w:rsidP="00136C00">
            <w:pPr>
              <w:spacing w:line="240" w:lineRule="auto"/>
              <w:contextualSpacing w:val="0"/>
              <w:rPr>
                <w:rFonts w:eastAsia="Times New Roman" w:cs="Times New Roman"/>
                <w:sz w:val="20"/>
                <w:szCs w:val="22"/>
              </w:rPr>
            </w:pPr>
          </w:p>
        </w:tc>
      </w:tr>
      <w:tr w:rsidR="00136C00" w:rsidRPr="00C9087C" w14:paraId="0DEB21ED" w14:textId="77777777" w:rsidTr="00BB7F60">
        <w:trPr>
          <w:jc w:val="center"/>
        </w:trPr>
        <w:tc>
          <w:tcPr>
            <w:tcW w:w="1273" w:type="dxa"/>
            <w:shd w:val="clear" w:color="auto" w:fill="FFFFFF"/>
            <w:tcMar>
              <w:top w:w="75" w:type="dxa"/>
              <w:left w:w="480" w:type="dxa"/>
              <w:bottom w:w="75" w:type="dxa"/>
              <w:right w:w="75" w:type="dxa"/>
            </w:tcMar>
            <w:hideMark/>
          </w:tcPr>
          <w:p w14:paraId="48AAEBB4"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602138E6"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shd w:val="clear" w:color="auto" w:fill="FFFFFF"/>
            <w:tcMar>
              <w:top w:w="75" w:type="dxa"/>
              <w:left w:w="75" w:type="dxa"/>
              <w:bottom w:w="75" w:type="dxa"/>
              <w:right w:w="75" w:type="dxa"/>
            </w:tcMar>
            <w:vAlign w:val="center"/>
            <w:hideMark/>
          </w:tcPr>
          <w:p w14:paraId="7590A798"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-0.069</w:t>
            </w:r>
          </w:p>
        </w:tc>
        <w:tc>
          <w:tcPr>
            <w:tcW w:w="1074" w:type="dxa"/>
            <w:shd w:val="clear" w:color="auto" w:fill="FFFFFF"/>
            <w:tcMar>
              <w:top w:w="75" w:type="dxa"/>
              <w:left w:w="75" w:type="dxa"/>
              <w:bottom w:w="75" w:type="dxa"/>
              <w:right w:w="75" w:type="dxa"/>
            </w:tcMar>
            <w:vAlign w:val="center"/>
            <w:hideMark/>
          </w:tcPr>
          <w:p w14:paraId="497A5C78"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-0.083</w:t>
            </w:r>
          </w:p>
        </w:tc>
        <w:tc>
          <w:tcPr>
            <w:tcW w:w="1175" w:type="dxa"/>
            <w:shd w:val="clear" w:color="auto" w:fill="FFFFFF"/>
            <w:tcMar>
              <w:top w:w="75" w:type="dxa"/>
              <w:left w:w="75" w:type="dxa"/>
              <w:bottom w:w="75" w:type="dxa"/>
              <w:right w:w="75" w:type="dxa"/>
            </w:tcMar>
            <w:vAlign w:val="center"/>
            <w:hideMark/>
          </w:tcPr>
          <w:p w14:paraId="763A30F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2.128</w:t>
            </w:r>
          </w:p>
        </w:tc>
        <w:tc>
          <w:tcPr>
            <w:tcW w:w="936" w:type="dxa"/>
            <w:shd w:val="clear" w:color="auto" w:fill="FFFFFF"/>
            <w:tcMar>
              <w:top w:w="75" w:type="dxa"/>
              <w:left w:w="75" w:type="dxa"/>
              <w:bottom w:w="75" w:type="dxa"/>
              <w:right w:w="75" w:type="dxa"/>
            </w:tcMar>
            <w:vAlign w:val="center"/>
            <w:hideMark/>
          </w:tcPr>
          <w:p w14:paraId="3174AD7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-2.024</w:t>
            </w:r>
          </w:p>
        </w:tc>
        <w:tc>
          <w:tcPr>
            <w:tcW w:w="936" w:type="dxa"/>
            <w:shd w:val="clear" w:color="auto" w:fill="FFFFFF"/>
            <w:tcMar>
              <w:top w:w="75" w:type="dxa"/>
              <w:left w:w="75" w:type="dxa"/>
              <w:bottom w:w="75" w:type="dxa"/>
              <w:right w:w="75" w:type="dxa"/>
            </w:tcMar>
            <w:vAlign w:val="center"/>
            <w:hideMark/>
          </w:tcPr>
          <w:p w14:paraId="642EE03A"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0.023</w:t>
            </w:r>
          </w:p>
        </w:tc>
        <w:tc>
          <w:tcPr>
            <w:tcW w:w="1007" w:type="dxa"/>
            <w:shd w:val="clear" w:color="auto" w:fill="FFFFFF"/>
            <w:tcMar>
              <w:top w:w="75" w:type="dxa"/>
              <w:left w:w="75" w:type="dxa"/>
              <w:bottom w:w="75" w:type="dxa"/>
              <w:right w:w="75" w:type="dxa"/>
            </w:tcMar>
            <w:vAlign w:val="center"/>
            <w:hideMark/>
          </w:tcPr>
          <w:p w14:paraId="755D0DE6"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-8.314</w:t>
            </w:r>
          </w:p>
        </w:tc>
      </w:tr>
      <w:tr w:rsidR="00136C00" w:rsidRPr="00C9087C" w14:paraId="4B9F4165" w14:textId="77777777" w:rsidTr="00BB7F60">
        <w:trPr>
          <w:jc w:val="center"/>
        </w:trPr>
        <w:tc>
          <w:tcPr>
            <w:tcW w:w="1273" w:type="dxa"/>
            <w:shd w:val="clear" w:color="auto" w:fill="FFFFFF"/>
            <w:tcMar>
              <w:top w:w="75" w:type="dxa"/>
              <w:left w:w="480" w:type="dxa"/>
              <w:bottom w:w="75" w:type="dxa"/>
              <w:right w:w="75" w:type="dxa"/>
            </w:tcMar>
            <w:hideMark/>
          </w:tcPr>
          <w:p w14:paraId="10812DD5"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shd w:val="clear" w:color="auto" w:fill="FFFFFF"/>
            <w:tcMar>
              <w:top w:w="75" w:type="dxa"/>
              <w:left w:w="75" w:type="dxa"/>
              <w:bottom w:w="75" w:type="dxa"/>
              <w:right w:w="75" w:type="dxa"/>
            </w:tcMar>
            <w:vAlign w:val="center"/>
            <w:hideMark/>
          </w:tcPr>
          <w:p w14:paraId="46C808B7"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center"/>
            <w:hideMark/>
          </w:tcPr>
          <w:p w14:paraId="03032123"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-6.091</w:t>
            </w:r>
          </w:p>
        </w:tc>
        <w:tc>
          <w:tcPr>
            <w:tcW w:w="1074" w:type="dxa"/>
            <w:shd w:val="clear" w:color="auto" w:fill="FFFFFF"/>
            <w:tcMar>
              <w:top w:w="75" w:type="dxa"/>
              <w:left w:w="75" w:type="dxa"/>
              <w:bottom w:w="75" w:type="dxa"/>
              <w:right w:w="75" w:type="dxa"/>
            </w:tcMar>
            <w:vAlign w:val="center"/>
            <w:hideMark/>
          </w:tcPr>
          <w:p w14:paraId="2A1AE839"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-2.539</w:t>
            </w:r>
          </w:p>
        </w:tc>
        <w:tc>
          <w:tcPr>
            <w:tcW w:w="1175" w:type="dxa"/>
            <w:shd w:val="clear" w:color="auto" w:fill="FFFFFF"/>
            <w:tcMar>
              <w:top w:w="75" w:type="dxa"/>
              <w:left w:w="75" w:type="dxa"/>
              <w:bottom w:w="75" w:type="dxa"/>
              <w:right w:w="75" w:type="dxa"/>
            </w:tcMar>
            <w:vAlign w:val="center"/>
            <w:hideMark/>
          </w:tcPr>
          <w:p w14:paraId="654BA880"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2.388</w:t>
            </w:r>
          </w:p>
        </w:tc>
        <w:tc>
          <w:tcPr>
            <w:tcW w:w="936" w:type="dxa"/>
            <w:shd w:val="clear" w:color="auto" w:fill="FFFFFF"/>
            <w:tcMar>
              <w:top w:w="75" w:type="dxa"/>
              <w:left w:w="75" w:type="dxa"/>
              <w:bottom w:w="75" w:type="dxa"/>
              <w:right w:w="75" w:type="dxa"/>
            </w:tcMar>
            <w:vAlign w:val="center"/>
            <w:hideMark/>
          </w:tcPr>
          <w:p w14:paraId="228C268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-21.215</w:t>
            </w:r>
          </w:p>
        </w:tc>
        <w:tc>
          <w:tcPr>
            <w:tcW w:w="936" w:type="dxa"/>
            <w:shd w:val="clear" w:color="auto" w:fill="FFFFFF"/>
            <w:tcMar>
              <w:top w:w="75" w:type="dxa"/>
              <w:left w:w="75" w:type="dxa"/>
              <w:bottom w:w="75" w:type="dxa"/>
              <w:right w:w="75" w:type="dxa"/>
            </w:tcMar>
            <w:vAlign w:val="center"/>
            <w:hideMark/>
          </w:tcPr>
          <w:p w14:paraId="75AE84FE"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3.111</w:t>
            </w:r>
          </w:p>
        </w:tc>
        <w:tc>
          <w:tcPr>
            <w:tcW w:w="1007" w:type="dxa"/>
            <w:shd w:val="clear" w:color="auto" w:fill="FFFFFF"/>
            <w:tcMar>
              <w:top w:w="75" w:type="dxa"/>
              <w:left w:w="75" w:type="dxa"/>
              <w:bottom w:w="75" w:type="dxa"/>
              <w:right w:w="75" w:type="dxa"/>
            </w:tcMar>
            <w:vAlign w:val="center"/>
            <w:hideMark/>
          </w:tcPr>
          <w:p w14:paraId="43310BD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-10.357</w:t>
            </w:r>
          </w:p>
        </w:tc>
      </w:tr>
      <w:tr w:rsidR="00136C00" w:rsidRPr="00C9087C" w14:paraId="7F503159" w14:textId="77777777" w:rsidTr="00FE4FC0">
        <w:trPr>
          <w:jc w:val="center"/>
        </w:trPr>
        <w:tc>
          <w:tcPr>
            <w:tcW w:w="1273" w:type="dxa"/>
            <w:tcBorders>
              <w:bottom w:val="single" w:sz="6" w:space="0" w:color="D9D9D9" w:themeColor="background1" w:themeShade="D9"/>
            </w:tcBorders>
            <w:shd w:val="clear" w:color="auto" w:fill="FFFFFF"/>
            <w:tcMar>
              <w:top w:w="75" w:type="dxa"/>
              <w:left w:w="480" w:type="dxa"/>
              <w:bottom w:w="75" w:type="dxa"/>
              <w:right w:w="75" w:type="dxa"/>
            </w:tcMar>
            <w:hideMark/>
          </w:tcPr>
          <w:p w14:paraId="379C8BD2"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NPT</w:t>
            </w:r>
          </w:p>
        </w:tc>
        <w:tc>
          <w:tcPr>
            <w:tcW w:w="1977"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0BACBFC0"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7D44CEA9"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0.372</w:t>
            </w:r>
          </w:p>
        </w:tc>
        <w:tc>
          <w:tcPr>
            <w:tcW w:w="1074"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53B92626"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175"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00F96A48"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7B6F03E6"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0.006</w:t>
            </w:r>
          </w:p>
        </w:tc>
        <w:tc>
          <w:tcPr>
            <w:tcW w:w="936"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6CF59427"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07" w:type="dxa"/>
            <w:tcBorders>
              <w:bottom w:val="single" w:sz="6" w:space="0" w:color="D9D9D9" w:themeColor="background1" w:themeShade="D9"/>
            </w:tcBorders>
            <w:shd w:val="clear" w:color="auto" w:fill="FFFFFF"/>
            <w:tcMar>
              <w:top w:w="75" w:type="dxa"/>
              <w:left w:w="75" w:type="dxa"/>
              <w:bottom w:w="75" w:type="dxa"/>
              <w:right w:w="75" w:type="dxa"/>
            </w:tcMar>
            <w:vAlign w:val="center"/>
            <w:hideMark/>
          </w:tcPr>
          <w:p w14:paraId="24417C74"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0.498</w:t>
            </w:r>
          </w:p>
        </w:tc>
      </w:tr>
      <w:tr w:rsidR="00136C00" w:rsidRPr="00C9087C" w14:paraId="1B12B48E" w14:textId="77777777" w:rsidTr="00FE4FC0">
        <w:trPr>
          <w:jc w:val="center"/>
        </w:trPr>
        <w:tc>
          <w:tcPr>
            <w:tcW w:w="1273" w:type="dxa"/>
            <w:tcBorders>
              <w:top w:val="single" w:sz="6" w:space="0" w:color="D9D9D9" w:themeColor="background1" w:themeShade="D9"/>
            </w:tcBorders>
            <w:shd w:val="clear" w:color="auto" w:fill="FFFFFF"/>
            <w:tcMar>
              <w:top w:w="75" w:type="dxa"/>
              <w:left w:w="480" w:type="dxa"/>
              <w:bottom w:w="75" w:type="dxa"/>
              <w:right w:w="75" w:type="dxa"/>
            </w:tcMar>
            <w:hideMark/>
          </w:tcPr>
          <w:p w14:paraId="428220E9"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153574F9"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Observed difference</w:t>
            </w:r>
          </w:p>
        </w:tc>
        <w:tc>
          <w:tcPr>
            <w:tcW w:w="798"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3ED51E44"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-0.034</w:t>
            </w:r>
          </w:p>
        </w:tc>
        <w:tc>
          <w:tcPr>
            <w:tcW w:w="1074"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10F6FE2F"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0.012</w:t>
            </w:r>
          </w:p>
        </w:tc>
        <w:tc>
          <w:tcPr>
            <w:tcW w:w="1175"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6E81FEA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0.427</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0C12511D"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0.022</w:t>
            </w:r>
          </w:p>
        </w:tc>
        <w:tc>
          <w:tcPr>
            <w:tcW w:w="936"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35BE8B4B"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-0.001</w:t>
            </w:r>
          </w:p>
        </w:tc>
        <w:tc>
          <w:tcPr>
            <w:tcW w:w="1007" w:type="dxa"/>
            <w:tcBorders>
              <w:top w:val="single" w:sz="6" w:space="0" w:color="D9D9D9" w:themeColor="background1" w:themeShade="D9"/>
            </w:tcBorders>
            <w:shd w:val="clear" w:color="auto" w:fill="FFFFFF"/>
            <w:tcMar>
              <w:top w:w="75" w:type="dxa"/>
              <w:left w:w="75" w:type="dxa"/>
              <w:bottom w:w="75" w:type="dxa"/>
              <w:right w:w="75" w:type="dxa"/>
            </w:tcMar>
            <w:vAlign w:val="center"/>
            <w:hideMark/>
          </w:tcPr>
          <w:p w14:paraId="69F29A34"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-0.668</w:t>
            </w:r>
          </w:p>
        </w:tc>
      </w:tr>
      <w:tr w:rsidR="00136C00" w:rsidRPr="00C9087C" w14:paraId="58B1DB32" w14:textId="77777777" w:rsidTr="0058035C">
        <w:trPr>
          <w:jc w:val="center"/>
        </w:trPr>
        <w:tc>
          <w:tcPr>
            <w:tcW w:w="1273" w:type="dxa"/>
            <w:shd w:val="clear" w:color="auto" w:fill="FFFFFF"/>
            <w:tcMar>
              <w:top w:w="75" w:type="dxa"/>
              <w:left w:w="480" w:type="dxa"/>
              <w:bottom w:w="75" w:type="dxa"/>
              <w:right w:w="75" w:type="dxa"/>
            </w:tcMar>
            <w:hideMark/>
          </w:tcPr>
          <w:p w14:paraId="37A56222"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shd w:val="clear" w:color="auto" w:fill="FFFFFF"/>
            <w:tcMar>
              <w:top w:w="75" w:type="dxa"/>
              <w:left w:w="75" w:type="dxa"/>
              <w:bottom w:w="75" w:type="dxa"/>
              <w:right w:w="75" w:type="dxa"/>
            </w:tcMar>
            <w:vAlign w:val="center"/>
            <w:hideMark/>
          </w:tcPr>
          <w:p w14:paraId="5EB2952E"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OD (%)</w:t>
            </w:r>
          </w:p>
        </w:tc>
        <w:tc>
          <w:tcPr>
            <w:tcW w:w="798" w:type="dxa"/>
            <w:shd w:val="clear" w:color="auto" w:fill="FFFFFF"/>
            <w:tcMar>
              <w:top w:w="75" w:type="dxa"/>
              <w:left w:w="75" w:type="dxa"/>
              <w:bottom w:w="75" w:type="dxa"/>
              <w:right w:w="75" w:type="dxa"/>
            </w:tcMar>
            <w:vAlign w:val="center"/>
            <w:hideMark/>
          </w:tcPr>
          <w:p w14:paraId="0411F5F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-3.269</w:t>
            </w:r>
          </w:p>
        </w:tc>
        <w:tc>
          <w:tcPr>
            <w:tcW w:w="1074" w:type="dxa"/>
            <w:shd w:val="clear" w:color="auto" w:fill="FFFFFF"/>
            <w:tcMar>
              <w:top w:w="75" w:type="dxa"/>
              <w:left w:w="75" w:type="dxa"/>
              <w:bottom w:w="75" w:type="dxa"/>
              <w:right w:w="75" w:type="dxa"/>
            </w:tcMar>
            <w:vAlign w:val="center"/>
            <w:hideMark/>
          </w:tcPr>
          <w:p w14:paraId="40156F3A"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0.494</w:t>
            </w:r>
          </w:p>
        </w:tc>
        <w:tc>
          <w:tcPr>
            <w:tcW w:w="1175" w:type="dxa"/>
            <w:shd w:val="clear" w:color="auto" w:fill="FFFFFF"/>
            <w:tcMar>
              <w:top w:w="75" w:type="dxa"/>
              <w:left w:w="75" w:type="dxa"/>
              <w:bottom w:w="75" w:type="dxa"/>
              <w:right w:w="75" w:type="dxa"/>
            </w:tcMar>
            <w:vAlign w:val="center"/>
            <w:hideMark/>
          </w:tcPr>
          <w:p w14:paraId="1158D8E4"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0.517</w:t>
            </w:r>
          </w:p>
        </w:tc>
        <w:tc>
          <w:tcPr>
            <w:tcW w:w="936" w:type="dxa"/>
            <w:shd w:val="clear" w:color="auto" w:fill="FFFFFF"/>
            <w:tcMar>
              <w:top w:w="75" w:type="dxa"/>
              <w:left w:w="75" w:type="dxa"/>
              <w:bottom w:w="75" w:type="dxa"/>
              <w:right w:w="75" w:type="dxa"/>
            </w:tcMar>
            <w:vAlign w:val="center"/>
            <w:hideMark/>
          </w:tcPr>
          <w:p w14:paraId="18856DFC"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0.491</w:t>
            </w:r>
          </w:p>
        </w:tc>
        <w:tc>
          <w:tcPr>
            <w:tcW w:w="936" w:type="dxa"/>
            <w:shd w:val="clear" w:color="auto" w:fill="FFFFFF"/>
            <w:tcMar>
              <w:top w:w="75" w:type="dxa"/>
              <w:left w:w="75" w:type="dxa"/>
              <w:bottom w:w="75" w:type="dxa"/>
              <w:right w:w="75" w:type="dxa"/>
            </w:tcMar>
            <w:vAlign w:val="center"/>
            <w:hideMark/>
          </w:tcPr>
          <w:p w14:paraId="51D91724"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-0.055</w:t>
            </w:r>
          </w:p>
        </w:tc>
        <w:tc>
          <w:tcPr>
            <w:tcW w:w="1007" w:type="dxa"/>
            <w:shd w:val="clear" w:color="auto" w:fill="FFFFFF"/>
            <w:tcMar>
              <w:top w:w="75" w:type="dxa"/>
              <w:left w:w="75" w:type="dxa"/>
              <w:bottom w:w="75" w:type="dxa"/>
              <w:right w:w="75" w:type="dxa"/>
            </w:tcMar>
            <w:vAlign w:val="center"/>
            <w:hideMark/>
          </w:tcPr>
          <w:p w14:paraId="10599B92"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-0.662</w:t>
            </w:r>
          </w:p>
        </w:tc>
      </w:tr>
      <w:tr w:rsidR="00136C00" w:rsidRPr="00C9087C" w14:paraId="5D6F235B" w14:textId="77777777" w:rsidTr="0058035C">
        <w:trPr>
          <w:jc w:val="center"/>
        </w:trPr>
        <w:tc>
          <w:tcPr>
            <w:tcW w:w="1273" w:type="dxa"/>
            <w:tcBorders>
              <w:bottom w:val="single" w:sz="4" w:space="0" w:color="auto"/>
            </w:tcBorders>
            <w:shd w:val="clear" w:color="auto" w:fill="FFFFFF"/>
            <w:tcMar>
              <w:top w:w="75" w:type="dxa"/>
              <w:left w:w="480" w:type="dxa"/>
              <w:bottom w:w="75" w:type="dxa"/>
              <w:right w:w="75" w:type="dxa"/>
            </w:tcMar>
          </w:tcPr>
          <w:p w14:paraId="3A32FEFB"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PTR</w:t>
            </w:r>
          </w:p>
        </w:tc>
        <w:tc>
          <w:tcPr>
            <w:tcW w:w="1977" w:type="dxa"/>
            <w:tcBorders>
              <w:bottom w:val="single" w:sz="4" w:space="0" w:color="auto"/>
            </w:tcBorders>
            <w:shd w:val="clear" w:color="auto" w:fill="FFFFFF"/>
            <w:tcMar>
              <w:top w:w="75" w:type="dxa"/>
              <w:left w:w="75" w:type="dxa"/>
              <w:bottom w:w="75" w:type="dxa"/>
              <w:right w:w="75" w:type="dxa"/>
            </w:tcMar>
            <w:vAlign w:val="center"/>
          </w:tcPr>
          <w:p w14:paraId="516CB9A6" w14:textId="77777777" w:rsidR="00136C00" w:rsidRPr="0058035C" w:rsidRDefault="00136C00" w:rsidP="00136C00">
            <w:pPr>
              <w:spacing w:line="240" w:lineRule="auto"/>
              <w:contextualSpacing w:val="0"/>
              <w:rPr>
                <w:rFonts w:eastAsia="Times New Roman" w:cs="Times New Roman"/>
                <w:sz w:val="20"/>
                <w:szCs w:val="22"/>
              </w:rPr>
            </w:pPr>
            <w:r w:rsidRPr="0058035C">
              <w:rPr>
                <w:rFonts w:eastAsia="Times New Roman" w:cs="Times New Roman"/>
                <w:sz w:val="20"/>
                <w:szCs w:val="22"/>
              </w:rPr>
              <w:t>p-value</w:t>
            </w:r>
          </w:p>
        </w:tc>
        <w:tc>
          <w:tcPr>
            <w:tcW w:w="798" w:type="dxa"/>
            <w:tcBorders>
              <w:bottom w:val="single" w:sz="4" w:space="0" w:color="auto"/>
            </w:tcBorders>
            <w:shd w:val="clear" w:color="auto" w:fill="FFFFFF"/>
            <w:tcMar>
              <w:top w:w="75" w:type="dxa"/>
              <w:left w:w="75" w:type="dxa"/>
              <w:bottom w:w="75" w:type="dxa"/>
              <w:right w:w="75" w:type="dxa"/>
            </w:tcMar>
            <w:vAlign w:val="center"/>
          </w:tcPr>
          <w:p w14:paraId="531B06AC"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0.024</w:t>
            </w:r>
          </w:p>
        </w:tc>
        <w:tc>
          <w:tcPr>
            <w:tcW w:w="1074" w:type="dxa"/>
            <w:tcBorders>
              <w:bottom w:val="single" w:sz="4" w:space="0" w:color="auto"/>
            </w:tcBorders>
            <w:shd w:val="clear" w:color="auto" w:fill="FFFFFF"/>
            <w:tcMar>
              <w:top w:w="75" w:type="dxa"/>
              <w:left w:w="75" w:type="dxa"/>
              <w:bottom w:w="75" w:type="dxa"/>
              <w:right w:w="75" w:type="dxa"/>
            </w:tcMar>
            <w:vAlign w:val="center"/>
          </w:tcPr>
          <w:p w14:paraId="4EDBC78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175" w:type="dxa"/>
            <w:tcBorders>
              <w:bottom w:val="single" w:sz="4" w:space="0" w:color="auto"/>
            </w:tcBorders>
            <w:shd w:val="clear" w:color="auto" w:fill="FFFFFF"/>
            <w:tcMar>
              <w:top w:w="75" w:type="dxa"/>
              <w:left w:w="75" w:type="dxa"/>
              <w:bottom w:w="75" w:type="dxa"/>
              <w:right w:w="75" w:type="dxa"/>
            </w:tcMar>
            <w:vAlign w:val="center"/>
          </w:tcPr>
          <w:p w14:paraId="60818397"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936" w:type="dxa"/>
            <w:tcBorders>
              <w:bottom w:val="single" w:sz="4" w:space="0" w:color="auto"/>
            </w:tcBorders>
            <w:shd w:val="clear" w:color="auto" w:fill="FFFFFF"/>
            <w:tcMar>
              <w:top w:w="75" w:type="dxa"/>
              <w:left w:w="75" w:type="dxa"/>
              <w:bottom w:w="75" w:type="dxa"/>
              <w:right w:w="75" w:type="dxa"/>
            </w:tcMar>
            <w:vAlign w:val="center"/>
          </w:tcPr>
          <w:p w14:paraId="63A22EFD"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936" w:type="dxa"/>
            <w:tcBorders>
              <w:bottom w:val="single" w:sz="4" w:space="0" w:color="auto"/>
            </w:tcBorders>
            <w:shd w:val="clear" w:color="auto" w:fill="FFFFFF"/>
            <w:tcMar>
              <w:top w:w="75" w:type="dxa"/>
              <w:left w:w="75" w:type="dxa"/>
              <w:bottom w:w="75" w:type="dxa"/>
              <w:right w:w="75" w:type="dxa"/>
            </w:tcMar>
            <w:vAlign w:val="center"/>
          </w:tcPr>
          <w:p w14:paraId="5FF198C5"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c>
          <w:tcPr>
            <w:tcW w:w="1007" w:type="dxa"/>
            <w:tcBorders>
              <w:bottom w:val="single" w:sz="4" w:space="0" w:color="auto"/>
            </w:tcBorders>
            <w:shd w:val="clear" w:color="auto" w:fill="FFFFFF"/>
            <w:tcMar>
              <w:top w:w="75" w:type="dxa"/>
              <w:left w:w="75" w:type="dxa"/>
              <w:bottom w:w="75" w:type="dxa"/>
              <w:right w:w="75" w:type="dxa"/>
            </w:tcMar>
            <w:vAlign w:val="center"/>
          </w:tcPr>
          <w:p w14:paraId="527E96E1" w14:textId="77777777" w:rsidR="00136C00" w:rsidRPr="0058035C" w:rsidRDefault="00136C00" w:rsidP="00136C00">
            <w:pPr>
              <w:spacing w:line="240" w:lineRule="auto"/>
              <w:contextualSpacing w:val="0"/>
              <w:jc w:val="right"/>
              <w:rPr>
                <w:rFonts w:eastAsia="Times New Roman" w:cs="Times New Roman"/>
                <w:sz w:val="20"/>
                <w:szCs w:val="22"/>
              </w:rPr>
            </w:pPr>
            <w:r w:rsidRPr="0058035C">
              <w:rPr>
                <w:rFonts w:eastAsia="Times New Roman" w:cs="Times New Roman"/>
                <w:sz w:val="20"/>
                <w:szCs w:val="22"/>
              </w:rPr>
              <w:t>1.000</w:t>
            </w:r>
          </w:p>
        </w:tc>
      </w:tr>
    </w:tbl>
    <w:p w14:paraId="76C4E92E" w14:textId="15B8F86E" w:rsidR="00136C00" w:rsidRDefault="00136C00" w:rsidP="00136C00">
      <w:pPr>
        <w:pStyle w:val="Heading1"/>
      </w:pPr>
      <w:bookmarkStart w:id="153" w:name="_Toc44506794"/>
      <w:r w:rsidRPr="00A15F5A">
        <w:lastRenderedPageBreak/>
        <w:t xml:space="preserve">Appendix B – </w:t>
      </w:r>
      <w:r>
        <w:t>Gap Analysis</w:t>
      </w:r>
      <w:bookmarkEnd w:id="149"/>
      <w:bookmarkEnd w:id="150"/>
      <w:bookmarkEnd w:id="151"/>
      <w:bookmarkEnd w:id="153"/>
      <w:r w:rsidR="00D81B3F">
        <w:t xml:space="preserve"> of the 2019 North Pacific Observer Program</w:t>
      </w:r>
    </w:p>
    <w:p w14:paraId="7B328650" w14:textId="338D4982" w:rsidR="00136C00" w:rsidRPr="00D15C67" w:rsidRDefault="00136C00" w:rsidP="0058035C">
      <w:pPr>
        <w:pStyle w:val="Heading1"/>
      </w:pPr>
      <w:bookmarkStart w:id="154" w:name="_Toc40293237"/>
      <w:bookmarkStart w:id="155" w:name="_Toc40970351"/>
      <w:r w:rsidRPr="00D15C67">
        <w:t>Introduction</w:t>
      </w:r>
      <w:bookmarkEnd w:id="154"/>
      <w:bookmarkEnd w:id="155"/>
    </w:p>
    <w:p w14:paraId="5C57ADF6" w14:textId="676C3AB8" w:rsidR="00136C00" w:rsidRPr="000C5A3E" w:rsidRDefault="00136C00" w:rsidP="00D15C67">
      <w:pPr>
        <w:pStyle w:val="BodyText"/>
        <w:ind w:firstLine="720"/>
      </w:pPr>
      <w:r w:rsidRPr="000C5A3E">
        <w:t>This analysis evaluate</w:t>
      </w:r>
      <w:r>
        <w:t>s</w:t>
      </w:r>
      <w:r w:rsidRPr="000C5A3E">
        <w:t xml:space="preserve"> the deployment of observers and electronic monitoring (EM) systems within the partial coverage category in the context of </w:t>
      </w:r>
      <w:r>
        <w:t>catch estimation</w:t>
      </w:r>
      <w:r w:rsidRPr="000C5A3E">
        <w:t xml:space="preserve">. Catch estimation relies on representative sampling of fishing activity </w:t>
      </w:r>
      <w:r>
        <w:t>which is</w:t>
      </w:r>
      <w:r w:rsidRPr="000C5A3E">
        <w:t xml:space="preserve"> achieved through random deployment of monitoring coverage. Within the observer and EM pools, fishing trips are randomly selected for monitoring via the Observer Declare and Deploy System (ODDS) at strata-specific trip selection rates. In theory, random trip selection should result in </w:t>
      </w:r>
      <w:r>
        <w:t>proportionate</w:t>
      </w:r>
      <w:r w:rsidRPr="000C5A3E">
        <w:t xml:space="preserve"> deployment of sampling effort</w:t>
      </w:r>
      <w:r>
        <w:t xml:space="preserve"> to all post-strata</w:t>
      </w:r>
      <w:r w:rsidRPr="000C5A3E">
        <w:t xml:space="preserve"> within each stratum, i.e., </w:t>
      </w:r>
      <w:r>
        <w:t xml:space="preserve">monitored trips are distributed similarly to all fishing effort </w:t>
      </w:r>
      <w:r w:rsidRPr="000C5A3E">
        <w:t xml:space="preserve">spatially, temporally, </w:t>
      </w:r>
      <w:r>
        <w:t xml:space="preserve">and </w:t>
      </w:r>
      <w:r w:rsidRPr="000C5A3E">
        <w:t xml:space="preserve">between </w:t>
      </w:r>
      <w:r>
        <w:t>fisheries</w:t>
      </w:r>
      <w:r w:rsidRPr="000C5A3E">
        <w:t xml:space="preserve">. In reality, there are various factors that may cause sampling effort to </w:t>
      </w:r>
      <w:r>
        <w:t>be disproportional to fishing effort</w:t>
      </w:r>
      <w:r w:rsidRPr="000C5A3E">
        <w:t xml:space="preserve"> within a stratum and</w:t>
      </w:r>
      <w:r>
        <w:t xml:space="preserve"> therefore may</w:t>
      </w:r>
      <w:r w:rsidRPr="000C5A3E">
        <w:t xml:space="preserve"> result in a lack of and/or non-representative samples </w:t>
      </w:r>
      <w:r>
        <w:t>f</w:t>
      </w:r>
      <w:r w:rsidRPr="000C5A3E">
        <w:t xml:space="preserve">rom which to generate </w:t>
      </w:r>
      <w:r>
        <w:t xml:space="preserve">catch and discard </w:t>
      </w:r>
      <w:r w:rsidRPr="000C5A3E">
        <w:t xml:space="preserve">estimates. Although observers and EM systems are not </w:t>
      </w:r>
      <w:r>
        <w:t xml:space="preserve">deployed </w:t>
      </w:r>
      <w:r w:rsidRPr="000C5A3E">
        <w:t xml:space="preserve">into </w:t>
      </w:r>
      <w:r>
        <w:t>individual</w:t>
      </w:r>
      <w:r w:rsidRPr="000C5A3E">
        <w:t xml:space="preserve"> fisheries</w:t>
      </w:r>
      <w:r>
        <w:t xml:space="preserve"> within a given stratum</w:t>
      </w:r>
      <w:r w:rsidRPr="000C5A3E">
        <w:t xml:space="preserve">, </w:t>
      </w:r>
      <w:r>
        <w:t xml:space="preserve">by evaluating coverage within post-strata we can better understand some of the departures from expected deployment patterns found in the broader assessment presented in </w:t>
      </w:r>
      <w:r w:rsidR="0029631F">
        <w:t xml:space="preserve">the main </w:t>
      </w:r>
      <w:r w:rsidR="00823ECE">
        <w:t>section of this report</w:t>
      </w:r>
      <w:r w:rsidRPr="000C5A3E">
        <w:t xml:space="preserve">. </w:t>
      </w:r>
    </w:p>
    <w:p w14:paraId="2AB99CCC" w14:textId="77777777" w:rsidR="00136C00" w:rsidRDefault="00136C00" w:rsidP="00D15C67">
      <w:pPr>
        <w:pStyle w:val="BodyText"/>
        <w:ind w:firstLine="720"/>
      </w:pPr>
      <w:r w:rsidRPr="000C5A3E">
        <w:t xml:space="preserve">Although trip selection is a random process, the </w:t>
      </w:r>
      <w:r>
        <w:t>resulting</w:t>
      </w:r>
      <w:r w:rsidRPr="000C5A3E">
        <w:t xml:space="preserve"> sampling effort may not be </w:t>
      </w:r>
      <w:r>
        <w:t>proportionally</w:t>
      </w:r>
      <w:r w:rsidRPr="000C5A3E">
        <w:t xml:space="preserve"> distributed among post-strata due to random chance, </w:t>
      </w:r>
      <w:r>
        <w:t>cancellation policies in the</w:t>
      </w:r>
      <w:r w:rsidRPr="000C5A3E">
        <w:t xml:space="preserve"> ODDS, and/or observer effects. </w:t>
      </w:r>
      <w:r>
        <w:t>For example, m</w:t>
      </w:r>
      <w:r w:rsidRPr="000C5A3E">
        <w:t xml:space="preserve">onitoring coverage can be delayed by logging multiple trips, cancelling trips, and </w:t>
      </w:r>
      <w:r>
        <w:t>i</w:t>
      </w:r>
      <w:r w:rsidRPr="000C5A3E">
        <w:t>nherit</w:t>
      </w:r>
      <w:r>
        <w:t>ing monitoring coverage from cancellation of selected</w:t>
      </w:r>
      <w:r w:rsidRPr="000C5A3E">
        <w:t xml:space="preserve"> trips. </w:t>
      </w:r>
      <w:r>
        <w:t>In addition</w:t>
      </w:r>
      <w:r w:rsidRPr="000C5A3E">
        <w:t>, fishing activity may be influenced by selection statu</w:t>
      </w:r>
      <w:r>
        <w:t>s with monitored trips having different</w:t>
      </w:r>
      <w:r w:rsidRPr="000C5A3E">
        <w:t xml:space="preserve"> duration, location, or target </w:t>
      </w:r>
      <w:r>
        <w:t>species than unmonitored t</w:t>
      </w:r>
      <w:r w:rsidRPr="000C5A3E">
        <w:t>rip</w:t>
      </w:r>
      <w:r>
        <w:t>s. These factors can potentially result in spatiotemporal differences between monitored trips and cause catch estimates to extrapolate from data pooled at coarser spatiotemporal scales.</w:t>
      </w:r>
    </w:p>
    <w:p w14:paraId="2DC0FD33" w14:textId="4F2B5B5A" w:rsidR="00136C00" w:rsidRPr="000C5A3E" w:rsidRDefault="00136C00" w:rsidP="00D15C67">
      <w:pPr>
        <w:pStyle w:val="BodyText"/>
        <w:ind w:firstLine="720"/>
      </w:pPr>
      <w:r>
        <w:lastRenderedPageBreak/>
        <w:t xml:space="preserve">In this appendix, we examine the patterns of observer and EM coverage relative to total fishing activity at a finer scale than presented in </w:t>
      </w:r>
      <w:r w:rsidR="0029631F">
        <w:t xml:space="preserve">the main </w:t>
      </w:r>
      <w:r w:rsidR="00967972">
        <w:t>section of this report</w:t>
      </w:r>
      <w:r>
        <w:t xml:space="preserve">. Results here are intended to provide additional detail to some of the </w:t>
      </w:r>
      <w:r w:rsidR="0058035C">
        <w:t>earlier</w:t>
      </w:r>
      <w:r>
        <w:t xml:space="preserve"> findings, however, because these are post-hoc analyses being conducted at a finer scale than overall deployment specified in the </w:t>
      </w:r>
      <w:r w:rsidR="0058035C">
        <w:t xml:space="preserve">2019 </w:t>
      </w:r>
      <w:r>
        <w:t xml:space="preserve">ADP.  </w:t>
      </w:r>
      <w:r w:rsidDel="0058035C">
        <w:t xml:space="preserve">Care should be taken when interpreting the results. </w:t>
      </w:r>
    </w:p>
    <w:p w14:paraId="5FBE651E" w14:textId="77777777" w:rsidR="00136C00" w:rsidRPr="00D15C67" w:rsidRDefault="00136C00" w:rsidP="0058035C">
      <w:pPr>
        <w:pStyle w:val="Heading1"/>
      </w:pPr>
      <w:bookmarkStart w:id="156" w:name="_Toc40293238"/>
      <w:bookmarkStart w:id="157" w:name="_Toc40970352"/>
      <w:r w:rsidRPr="00D15C67">
        <w:t>Methods</w:t>
      </w:r>
      <w:bookmarkEnd w:id="156"/>
      <w:bookmarkEnd w:id="157"/>
    </w:p>
    <w:p w14:paraId="263A16B4" w14:textId="0F67F712" w:rsidR="00136C00" w:rsidRDefault="00136C00" w:rsidP="00D15C67">
      <w:pPr>
        <w:pStyle w:val="BodyText"/>
        <w:ind w:firstLine="720"/>
      </w:pPr>
      <w:r w:rsidRPr="000C5A3E">
        <w:t>The methods used in this analysis are similar to those employed in the gap analysis in Appendix C of the 2020 Draft Annual Deployment Plan</w:t>
      </w:r>
      <w:r>
        <w:t xml:space="preserve"> </w:t>
      </w:r>
      <w:r w:rsidRPr="00C3780F">
        <w:rPr>
          <w:rFonts w:cs="Times New Roman"/>
        </w:rPr>
        <w:t>(ADP, NMFS 201</w:t>
      </w:r>
      <w:r>
        <w:rPr>
          <w:rFonts w:cs="Times New Roman"/>
        </w:rPr>
        <w:t>9)</w:t>
      </w:r>
      <w:r w:rsidRPr="000C5A3E">
        <w:t xml:space="preserve">. Partial coverage fishing effort data from 2019 was used </w:t>
      </w:r>
      <w:r>
        <w:t>in conjunction with a</w:t>
      </w:r>
      <w:r w:rsidRPr="000C5A3E">
        <w:t xml:space="preserve"> simplified version of the Catch Account System’s (CAS) </w:t>
      </w:r>
      <w:r>
        <w:t>post-stratification process to quantify the degree to which data from monitored trips are available within specified spatiotemporal distances to unmonitored</w:t>
      </w:r>
      <w:r w:rsidRPr="000C5A3E">
        <w:t xml:space="preserve"> fishing trips. </w:t>
      </w:r>
      <w:r>
        <w:t xml:space="preserve">In general, the larger the distance, the greater the potential for problematic gaps (sparse or no data collected) within a given spatiotemporal bin (e.g., post-strata in CAS or data groupings used within stock assessments). </w:t>
      </w:r>
    </w:p>
    <w:p w14:paraId="1D85B2F6" w14:textId="77777777" w:rsidR="00136C00" w:rsidRDefault="00136C00" w:rsidP="00D15C67">
      <w:pPr>
        <w:pStyle w:val="BodyText"/>
        <w:ind w:firstLine="720"/>
      </w:pPr>
      <w:r>
        <w:t xml:space="preserve">This analysis included four distinct types of monitoring coverage that are used within and between partial coverage selection pools: 1) Monitored observer pool trips relative to unmonitored observer pool trips (OB-OB),  2) Monitored observer pool trips relative to all zero-selection pool trips (OB-ZE), 3) Monitored EM pool trips relative to unmonitored EM pool trips (EM-EM), and 4) Monitored observer pool trips relative to all EM pool trips (OB-EM, observer data available to support EM monitoring). The OB-OB and EM-EM gap analyses were the focus of this analysis because they most closely describe whether monitored trips are representative of all trips within deployment strata. The OB-ZE and OB-EM analyses were included to assess the availability of observer pool data to other dependent pools. </w:t>
      </w:r>
    </w:p>
    <w:p w14:paraId="2D2F4A5B" w14:textId="77777777" w:rsidR="00136C00" w:rsidRDefault="00136C00" w:rsidP="00D15C67">
      <w:pPr>
        <w:pStyle w:val="BodyText"/>
        <w:ind w:firstLine="720"/>
      </w:pPr>
      <w:r>
        <w:t xml:space="preserve">Post-strata were generally defined by gear type, FMP, tender status, and the dominant species landed (trip target), with exception to the OB-EM analyses, in which tender status was excluded in the </w:t>
      </w:r>
      <w:r>
        <w:lastRenderedPageBreak/>
        <w:t>post-strata definition. This was done to mimic the post-strata CAS employs to generate discard estimates for the observer, zero-selection, and EM pools (i.e., OB-OB, OB-ZE, and EM-EM) which do not necessarily match those used in average weight estimates applied to EM monitoring (i.e., OB-EM).</w:t>
      </w:r>
    </w:p>
    <w:p w14:paraId="0A444760" w14:textId="68557E01" w:rsidR="00136C00" w:rsidRDefault="00136C00" w:rsidP="00967972">
      <w:pPr>
        <w:pStyle w:val="BodyText"/>
        <w:ind w:firstLine="720"/>
      </w:pPr>
      <w:r>
        <w:t>Within the post-strata of a given stratum, distance categories were defined for each trip as a function of whether the trip was monitored or its proximity to a monitored trip: 1) trip is monitored (MD), 2) nearest monitored trip occurs 15 days before or after the unmonitored trip in the same NMFS area (AD), 3) nearest monitored trip occurs within 45 days before or after the unmonitored trip in the same FMP (FD), or 4) the nearest monitored trip meets none of the other categories and the nearest monitored trip occurs within the same year within either FMP (YD) (</w:t>
      </w:r>
      <w:r>
        <w:rPr>
          <w:highlight w:val="yellow"/>
        </w:rPr>
        <w:fldChar w:fldCharType="begin"/>
      </w:r>
      <w:r>
        <w:instrText xml:space="preserve"> REF _Ref41389646 \h </w:instrText>
      </w:r>
      <w:r>
        <w:rPr>
          <w:highlight w:val="yellow"/>
        </w:rPr>
      </w:r>
      <w:r>
        <w:rPr>
          <w:highlight w:val="yellow"/>
        </w:rPr>
        <w:fldChar w:fldCharType="separate"/>
      </w:r>
      <w:r w:rsidR="00852469" w:rsidRPr="009279A0">
        <w:rPr>
          <w:rFonts w:eastAsia="Calibri" w:cs="Times New Roman"/>
          <w:iCs/>
          <w:szCs w:val="18"/>
        </w:rPr>
        <w:t>Appendix Table B-</w:t>
      </w:r>
      <w:r w:rsidR="00852469" w:rsidRPr="009279A0" w:rsidDel="00F275C8">
        <w:rPr>
          <w:rFonts w:eastAsia="Calibri" w:cs="Times New Roman"/>
          <w:iCs/>
          <w:noProof/>
          <w:szCs w:val="18"/>
        </w:rPr>
        <w:t>1</w:t>
      </w:r>
      <w:r>
        <w:rPr>
          <w:highlight w:val="yellow"/>
        </w:rPr>
        <w:fldChar w:fldCharType="end"/>
      </w:r>
      <w:r>
        <w:t>). After assigning distance categories to all trips within a given post-stratum, a single ‘gap index’ was calculated as a weighted proportion of trips within each of the four distance categories:</w:t>
      </w:r>
    </w:p>
    <w:p w14:paraId="7872D7D5" w14:textId="77777777" w:rsidR="00136C00" w:rsidRPr="00D15C67" w:rsidRDefault="004B5B2C" w:rsidP="00136C00">
      <w:pPr>
        <w:pStyle w:val="BodyText"/>
        <w:rPr>
          <w:rFonts w:eastAsiaTheme="minorEastAsia"/>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MD</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AD</m:t>
                  </m:r>
                </m:sub>
              </m:sSub>
              <m:r>
                <w:rPr>
                  <w:rFonts w:ascii="Cambria Math" w:hAnsi="Cambria Math"/>
                </w:rPr>
                <m:t>×0.75</m:t>
              </m:r>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FD</m:t>
                  </m:r>
                </m:sub>
              </m:sSub>
              <m:r>
                <w:rPr>
                  <w:rFonts w:ascii="Cambria Math" w:hAnsi="Cambria Math"/>
                </w:rPr>
                <m:t>×0.25</m:t>
              </m:r>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YD</m:t>
                  </m:r>
                </m:sub>
              </m:sSub>
              <m:r>
                <w:rPr>
                  <w:rFonts w:ascii="Cambria Math" w:hAnsi="Cambria Math"/>
                </w:rPr>
                <m:t>×0</m:t>
              </m:r>
            </m:e>
          </m:d>
        </m:oMath>
      </m:oMathPara>
    </w:p>
    <w:p w14:paraId="68CEFBCA" w14:textId="77777777" w:rsidR="00136C00" w:rsidRDefault="00136C00" w:rsidP="00136C00">
      <w:pPr>
        <w:pStyle w:val="BodyText"/>
      </w:pPr>
      <w:r w:rsidRPr="000C5A3E">
        <w:rPr>
          <w:rFonts w:eastAsiaTheme="minorEastAsia"/>
        </w:rPr>
        <w:t xml:space="preserve">where </w:t>
      </w:r>
      <w:r w:rsidRPr="00C15481">
        <w:rPr>
          <w:rFonts w:eastAsiaTheme="minorEastAsia"/>
          <w:i/>
        </w:rPr>
        <w:t>G</w:t>
      </w:r>
      <w:r w:rsidRPr="00C15481">
        <w:rPr>
          <w:rFonts w:eastAsiaTheme="minorEastAsia"/>
          <w:i/>
          <w:vertAlign w:val="subscript"/>
        </w:rPr>
        <w:t>D</w:t>
      </w:r>
      <w:r w:rsidRPr="000C5A3E">
        <w:rPr>
          <w:rFonts w:eastAsiaTheme="minorEastAsia"/>
        </w:rPr>
        <w:t xml:space="preserve"> is the gap index for a given post-stratum </w:t>
      </w:r>
      <w:r w:rsidRPr="006E58FE">
        <w:rPr>
          <w:rFonts w:eastAsiaTheme="minorEastAsia"/>
          <w:i/>
        </w:rPr>
        <w:t>D</w:t>
      </w:r>
      <w:r w:rsidRPr="000C5A3E">
        <w:rPr>
          <w:rFonts w:eastAsiaTheme="minorEastAsia"/>
        </w:rPr>
        <w:t xml:space="preserve"> and </w:t>
      </w:r>
      <w:r w:rsidRPr="006E58FE">
        <w:rPr>
          <w:rFonts w:eastAsiaTheme="minorEastAsia"/>
          <w:i/>
        </w:rPr>
        <w:t>P</w:t>
      </w:r>
      <w:r w:rsidRPr="006E58FE">
        <w:rPr>
          <w:rFonts w:eastAsiaTheme="minorEastAsia"/>
          <w:i/>
          <w:vertAlign w:val="subscript"/>
        </w:rPr>
        <w:t>MD</w:t>
      </w:r>
      <w:r w:rsidRPr="000C5A3E">
        <w:rPr>
          <w:rFonts w:eastAsiaTheme="minorEastAsia"/>
        </w:rPr>
        <w:t xml:space="preserve">, </w:t>
      </w:r>
      <w:r w:rsidRPr="006E58FE">
        <w:rPr>
          <w:rFonts w:eastAsiaTheme="minorEastAsia"/>
          <w:i/>
        </w:rPr>
        <w:t>P</w:t>
      </w:r>
      <w:r w:rsidRPr="006E58FE">
        <w:rPr>
          <w:rFonts w:eastAsiaTheme="minorEastAsia"/>
          <w:i/>
          <w:vertAlign w:val="subscript"/>
        </w:rPr>
        <w:t>AD</w:t>
      </w:r>
      <w:r w:rsidRPr="000C5A3E">
        <w:rPr>
          <w:rFonts w:eastAsiaTheme="minorEastAsia"/>
        </w:rPr>
        <w:t xml:space="preserve">, </w:t>
      </w:r>
      <w:r w:rsidRPr="006E58FE">
        <w:rPr>
          <w:rFonts w:eastAsiaTheme="minorEastAsia"/>
          <w:i/>
        </w:rPr>
        <w:t>P</w:t>
      </w:r>
      <w:r w:rsidRPr="006E58FE">
        <w:rPr>
          <w:rFonts w:eastAsiaTheme="minorEastAsia"/>
          <w:i/>
          <w:vertAlign w:val="subscript"/>
        </w:rPr>
        <w:t>FD</w:t>
      </w:r>
      <w:r w:rsidRPr="000C5A3E">
        <w:rPr>
          <w:rFonts w:eastAsiaTheme="minorEastAsia"/>
        </w:rPr>
        <w:t xml:space="preserve">, and </w:t>
      </w:r>
      <w:r w:rsidRPr="006E58FE">
        <w:rPr>
          <w:rFonts w:eastAsiaTheme="minorEastAsia"/>
          <w:i/>
        </w:rPr>
        <w:t>P</w:t>
      </w:r>
      <w:r w:rsidRPr="006E58FE">
        <w:rPr>
          <w:rFonts w:eastAsiaTheme="minorEastAsia"/>
          <w:i/>
          <w:vertAlign w:val="subscript"/>
        </w:rPr>
        <w:t>YD</w:t>
      </w:r>
      <w:r w:rsidRPr="000C5A3E">
        <w:rPr>
          <w:rFonts w:eastAsiaTheme="minorEastAsia"/>
        </w:rPr>
        <w:t xml:space="preserve"> are the proportions of trips in each </w:t>
      </w:r>
      <w:r>
        <w:rPr>
          <w:rFonts w:eastAsiaTheme="minorEastAsia"/>
        </w:rPr>
        <w:t xml:space="preserve">distance category. </w:t>
      </w:r>
      <w:r>
        <w:t>The weights for the distance categories are arbitrary but were specified to provide separation between the AD distance category to the FD and YD categories that aids in interpreting whether or not a post-stratum has adequate coverage for generating area-level estimates. The gap index represents an overall measure of the spatiotemporal availability of monitoring data within a given post-stratum.</w:t>
      </w:r>
    </w:p>
    <w:p w14:paraId="679E667F" w14:textId="343295FB" w:rsidR="00136C00" w:rsidRPr="006E58FE" w:rsidRDefault="00136C00" w:rsidP="00D15C67">
      <w:pPr>
        <w:pStyle w:val="BodyText"/>
        <w:ind w:firstLine="720"/>
        <w:rPr>
          <w:rFonts w:eastAsiaTheme="minorEastAsia"/>
        </w:rPr>
      </w:pPr>
      <w:r>
        <w:rPr>
          <w:rFonts w:eastAsiaTheme="minorEastAsia"/>
        </w:rPr>
        <w:t>The realized strata-specific deployment rates in 2019 (</w:t>
      </w:r>
      <w:r w:rsidR="0011121D">
        <w:rPr>
          <w:rFonts w:eastAsiaTheme="minorEastAsia"/>
        </w:rPr>
        <w:t>Table 5</w:t>
      </w:r>
      <w:r>
        <w:rPr>
          <w:rFonts w:eastAsiaTheme="minorEastAsia"/>
        </w:rPr>
        <w:t>) were used to</w:t>
      </w:r>
      <w:r w:rsidR="0011121D">
        <w:rPr>
          <w:rFonts w:eastAsiaTheme="minorEastAsia"/>
        </w:rPr>
        <w:t xml:space="preserve"> inform simulated trip deployment.  In trip simulations, </w:t>
      </w:r>
      <w:r w:rsidR="0011121D" w:rsidRPr="00967972">
        <w:rPr>
          <w:rFonts w:eastAsiaTheme="minorEastAsia"/>
          <w:i/>
        </w:rPr>
        <w:t>EM HAL</w:t>
      </w:r>
      <w:r w:rsidR="0011121D">
        <w:rPr>
          <w:rFonts w:eastAsiaTheme="minorEastAsia"/>
        </w:rPr>
        <w:t xml:space="preserve"> and </w:t>
      </w:r>
      <w:r w:rsidR="0011121D" w:rsidRPr="00967972">
        <w:rPr>
          <w:rFonts w:eastAsiaTheme="minorEastAsia"/>
          <w:i/>
        </w:rPr>
        <w:t>EM POT</w:t>
      </w:r>
      <w:r w:rsidR="0011121D">
        <w:rPr>
          <w:rFonts w:eastAsiaTheme="minorEastAsia"/>
        </w:rPr>
        <w:t xml:space="preserve"> trips were pooled to form a single deployment stratum with a selection rate of 32.5% since both of these strat</w:t>
      </w:r>
      <w:r w:rsidR="00B36573">
        <w:rPr>
          <w:rFonts w:eastAsiaTheme="minorEastAsia"/>
        </w:rPr>
        <w:t>a</w:t>
      </w:r>
      <w:r w:rsidR="0011121D">
        <w:rPr>
          <w:rFonts w:eastAsiaTheme="minorEastAsia"/>
        </w:rPr>
        <w:t xml:space="preserve"> rely on the same imputation and catch estimation routines.  Trip simulations were performed </w:t>
      </w:r>
      <w:r>
        <w:rPr>
          <w:rFonts w:eastAsiaTheme="minorEastAsia"/>
        </w:rPr>
        <w:t xml:space="preserve">10,000 times </w:t>
      </w:r>
      <w:r w:rsidR="00E81E24">
        <w:rPr>
          <w:rFonts w:eastAsiaTheme="minorEastAsia"/>
        </w:rPr>
        <w:t xml:space="preserve">(iterations) </w:t>
      </w:r>
      <w:r>
        <w:rPr>
          <w:rFonts w:eastAsiaTheme="minorEastAsia"/>
        </w:rPr>
        <w:t xml:space="preserve">to </w:t>
      </w:r>
      <w:r w:rsidR="00E81E24">
        <w:rPr>
          <w:rFonts w:eastAsiaTheme="minorEastAsia"/>
        </w:rPr>
        <w:t>capture the full suite of possible outcomes expected under the actual deployment rates achieved</w:t>
      </w:r>
      <w:r>
        <w:rPr>
          <w:rFonts w:eastAsiaTheme="minorEastAsia"/>
        </w:rPr>
        <w:t xml:space="preserve">. Gap indices were calculated for each iteration to produce simulated distributions to represent the range of possible outcomes under actual 2019 trip selection rates. For a given post-stratum, the simulated distributions of gap indices were compared to the gap indices resulting from trips that were actually monitored in 2019 (the realized gap </w:t>
      </w:r>
      <w:r>
        <w:rPr>
          <w:rFonts w:eastAsiaTheme="minorEastAsia"/>
        </w:rPr>
        <w:lastRenderedPageBreak/>
        <w:t xml:space="preserve">indices). By calculating the proportion of simulated outcomes that were equal to or more extreme than the realized outcomes, post-strata with unlikely outcomes were identified. </w:t>
      </w:r>
    </w:p>
    <w:p w14:paraId="42CF087A" w14:textId="77777777" w:rsidR="00136C00" w:rsidRPr="00D15C67" w:rsidRDefault="00136C00" w:rsidP="0058035C">
      <w:pPr>
        <w:pStyle w:val="Heading1"/>
      </w:pPr>
      <w:bookmarkStart w:id="158" w:name="_Toc40293239"/>
      <w:bookmarkStart w:id="159" w:name="_Toc40970353"/>
      <w:r w:rsidRPr="00D15C67">
        <w:t>Results</w:t>
      </w:r>
      <w:bookmarkEnd w:id="158"/>
      <w:bookmarkEnd w:id="159"/>
    </w:p>
    <w:p w14:paraId="1B851135" w14:textId="4E0662E2" w:rsidR="00136C00" w:rsidRPr="000C5A3E" w:rsidRDefault="00136C00" w:rsidP="00D15C67">
      <w:pPr>
        <w:pStyle w:val="BodyText"/>
        <w:ind w:firstLine="720"/>
      </w:pPr>
      <w:r w:rsidRPr="000C5A3E">
        <w:t>Results of the gap analyses are presented in</w:t>
      </w:r>
      <w:r>
        <w:t xml:space="preserve"> Appendix Table B-2</w:t>
      </w:r>
      <w:r w:rsidRPr="000C5A3E">
        <w:t>. Summaries of key results are prese</w:t>
      </w:r>
      <w:r>
        <w:t xml:space="preserve">nted by deployment strata below. Graphic depictions of realized coverage are presented in </w:t>
      </w:r>
      <w:r>
        <w:rPr>
          <w:highlight w:val="yellow"/>
        </w:rPr>
        <w:fldChar w:fldCharType="begin"/>
      </w:r>
      <w:r>
        <w:instrText xml:space="preserve"> REF _Ref41390404 \h </w:instrText>
      </w:r>
      <w:r>
        <w:rPr>
          <w:highlight w:val="yellow"/>
        </w:rPr>
        <w:instrText xml:space="preserve"> \* MERGEFORMAT </w:instrText>
      </w:r>
      <w:r>
        <w:rPr>
          <w:highlight w:val="yellow"/>
        </w:rPr>
      </w:r>
      <w:r>
        <w:rPr>
          <w:highlight w:val="yellow"/>
        </w:rPr>
        <w:fldChar w:fldCharType="separate"/>
      </w:r>
      <w:r w:rsidR="00967972">
        <w:t>Appendix Figure B-</w:t>
      </w:r>
      <w:r>
        <w:rPr>
          <w:noProof/>
        </w:rPr>
        <w:t>3</w:t>
      </w:r>
      <w:r>
        <w:rPr>
          <w:highlight w:val="yellow"/>
        </w:rPr>
        <w:fldChar w:fldCharType="end"/>
      </w:r>
      <w:r>
        <w:t xml:space="preserve"> through </w:t>
      </w:r>
      <w:r>
        <w:rPr>
          <w:highlight w:val="yellow"/>
        </w:rPr>
        <w:fldChar w:fldCharType="begin"/>
      </w:r>
      <w:r>
        <w:instrText xml:space="preserve"> REF _Ref41390419 \h </w:instrText>
      </w:r>
      <w:r>
        <w:rPr>
          <w:highlight w:val="yellow"/>
        </w:rPr>
        <w:instrText xml:space="preserve"> \* MERGEFORMAT </w:instrText>
      </w:r>
      <w:r>
        <w:rPr>
          <w:highlight w:val="yellow"/>
        </w:rPr>
      </w:r>
      <w:r>
        <w:rPr>
          <w:highlight w:val="yellow"/>
        </w:rPr>
        <w:fldChar w:fldCharType="separate"/>
      </w:r>
      <w:r w:rsidR="00852469" w:rsidRPr="00867BFF">
        <w:t>Appendix Figure B-7</w:t>
      </w:r>
      <w:r>
        <w:rPr>
          <w:highlight w:val="yellow"/>
        </w:rPr>
        <w:fldChar w:fldCharType="end"/>
      </w:r>
      <w:r>
        <w:t xml:space="preserve"> to illustrate how monitored trips were spatiotemporally distributed between post-strata in 2019 and provide context to the acquire gap indices. </w:t>
      </w:r>
    </w:p>
    <w:p w14:paraId="5AF1CC69" w14:textId="557ECB90" w:rsidR="00136C00" w:rsidRPr="000F5FA8" w:rsidRDefault="00136C00" w:rsidP="0058035C">
      <w:pPr>
        <w:pStyle w:val="Heading2"/>
      </w:pPr>
      <w:bookmarkStart w:id="160" w:name="_Toc40970354"/>
      <w:r w:rsidRPr="000F5FA8">
        <w:t>O</w:t>
      </w:r>
      <w:r w:rsidR="00D33698">
        <w:t>bserver Monitored</w:t>
      </w:r>
      <w:r w:rsidRPr="000F5FA8">
        <w:t xml:space="preserve"> Hook-and-line Stratum (HAL)</w:t>
      </w:r>
      <w:bookmarkEnd w:id="160"/>
    </w:p>
    <w:p w14:paraId="093BADCB" w14:textId="3D2D123F" w:rsidR="00136C00" w:rsidRPr="000C5A3E" w:rsidRDefault="00136C00" w:rsidP="00D15C67">
      <w:pPr>
        <w:pStyle w:val="BodyText"/>
        <w:ind w:firstLine="720"/>
      </w:pPr>
      <w:r w:rsidRPr="000C5A3E">
        <w:t xml:space="preserve">The </w:t>
      </w:r>
      <w:r>
        <w:t>OB-OB comparison</w:t>
      </w:r>
      <w:r w:rsidRPr="000C5A3E">
        <w:t xml:space="preserve"> gap ind</w:t>
      </w:r>
      <w:r>
        <w:t xml:space="preserve">ices </w:t>
      </w:r>
      <w:r w:rsidRPr="000C5A3E">
        <w:t>for halibut</w:t>
      </w:r>
      <w:r>
        <w:t>-</w:t>
      </w:r>
      <w:r w:rsidRPr="000C5A3E">
        <w:t xml:space="preserve">target trips in the BSAI was on the low tail of the simulated distribution (3.2% of outcomes </w:t>
      </w:r>
      <w:r>
        <w:t>were at least as extreme</w:t>
      </w:r>
      <w:r w:rsidRPr="000C5A3E">
        <w:t>) but the gap index for halibut</w:t>
      </w:r>
      <w:r>
        <w:t>-</w:t>
      </w:r>
      <w:r w:rsidRPr="000C5A3E">
        <w:t xml:space="preserve">target trips in the GOA was on the high tail of the simulated distribution (8.0% of outcomes were </w:t>
      </w:r>
      <w:r>
        <w:t>at least as extreme</w:t>
      </w:r>
      <w:r w:rsidRPr="000C5A3E">
        <w:t>) (</w:t>
      </w:r>
      <w:r>
        <w:rPr>
          <w:highlight w:val="yellow"/>
        </w:rPr>
        <w:fldChar w:fldCharType="begin"/>
      </w:r>
      <w:r>
        <w:instrText xml:space="preserve"> REF _Ref41390430 \h </w:instrText>
      </w:r>
      <w:r>
        <w:rPr>
          <w:highlight w:val="yellow"/>
        </w:rPr>
        <w:instrText xml:space="preserve"> \* MERGEFORMAT </w:instrText>
      </w:r>
      <w:r>
        <w:rPr>
          <w:highlight w:val="yellow"/>
        </w:rPr>
      </w:r>
      <w:r>
        <w:rPr>
          <w:highlight w:val="yellow"/>
        </w:rPr>
        <w:fldChar w:fldCharType="separate"/>
      </w:r>
      <w:r w:rsidR="00852469" w:rsidRPr="00867BFF">
        <w:t>Appendix Figure B-1</w:t>
      </w:r>
      <w:r>
        <w:rPr>
          <w:highlight w:val="yellow"/>
        </w:rPr>
        <w:fldChar w:fldCharType="end"/>
      </w:r>
      <w:r w:rsidRPr="000C5A3E">
        <w:t xml:space="preserve">). This </w:t>
      </w:r>
      <w:r>
        <w:t>may be due to higher</w:t>
      </w:r>
      <w:r w:rsidRPr="000C5A3E">
        <w:t xml:space="preserve"> realized monitoring rates in the GOA (19.6% of 152 trips) than </w:t>
      </w:r>
      <w:r>
        <w:t xml:space="preserve">in </w:t>
      </w:r>
      <w:r w:rsidRPr="000C5A3E">
        <w:t>the BSAI (16.04% of 187 trips</w:t>
      </w:r>
      <w:r>
        <w:t>) and</w:t>
      </w:r>
      <w:r w:rsidRPr="000C5A3E">
        <w:t xml:space="preserve"> also because there was little monitoring in the Aleutian Island areas resulting in many </w:t>
      </w:r>
      <w:r>
        <w:t xml:space="preserve">trips being categorized in the </w:t>
      </w:r>
      <w:r w:rsidRPr="000C5A3E">
        <w:t xml:space="preserve">FMP-level </w:t>
      </w:r>
      <w:r>
        <w:t>distance category (</w:t>
      </w:r>
      <w:r>
        <w:rPr>
          <w:highlight w:val="yellow"/>
        </w:rPr>
        <w:fldChar w:fldCharType="begin"/>
      </w:r>
      <w:r>
        <w:instrText xml:space="preserve"> REF _Ref41390404 \h </w:instrText>
      </w:r>
      <w:r>
        <w:rPr>
          <w:highlight w:val="yellow"/>
        </w:rPr>
        <w:instrText xml:space="preserve"> \* MERGEFORMAT </w:instrText>
      </w:r>
      <w:r>
        <w:rPr>
          <w:highlight w:val="yellow"/>
        </w:rPr>
      </w:r>
      <w:r>
        <w:rPr>
          <w:highlight w:val="yellow"/>
        </w:rPr>
        <w:fldChar w:fldCharType="separate"/>
      </w:r>
      <w:r>
        <w:t>Append</w:t>
      </w:r>
      <w:r w:rsidR="00967972">
        <w:t>ix Figure B-</w:t>
      </w:r>
      <w:r>
        <w:rPr>
          <w:noProof/>
        </w:rPr>
        <w:t>3</w:t>
      </w:r>
      <w:r>
        <w:rPr>
          <w:highlight w:val="yellow"/>
        </w:rPr>
        <w:fldChar w:fldCharType="end"/>
      </w:r>
      <w:r>
        <w:t>)</w:t>
      </w:r>
      <w:r w:rsidRPr="000C5A3E">
        <w:t>. None of the 27 trips in area 542 were observed, and only 11.29% of the 62 trips in 541 were observed (</w:t>
      </w:r>
      <w:r w:rsidR="00B20EA2">
        <w:rPr>
          <w:highlight w:val="yellow"/>
        </w:rPr>
        <w:fldChar w:fldCharType="begin"/>
      </w:r>
      <w:r w:rsidR="00B20EA2">
        <w:instrText xml:space="preserve"> REF _Ref41390404 \h </w:instrText>
      </w:r>
      <w:r w:rsidR="00B20EA2">
        <w:rPr>
          <w:highlight w:val="yellow"/>
        </w:rPr>
        <w:instrText xml:space="preserve"> \* MERGEFORMAT </w:instrText>
      </w:r>
      <w:r w:rsidR="00B20EA2">
        <w:rPr>
          <w:highlight w:val="yellow"/>
        </w:rPr>
      </w:r>
      <w:r w:rsidR="00B20EA2">
        <w:rPr>
          <w:highlight w:val="yellow"/>
        </w:rPr>
        <w:fldChar w:fldCharType="separate"/>
      </w:r>
      <w:r w:rsidR="00B20EA2" w:rsidRPr="00BB05F2">
        <w:t>Appendix Figure B-3</w:t>
      </w:r>
      <w:r w:rsidR="00B20EA2">
        <w:rPr>
          <w:highlight w:val="yellow"/>
        </w:rPr>
        <w:fldChar w:fldCharType="end"/>
      </w:r>
      <w:r w:rsidR="00B20EA2">
        <w:t xml:space="preserve">, </w:t>
      </w:r>
      <w:r>
        <w:t>Appendix Table B-2)</w:t>
      </w:r>
      <w:r w:rsidRPr="000C5A3E">
        <w:t xml:space="preserve">. In contrast, 28.09% of the 89 trips in area 610 were observed. The elevated </w:t>
      </w:r>
      <w:r>
        <w:t xml:space="preserve">observer </w:t>
      </w:r>
      <w:r w:rsidRPr="000C5A3E">
        <w:t xml:space="preserve">monitoring coverage in GOA </w:t>
      </w:r>
      <w:r>
        <w:t>h</w:t>
      </w:r>
      <w:r w:rsidRPr="000C5A3E">
        <w:t>alibut</w:t>
      </w:r>
      <w:r>
        <w:t>-target trips</w:t>
      </w:r>
      <w:r w:rsidRPr="000C5A3E">
        <w:t xml:space="preserve"> also resulted in unlikely (4.87% outcomes were </w:t>
      </w:r>
      <w:r>
        <w:t>at least as</w:t>
      </w:r>
      <w:r w:rsidRPr="000C5A3E">
        <w:t xml:space="preserve"> extreme) and higher </w:t>
      </w:r>
      <w:r>
        <w:t>OB-</w:t>
      </w:r>
      <w:r w:rsidRPr="000C5A3E">
        <w:t xml:space="preserve">EM </w:t>
      </w:r>
      <w:r>
        <w:t>gap indices (</w:t>
      </w:r>
      <w:r>
        <w:rPr>
          <w:highlight w:val="yellow"/>
        </w:rPr>
        <w:fldChar w:fldCharType="begin"/>
      </w:r>
      <w:r>
        <w:instrText xml:space="preserve"> REF _Ref41390430 \h </w:instrText>
      </w:r>
      <w:r>
        <w:rPr>
          <w:highlight w:val="yellow"/>
        </w:rPr>
        <w:instrText xml:space="preserve"> \* MERGEFORMAT </w:instrText>
      </w:r>
      <w:r>
        <w:rPr>
          <w:highlight w:val="yellow"/>
        </w:rPr>
      </w:r>
      <w:r>
        <w:rPr>
          <w:highlight w:val="yellow"/>
        </w:rPr>
        <w:fldChar w:fldCharType="separate"/>
      </w:r>
      <w:r w:rsidR="00852469" w:rsidRPr="00867BFF">
        <w:t>Appendix Figure B-1</w:t>
      </w:r>
      <w:r>
        <w:rPr>
          <w:highlight w:val="yellow"/>
        </w:rPr>
        <w:fldChar w:fldCharType="end"/>
      </w:r>
      <w:r>
        <w:t xml:space="preserve"> and </w:t>
      </w:r>
      <w:r>
        <w:rPr>
          <w:highlight w:val="yellow"/>
        </w:rPr>
        <w:fldChar w:fldCharType="begin"/>
      </w:r>
      <w:r>
        <w:instrText xml:space="preserve"> REF _Ref41390463 \h </w:instrText>
      </w:r>
      <w:r>
        <w:rPr>
          <w:highlight w:val="yellow"/>
        </w:rPr>
        <w:instrText xml:space="preserve"> \* MERGEFORMAT </w:instrText>
      </w:r>
      <w:r>
        <w:rPr>
          <w:highlight w:val="yellow"/>
        </w:rPr>
      </w:r>
      <w:r>
        <w:rPr>
          <w:highlight w:val="yellow"/>
        </w:rPr>
        <w:fldChar w:fldCharType="separate"/>
      </w:r>
      <w:r w:rsidR="00852469" w:rsidRPr="00867BFF">
        <w:t>Appendix Figure B-6</w:t>
      </w:r>
      <w:r>
        <w:rPr>
          <w:highlight w:val="yellow"/>
        </w:rPr>
        <w:fldChar w:fldCharType="end"/>
      </w:r>
      <w:r>
        <w:t>)</w:t>
      </w:r>
      <w:r w:rsidRPr="000C5A3E">
        <w:t xml:space="preserve">. </w:t>
      </w:r>
    </w:p>
    <w:p w14:paraId="5186E976" w14:textId="56C4BC03" w:rsidR="00136C00" w:rsidRPr="000C5A3E" w:rsidRDefault="00136C00" w:rsidP="00D15C67">
      <w:pPr>
        <w:pStyle w:val="BodyText"/>
        <w:ind w:firstLine="720"/>
      </w:pPr>
      <w:r w:rsidRPr="000C5A3E">
        <w:t>Pacific cod target trips in both the BSAI and GOA had</w:t>
      </w:r>
      <w:r>
        <w:t xml:space="preserve"> </w:t>
      </w:r>
      <w:r w:rsidRPr="000C5A3E">
        <w:t xml:space="preserve">gap indices </w:t>
      </w:r>
      <w:r>
        <w:t>i</w:t>
      </w:r>
      <w:r w:rsidRPr="000C5A3E">
        <w:t xml:space="preserve">n the upper ends of the simulated distributions (11.1% and 14.9% of outcomes were as high or more extreme, respectively). FMP-specific realized </w:t>
      </w:r>
      <w:r>
        <w:t xml:space="preserve">coverage </w:t>
      </w:r>
      <w:r w:rsidRPr="000C5A3E">
        <w:t>rates were higher than the realized rate</w:t>
      </w:r>
      <w:r>
        <w:t xml:space="preserve"> for</w:t>
      </w:r>
      <w:r w:rsidRPr="000C5A3E">
        <w:t xml:space="preserve"> the </w:t>
      </w:r>
      <w:r>
        <w:t xml:space="preserve">hook-and-line </w:t>
      </w:r>
      <w:r w:rsidRPr="000C5A3E">
        <w:t>strat</w:t>
      </w:r>
      <w:r>
        <w:t>um</w:t>
      </w:r>
      <w:r w:rsidRPr="000C5A3E">
        <w:t xml:space="preserve"> </w:t>
      </w:r>
      <w:r>
        <w:t xml:space="preserve">as a whole </w:t>
      </w:r>
      <w:r w:rsidRPr="000C5A3E">
        <w:t xml:space="preserve">(22.2% in the BSAI and 21.3% in the GOA), and further exploratory analyses indicate that the </w:t>
      </w:r>
      <w:r w:rsidRPr="000C5A3E">
        <w:lastRenderedPageBreak/>
        <w:t xml:space="preserve">elevated realized rates were due to a high number of inherited trips that were monitored at the beginning of the year during the </w:t>
      </w:r>
      <w:r>
        <w:t>P</w:t>
      </w:r>
      <w:r w:rsidRPr="000C5A3E">
        <w:t xml:space="preserve">acific cod fishery. </w:t>
      </w:r>
    </w:p>
    <w:p w14:paraId="3FB72DDB" w14:textId="1B0176DC" w:rsidR="00136C00" w:rsidRDefault="00136C00" w:rsidP="00D15C67">
      <w:pPr>
        <w:pStyle w:val="BodyText"/>
        <w:ind w:firstLine="720"/>
      </w:pPr>
      <w:r w:rsidRPr="00BF4E7E">
        <w:t>None of the 10 sablefish target trips in the BSAI were monitored which resulted in a gap index of zero (</w:t>
      </w:r>
      <w:r>
        <w:rPr>
          <w:highlight w:val="yellow"/>
        </w:rPr>
        <w:fldChar w:fldCharType="begin"/>
      </w:r>
      <w:r>
        <w:instrText xml:space="preserve"> REF _Ref41390404 \h </w:instrText>
      </w:r>
      <w:r>
        <w:rPr>
          <w:highlight w:val="yellow"/>
        </w:rPr>
      </w:r>
      <w:r>
        <w:rPr>
          <w:highlight w:val="yellow"/>
        </w:rPr>
        <w:fldChar w:fldCharType="separate"/>
      </w:r>
      <w:r w:rsidR="00852469" w:rsidRPr="009279A0">
        <w:rPr>
          <w:rFonts w:eastAsia="Calibri" w:cs="Times New Roman"/>
          <w:iCs/>
          <w:szCs w:val="18"/>
        </w:rPr>
        <w:t>Appendix Figure B-</w:t>
      </w:r>
      <w:r w:rsidR="00852469">
        <w:rPr>
          <w:rFonts w:eastAsia="Calibri" w:cs="Times New Roman"/>
          <w:iCs/>
          <w:noProof/>
          <w:szCs w:val="18"/>
        </w:rPr>
        <w:t>3</w:t>
      </w:r>
      <w:r>
        <w:rPr>
          <w:highlight w:val="yellow"/>
        </w:rPr>
        <w:fldChar w:fldCharType="end"/>
      </w:r>
      <w:r w:rsidRPr="00BF4E7E">
        <w:t>). However, this outcome was present in 14.2% of simulated iterations</w:t>
      </w:r>
      <w:r w:rsidR="003410F0">
        <w:t>, so it is not wholly unexpected given fishing effort and selection rates achieved.</w:t>
      </w:r>
      <w:r w:rsidRPr="00BF4E7E">
        <w:t xml:space="preserve"> It should be noted that these trips were generally longer in duration (mean of 13.7 days) compared to those in the GOA (mean of 4.6 days). </w:t>
      </w:r>
    </w:p>
    <w:p w14:paraId="0D556787" w14:textId="77777777" w:rsidR="00CB0A55" w:rsidRPr="000F5FA8" w:rsidRDefault="00CB0A55" w:rsidP="00CB0A55">
      <w:pPr>
        <w:pStyle w:val="Heading2"/>
      </w:pPr>
      <w:r w:rsidRPr="000F5FA8">
        <w:t>O</w:t>
      </w:r>
      <w:r>
        <w:t>bserver Monitored</w:t>
      </w:r>
      <w:r w:rsidRPr="000F5FA8">
        <w:t xml:space="preserve"> Pot Stratum (POT – No Tender)</w:t>
      </w:r>
    </w:p>
    <w:p w14:paraId="7532C15E" w14:textId="50E14E4C" w:rsidR="00CB0A55" w:rsidRDefault="00CB0A55" w:rsidP="00CB0A55">
      <w:pPr>
        <w:pStyle w:val="BodyText"/>
        <w:ind w:firstLine="720"/>
      </w:pPr>
      <w:r w:rsidRPr="000C5A3E">
        <w:t xml:space="preserve">The </w:t>
      </w:r>
      <w:r>
        <w:t>realized</w:t>
      </w:r>
      <w:r w:rsidRPr="000C5A3E">
        <w:t xml:space="preserve"> </w:t>
      </w:r>
      <w:r w:rsidR="00843FAA">
        <w:t xml:space="preserve">OB-OB </w:t>
      </w:r>
      <w:r w:rsidRPr="000C5A3E">
        <w:t xml:space="preserve">gap index for BSAI </w:t>
      </w:r>
      <w:r>
        <w:t>P</w:t>
      </w:r>
      <w:r w:rsidRPr="000C5A3E">
        <w:t xml:space="preserve">acific cod target trips was on the low end of the simulated distribution (5.2% of outcomes were </w:t>
      </w:r>
      <w:r>
        <w:t>at least as</w:t>
      </w:r>
      <w:r w:rsidRPr="000C5A3E">
        <w:t xml:space="preserve"> extreme</w:t>
      </w:r>
      <w:r w:rsidR="00843FAA">
        <w:t xml:space="preserve">; </w:t>
      </w:r>
      <w:r>
        <w:rPr>
          <w:highlight w:val="yellow"/>
        </w:rPr>
        <w:fldChar w:fldCharType="begin"/>
      </w:r>
      <w:r>
        <w:instrText xml:space="preserve"> REF _Ref41390735 \h </w:instrText>
      </w:r>
      <w:r>
        <w:rPr>
          <w:highlight w:val="yellow"/>
        </w:rPr>
      </w:r>
      <w:r>
        <w:rPr>
          <w:highlight w:val="yellow"/>
        </w:rPr>
        <w:fldChar w:fldCharType="separate"/>
      </w:r>
      <w:r w:rsidR="00852469" w:rsidRPr="009279A0">
        <w:rPr>
          <w:rFonts w:eastAsia="Calibri" w:cs="Times New Roman"/>
          <w:iCs/>
          <w:szCs w:val="18"/>
        </w:rPr>
        <w:t>Appendix Figure B-</w:t>
      </w:r>
      <w:r w:rsidR="00852469">
        <w:rPr>
          <w:rFonts w:eastAsia="Calibri" w:cs="Times New Roman"/>
          <w:iCs/>
          <w:noProof/>
          <w:szCs w:val="18"/>
        </w:rPr>
        <w:t>2</w:t>
      </w:r>
      <w:r>
        <w:rPr>
          <w:highlight w:val="yellow"/>
        </w:rPr>
        <w:fldChar w:fldCharType="end"/>
      </w:r>
      <w:r w:rsidRPr="000C5A3E">
        <w:t xml:space="preserve">). </w:t>
      </w:r>
      <w:r>
        <w:t>However,</w:t>
      </w:r>
      <w:r w:rsidRPr="000C5A3E">
        <w:t xml:space="preserve"> the FMP-specific realized monitoring rate of 15.6% </w:t>
      </w:r>
      <w:r>
        <w:t xml:space="preserve">for this post-stratum was </w:t>
      </w:r>
      <w:r w:rsidRPr="000C5A3E">
        <w:t>higher than the strata-specific realized monitoring rate of 14.0%, suggest</w:t>
      </w:r>
      <w:r>
        <w:t>ing</w:t>
      </w:r>
      <w:r w:rsidRPr="000C5A3E">
        <w:t xml:space="preserve"> that monitoring coverage was not </w:t>
      </w:r>
      <w:r>
        <w:t>proportionately</w:t>
      </w:r>
      <w:r w:rsidRPr="000C5A3E">
        <w:t xml:space="preserve"> </w:t>
      </w:r>
      <w:r w:rsidR="00E9578E">
        <w:t>distributed in time and space. As evidence, n</w:t>
      </w:r>
      <w:r w:rsidRPr="000C5A3E">
        <w:t xml:space="preserve">one of the 12 trips in area 516 were monitored (i.e., and therefore were </w:t>
      </w:r>
      <w:r>
        <w:t xml:space="preserve">assigned to the </w:t>
      </w:r>
      <w:r w:rsidRPr="000C5A3E">
        <w:t>FMP-level</w:t>
      </w:r>
      <w:r>
        <w:t xml:space="preserve"> distance category</w:t>
      </w:r>
      <w:r w:rsidRPr="000C5A3E">
        <w:t xml:space="preserve">) and only 1 of 39 trips in area 509 were observed in the latter half of the year that resulted in 30 of those trips </w:t>
      </w:r>
      <w:r>
        <w:t xml:space="preserve">being assigned to the </w:t>
      </w:r>
      <w:r w:rsidRPr="000C5A3E">
        <w:t xml:space="preserve">FMP-level </w:t>
      </w:r>
      <w:r>
        <w:t xml:space="preserve">distance category </w:t>
      </w:r>
      <w:r w:rsidRPr="000C5A3E">
        <w:t>(</w:t>
      </w:r>
      <w:r>
        <w:rPr>
          <w:highlight w:val="yellow"/>
        </w:rPr>
        <w:fldChar w:fldCharType="begin"/>
      </w:r>
      <w:r>
        <w:instrText xml:space="preserve"> REF _Ref41390742 \h </w:instrText>
      </w:r>
      <w:r>
        <w:rPr>
          <w:highlight w:val="yellow"/>
        </w:rPr>
      </w:r>
      <w:r>
        <w:rPr>
          <w:highlight w:val="yellow"/>
        </w:rPr>
        <w:fldChar w:fldCharType="separate"/>
      </w:r>
      <w:r w:rsidR="00852469" w:rsidRPr="009279A0">
        <w:rPr>
          <w:rFonts w:eastAsia="Calibri" w:cs="Times New Roman"/>
          <w:iCs/>
          <w:szCs w:val="18"/>
        </w:rPr>
        <w:t>Appendix Figure B-</w:t>
      </w:r>
      <w:r w:rsidR="00852469">
        <w:rPr>
          <w:rFonts w:eastAsia="Calibri" w:cs="Times New Roman"/>
          <w:iCs/>
          <w:noProof/>
          <w:szCs w:val="18"/>
        </w:rPr>
        <w:t>4</w:t>
      </w:r>
      <w:r>
        <w:rPr>
          <w:highlight w:val="yellow"/>
        </w:rPr>
        <w:fldChar w:fldCharType="end"/>
      </w:r>
      <w:r>
        <w:t xml:space="preserve">). </w:t>
      </w:r>
    </w:p>
    <w:p w14:paraId="71670A2A" w14:textId="3490A350" w:rsidR="00136C00" w:rsidRPr="00BF4E7E" w:rsidRDefault="00D33698" w:rsidP="0058035C">
      <w:pPr>
        <w:pStyle w:val="Heading2"/>
      </w:pPr>
      <w:r w:rsidRPr="00BF4E7E">
        <w:t>O</w:t>
      </w:r>
      <w:r>
        <w:t>bserver Monitored</w:t>
      </w:r>
      <w:r w:rsidRPr="00BF4E7E">
        <w:t xml:space="preserve"> </w:t>
      </w:r>
      <w:r w:rsidR="00136C00" w:rsidRPr="00BF4E7E">
        <w:t>Trawl Stratum (TRW)</w:t>
      </w:r>
    </w:p>
    <w:p w14:paraId="18FDE4C5" w14:textId="2BB73CB4" w:rsidR="00136C00" w:rsidRPr="000C5A3E" w:rsidRDefault="00136C00" w:rsidP="00D15C67">
      <w:pPr>
        <w:pStyle w:val="BodyText"/>
        <w:ind w:firstLine="720"/>
      </w:pPr>
      <w:r w:rsidRPr="00BF4E7E">
        <w:t xml:space="preserve">The realized gap index for GOA arrowtooth-target trips was </w:t>
      </w:r>
      <w:r w:rsidR="003410F0">
        <w:t>less</w:t>
      </w:r>
      <w:r w:rsidRPr="00BF4E7E">
        <w:t xml:space="preserve"> than all </w:t>
      </w:r>
      <w:r w:rsidR="003410F0">
        <w:t xml:space="preserve">gap indices from </w:t>
      </w:r>
      <w:r w:rsidRPr="00BF4E7E">
        <w:t>10,000 simulations, indicating a disproportional distribution of monitoring coverage within the observer trawl stratum (</w:t>
      </w:r>
      <w:r>
        <w:rPr>
          <w:highlight w:val="yellow"/>
        </w:rPr>
        <w:fldChar w:fldCharType="begin"/>
      </w:r>
      <w:r>
        <w:instrText xml:space="preserve"> REF _Ref41390430 \h </w:instrText>
      </w:r>
      <w:r>
        <w:rPr>
          <w:highlight w:val="yellow"/>
        </w:rPr>
        <w:instrText xml:space="preserve"> \* MERGEFORMAT </w:instrText>
      </w:r>
      <w:r>
        <w:rPr>
          <w:highlight w:val="yellow"/>
        </w:rPr>
      </w:r>
      <w:r>
        <w:rPr>
          <w:highlight w:val="yellow"/>
        </w:rPr>
        <w:fldChar w:fldCharType="separate"/>
      </w:r>
      <w:r w:rsidR="00852469" w:rsidRPr="00843FAA">
        <w:t>Appendix Figure B-1</w:t>
      </w:r>
      <w:r>
        <w:rPr>
          <w:highlight w:val="yellow"/>
        </w:rPr>
        <w:fldChar w:fldCharType="end"/>
      </w:r>
      <w:r w:rsidRPr="00BF4E7E">
        <w:t>). The realized monitoring rates for this</w:t>
      </w:r>
      <w:r>
        <w:t xml:space="preserve"> post-stratum </w:t>
      </w:r>
      <w:r w:rsidRPr="000C5A3E">
        <w:t xml:space="preserve">were only 17.2% from 233 trips, </w:t>
      </w:r>
      <w:r>
        <w:t xml:space="preserve">compared to </w:t>
      </w:r>
      <w:r w:rsidRPr="000C5A3E">
        <w:t xml:space="preserve">the realized rate of 25.2% within the </w:t>
      </w:r>
      <w:r w:rsidR="00CB0A55">
        <w:t xml:space="preserve">TRW </w:t>
      </w:r>
      <w:r w:rsidRPr="000C5A3E">
        <w:t>strat</w:t>
      </w:r>
      <w:r>
        <w:t>um</w:t>
      </w:r>
      <w:r w:rsidRPr="000C5A3E">
        <w:t xml:space="preserve">. </w:t>
      </w:r>
      <w:r w:rsidR="009216B2">
        <w:t>GOA arrowtooth-target trips showed patterns a</w:t>
      </w:r>
      <w:r>
        <w:t xml:space="preserve">mong </w:t>
      </w:r>
      <w:r w:rsidRPr="000C5A3E">
        <w:t>NMFS areas</w:t>
      </w:r>
      <w:r>
        <w:t>;</w:t>
      </w:r>
      <w:r w:rsidRPr="000C5A3E">
        <w:t xml:space="preserve"> 19.8% of the </w:t>
      </w:r>
      <w:r w:rsidRPr="009216B2">
        <w:t>197 trips</w:t>
      </w:r>
      <w:r w:rsidRPr="000C5A3E">
        <w:t xml:space="preserve"> in area 630 were monitored but only 4.8% of the 42 trips in area 620 and none of the 10 trips in area 610 were monitored</w:t>
      </w:r>
      <w:r>
        <w:t xml:space="preserve"> (</w:t>
      </w:r>
      <w:r>
        <w:rPr>
          <w:highlight w:val="yellow"/>
        </w:rPr>
        <w:fldChar w:fldCharType="begin"/>
      </w:r>
      <w:r>
        <w:instrText xml:space="preserve"> REF _Ref41390726 \h </w:instrText>
      </w:r>
      <w:r>
        <w:rPr>
          <w:highlight w:val="yellow"/>
        </w:rPr>
        <w:instrText xml:space="preserve"> \* MERGEFORMAT </w:instrText>
      </w:r>
      <w:r>
        <w:rPr>
          <w:highlight w:val="yellow"/>
        </w:rPr>
      </w:r>
      <w:r>
        <w:rPr>
          <w:highlight w:val="yellow"/>
        </w:rPr>
        <w:fldChar w:fldCharType="separate"/>
      </w:r>
      <w:r w:rsidR="00852469" w:rsidRPr="004566B8">
        <w:t>Appendix Figure B-5</w:t>
      </w:r>
      <w:r>
        <w:rPr>
          <w:highlight w:val="yellow"/>
        </w:rPr>
        <w:fldChar w:fldCharType="end"/>
      </w:r>
      <w:r>
        <w:t>)</w:t>
      </w:r>
      <w:r w:rsidRPr="000C5A3E">
        <w:t xml:space="preserve">. </w:t>
      </w:r>
    </w:p>
    <w:p w14:paraId="5F3E289D" w14:textId="77777777" w:rsidR="00136C00" w:rsidRPr="000C5A3E" w:rsidRDefault="00136C00" w:rsidP="00D15C67">
      <w:pPr>
        <w:pStyle w:val="BodyText"/>
        <w:ind w:firstLine="720"/>
      </w:pPr>
      <w:r>
        <w:t xml:space="preserve">Realized </w:t>
      </w:r>
      <w:r w:rsidRPr="000C5A3E">
        <w:t xml:space="preserve">gap indices for the other </w:t>
      </w:r>
      <w:r>
        <w:t xml:space="preserve">observer </w:t>
      </w:r>
      <w:r w:rsidRPr="000C5A3E">
        <w:t xml:space="preserve">TRW post-strata were generally within simulated distributions. </w:t>
      </w:r>
      <w:r>
        <w:t xml:space="preserve">Of the simulated outcomes in the </w:t>
      </w:r>
      <w:r w:rsidRPr="000C5A3E">
        <w:t>shallow water flatfish</w:t>
      </w:r>
      <w:r>
        <w:t>-</w:t>
      </w:r>
      <w:r w:rsidRPr="000C5A3E">
        <w:t>target</w:t>
      </w:r>
      <w:r>
        <w:t xml:space="preserve">, </w:t>
      </w:r>
      <w:r w:rsidRPr="000C5A3E">
        <w:t xml:space="preserve">10.3% of simulated </w:t>
      </w:r>
      <w:r w:rsidRPr="000C5A3E">
        <w:lastRenderedPageBreak/>
        <w:t xml:space="preserve">outcomes were </w:t>
      </w:r>
      <w:r>
        <w:t>at least as</w:t>
      </w:r>
      <w:r w:rsidRPr="000C5A3E">
        <w:t xml:space="preserve"> extreme</w:t>
      </w:r>
      <w:r>
        <w:t xml:space="preserve">. This </w:t>
      </w:r>
      <w:r w:rsidRPr="000C5A3E">
        <w:t>coincides with the disproportionately lower monitoring rates within arrowtooth</w:t>
      </w:r>
      <w:r>
        <w:t>-</w:t>
      </w:r>
      <w:r w:rsidRPr="000C5A3E">
        <w:t xml:space="preserve">target trips. </w:t>
      </w:r>
    </w:p>
    <w:p w14:paraId="2E585F82" w14:textId="74415531" w:rsidR="00136C00" w:rsidRPr="00D55BC5" w:rsidRDefault="00D33698" w:rsidP="00D33698">
      <w:pPr>
        <w:pStyle w:val="Heading2"/>
      </w:pPr>
      <w:bookmarkStart w:id="161" w:name="_Toc40970357"/>
      <w:r w:rsidRPr="0058035C">
        <w:rPr>
          <w:rStyle w:val="BodyTextChar"/>
        </w:rPr>
        <w:t>O</w:t>
      </w:r>
      <w:r>
        <w:rPr>
          <w:rStyle w:val="BodyTextChar"/>
        </w:rPr>
        <w:t>bserver Monitored</w:t>
      </w:r>
      <w:r w:rsidRPr="0058035C">
        <w:rPr>
          <w:rStyle w:val="BodyTextChar"/>
        </w:rPr>
        <w:t xml:space="preserve"> </w:t>
      </w:r>
      <w:r w:rsidR="00136C00" w:rsidRPr="0058035C">
        <w:rPr>
          <w:rStyle w:val="BodyTextChar"/>
        </w:rPr>
        <w:t xml:space="preserve">Trawl </w:t>
      </w:r>
      <w:r w:rsidR="00136C00" w:rsidRPr="00D33698">
        <w:rPr>
          <w:rStyle w:val="BodyTextChar"/>
        </w:rPr>
        <w:t>and</w:t>
      </w:r>
      <w:r w:rsidR="00136C00" w:rsidRPr="0058035C">
        <w:rPr>
          <w:rStyle w:val="BodyTextChar"/>
        </w:rPr>
        <w:t xml:space="preserve"> Pot Tender Strata (TRW - Tender and POT – Tender</w:t>
      </w:r>
      <w:r w:rsidR="00136C00" w:rsidRPr="00D55BC5">
        <w:t>)</w:t>
      </w:r>
      <w:bookmarkEnd w:id="161"/>
    </w:p>
    <w:p w14:paraId="0F54D958" w14:textId="55804BD0" w:rsidR="00136C00" w:rsidRPr="000C5A3E" w:rsidRDefault="00136C00" w:rsidP="00D15C67">
      <w:pPr>
        <w:pStyle w:val="BodyText"/>
        <w:ind w:firstLine="720"/>
      </w:pPr>
      <w:r w:rsidRPr="00D4603B">
        <w:t xml:space="preserve">Monitoring coverage was generally proportionately distributed across post-strata within both the </w:t>
      </w:r>
      <w:r w:rsidRPr="00A65A7E">
        <w:rPr>
          <w:i/>
        </w:rPr>
        <w:t>TRW – Tender</w:t>
      </w:r>
      <w:r w:rsidRPr="00D4603B">
        <w:t xml:space="preserve"> and </w:t>
      </w:r>
      <w:r w:rsidRPr="00A65A7E">
        <w:rPr>
          <w:i/>
        </w:rPr>
        <w:t>POT – Tender</w:t>
      </w:r>
      <w:r w:rsidRPr="00D4603B">
        <w:t xml:space="preserve"> strata (</w:t>
      </w:r>
      <w:r w:rsidRPr="00D4603B">
        <w:fldChar w:fldCharType="begin"/>
      </w:r>
      <w:r w:rsidRPr="00D4603B">
        <w:instrText xml:space="preserve"> REF _Ref41390735 \h  \* MERGEFORMAT </w:instrText>
      </w:r>
      <w:r w:rsidRPr="00D4603B">
        <w:fldChar w:fldCharType="separate"/>
      </w:r>
      <w:r w:rsidR="00852469" w:rsidRPr="007D7168">
        <w:t>Appendix Figure B-2</w:t>
      </w:r>
      <w:r w:rsidRPr="00D4603B">
        <w:fldChar w:fldCharType="end"/>
      </w:r>
      <w:r w:rsidRPr="00D4603B">
        <w:t xml:space="preserve"> and Appendix Table B-2) as indicated by realized gap indices well within the simulated distributions.</w:t>
      </w:r>
      <w:r w:rsidRPr="000C5A3E">
        <w:t xml:space="preserve"> </w:t>
      </w:r>
    </w:p>
    <w:p w14:paraId="4522B3A6" w14:textId="28E16FE3" w:rsidR="00136C00" w:rsidRPr="000F5FA8" w:rsidRDefault="00136C00" w:rsidP="0058035C">
      <w:pPr>
        <w:pStyle w:val="Heading2"/>
      </w:pPr>
      <w:bookmarkStart w:id="162" w:name="_Toc40970358"/>
      <w:r w:rsidRPr="000F5FA8">
        <w:t xml:space="preserve">EM </w:t>
      </w:r>
      <w:r w:rsidR="00D33698">
        <w:t xml:space="preserve">Monitored </w:t>
      </w:r>
      <w:r w:rsidRPr="000F5FA8">
        <w:t>Hook-and-line Stratum (EM HAL)</w:t>
      </w:r>
      <w:bookmarkEnd w:id="162"/>
    </w:p>
    <w:p w14:paraId="295E086E" w14:textId="38A1565A" w:rsidR="00AB4D17" w:rsidRDefault="00136C00" w:rsidP="00D15C67">
      <w:pPr>
        <w:pStyle w:val="BodyText"/>
        <w:ind w:firstLine="720"/>
      </w:pPr>
      <w:r w:rsidRPr="000C5A3E">
        <w:t xml:space="preserve">Most of the post-strata within the EM HAL </w:t>
      </w:r>
      <w:r w:rsidR="005649BA" w:rsidRPr="000C5A3E">
        <w:t>strat</w:t>
      </w:r>
      <w:r w:rsidR="005649BA">
        <w:t>um</w:t>
      </w:r>
      <w:r w:rsidR="005649BA" w:rsidRPr="000C5A3E">
        <w:t xml:space="preserve"> </w:t>
      </w:r>
      <w:r>
        <w:t xml:space="preserve">within the EM-EM comparisons </w:t>
      </w:r>
      <w:r w:rsidRPr="000C5A3E">
        <w:t>had</w:t>
      </w:r>
      <w:r>
        <w:t xml:space="preserve"> realized</w:t>
      </w:r>
      <w:r w:rsidRPr="000C5A3E">
        <w:t xml:space="preserve"> gap </w:t>
      </w:r>
      <w:r>
        <w:t>indices</w:t>
      </w:r>
      <w:r w:rsidRPr="000C5A3E">
        <w:t xml:space="preserve"> that were on or near the tails of the </w:t>
      </w:r>
      <w:r>
        <w:t>simulated</w:t>
      </w:r>
      <w:r w:rsidRPr="000C5A3E">
        <w:t xml:space="preserve"> distributions, indicating </w:t>
      </w:r>
      <w:r>
        <w:t xml:space="preserve">disproportionate </w:t>
      </w:r>
      <w:r w:rsidRPr="000C5A3E">
        <w:t>monitoring coverage (</w:t>
      </w:r>
      <w:r>
        <w:rPr>
          <w:highlight w:val="yellow"/>
        </w:rPr>
        <w:fldChar w:fldCharType="begin"/>
      </w:r>
      <w:r>
        <w:instrText xml:space="preserve"> REF _Ref41390430 \h </w:instrText>
      </w:r>
      <w:r>
        <w:rPr>
          <w:highlight w:val="yellow"/>
        </w:rPr>
      </w:r>
      <w:r>
        <w:rPr>
          <w:highlight w:val="yellow"/>
        </w:rPr>
        <w:fldChar w:fldCharType="separate"/>
      </w:r>
      <w:r w:rsidR="00852469" w:rsidRPr="009279A0">
        <w:rPr>
          <w:rFonts w:eastAsia="Calibri" w:cs="Times New Roman"/>
          <w:iCs/>
          <w:szCs w:val="18"/>
        </w:rPr>
        <w:t>Appendix Figure B-</w:t>
      </w:r>
      <w:r w:rsidR="00852469">
        <w:rPr>
          <w:rFonts w:eastAsia="Calibri" w:cs="Times New Roman"/>
          <w:iCs/>
          <w:noProof/>
          <w:szCs w:val="18"/>
        </w:rPr>
        <w:t>1</w:t>
      </w:r>
      <w:r>
        <w:rPr>
          <w:highlight w:val="yellow"/>
        </w:rPr>
        <w:fldChar w:fldCharType="end"/>
      </w:r>
      <w:r w:rsidRPr="000C5A3E">
        <w:t>).</w:t>
      </w:r>
    </w:p>
    <w:p w14:paraId="5F52C75C" w14:textId="5CC5C8F0" w:rsidR="00136C00" w:rsidRPr="000C5A3E" w:rsidRDefault="00136C00" w:rsidP="00D15C67">
      <w:pPr>
        <w:pStyle w:val="BodyText"/>
        <w:ind w:firstLine="720"/>
      </w:pPr>
      <w:r w:rsidRPr="000C5A3E">
        <w:t xml:space="preserve"> Trips targeting </w:t>
      </w:r>
      <w:r>
        <w:t>P</w:t>
      </w:r>
      <w:r w:rsidRPr="000C5A3E">
        <w:t xml:space="preserve">acific cod had </w:t>
      </w:r>
      <w:r>
        <w:t>realized</w:t>
      </w:r>
      <w:r w:rsidRPr="000C5A3E">
        <w:t xml:space="preserve"> gap indices that were on the upper ends of the simulated distributions</w:t>
      </w:r>
      <w:r w:rsidR="009216B2">
        <w:t xml:space="preserve"> in both FMPs; o</w:t>
      </w:r>
      <w:r w:rsidRPr="000C5A3E">
        <w:t xml:space="preserve">nly 1.1% of </w:t>
      </w:r>
      <w:r>
        <w:t xml:space="preserve">simulated </w:t>
      </w:r>
      <w:r w:rsidRPr="000C5A3E">
        <w:t xml:space="preserve">outcomes were </w:t>
      </w:r>
      <w:r>
        <w:t>at least as</w:t>
      </w:r>
      <w:r w:rsidRPr="000C5A3E">
        <w:t xml:space="preserve"> extreme </w:t>
      </w:r>
      <w:r>
        <w:t xml:space="preserve">as the realized gap index </w:t>
      </w:r>
      <w:r w:rsidRPr="000C5A3E">
        <w:t xml:space="preserve">in </w:t>
      </w:r>
      <w:r w:rsidR="009216B2">
        <w:t>the GOA</w:t>
      </w:r>
      <w:r w:rsidRPr="000C5A3E">
        <w:t xml:space="preserve">, and similarly, 14.26% of </w:t>
      </w:r>
      <w:r>
        <w:t xml:space="preserve">simulated </w:t>
      </w:r>
      <w:r w:rsidRPr="000C5A3E">
        <w:t xml:space="preserve">outcomes were </w:t>
      </w:r>
      <w:r>
        <w:t>at least as</w:t>
      </w:r>
      <w:r w:rsidRPr="000C5A3E">
        <w:t xml:space="preserve"> extreme </w:t>
      </w:r>
      <w:r>
        <w:t xml:space="preserve">as the realized gap index </w:t>
      </w:r>
      <w:r w:rsidRPr="000C5A3E">
        <w:t xml:space="preserve">in </w:t>
      </w:r>
      <w:r w:rsidR="00E32BF1">
        <w:t xml:space="preserve">the </w:t>
      </w:r>
      <w:r w:rsidRPr="000C5A3E">
        <w:t>BSAI. The realized coverage rates in these post-strata were also higher than the strata-specific realized rate: 45.0% of 20 trips in the BSAI and 50.7% of 73 trips in the GOA</w:t>
      </w:r>
      <w:r>
        <w:t xml:space="preserve"> compared to the stratum-wide rate of 32.5%</w:t>
      </w:r>
      <w:r w:rsidRPr="000C5A3E">
        <w:t xml:space="preserve">. </w:t>
      </w:r>
    </w:p>
    <w:p w14:paraId="7D296697" w14:textId="1638B2A9" w:rsidR="00AB4D17" w:rsidRPr="000C5A3E" w:rsidRDefault="00136C00" w:rsidP="00E32BF1">
      <w:pPr>
        <w:pStyle w:val="BodyText"/>
        <w:ind w:firstLine="720"/>
      </w:pPr>
      <w:r w:rsidRPr="000C5A3E">
        <w:t xml:space="preserve">Conversely, </w:t>
      </w:r>
      <w:r>
        <w:t>realized gap</w:t>
      </w:r>
      <w:r w:rsidRPr="000C5A3E">
        <w:t xml:space="preserve"> indices for trips targeting halibut were on the lower tails of their simulated distributions, especially in the BSAI where trips were monitored at 19.61% of 51 trips and only 3.5% of simulated outcomes had gap indices as or more extreme. Additionally, no halibut trips were monitored in the BSAI prior to late June, resulting in many </w:t>
      </w:r>
      <w:r>
        <w:t xml:space="preserve">trip assigned to the </w:t>
      </w:r>
      <w:r w:rsidRPr="000C5A3E">
        <w:t xml:space="preserve">FMP-level </w:t>
      </w:r>
      <w:r>
        <w:t>distance category</w:t>
      </w:r>
      <w:r w:rsidRPr="000C5A3E">
        <w:t xml:space="preserve"> in areas 518, 541 and 542 (</w:t>
      </w:r>
      <w:r>
        <w:rPr>
          <w:highlight w:val="yellow"/>
        </w:rPr>
        <w:fldChar w:fldCharType="begin"/>
      </w:r>
      <w:r>
        <w:instrText xml:space="preserve"> REF _Ref41390463 \h </w:instrText>
      </w:r>
      <w:r>
        <w:rPr>
          <w:highlight w:val="yellow"/>
        </w:rPr>
      </w:r>
      <w:r>
        <w:rPr>
          <w:highlight w:val="yellow"/>
        </w:rPr>
        <w:fldChar w:fldCharType="separate"/>
      </w:r>
      <w:r w:rsidR="00852469" w:rsidRPr="009279A0">
        <w:rPr>
          <w:rFonts w:eastAsia="Calibri" w:cs="Times New Roman"/>
          <w:iCs/>
          <w:szCs w:val="18"/>
        </w:rPr>
        <w:t>Appendix Figure B-</w:t>
      </w:r>
      <w:r w:rsidR="00852469">
        <w:rPr>
          <w:rFonts w:eastAsia="Calibri" w:cs="Times New Roman"/>
          <w:iCs/>
          <w:noProof/>
          <w:szCs w:val="18"/>
        </w:rPr>
        <w:t>6</w:t>
      </w:r>
      <w:r>
        <w:rPr>
          <w:highlight w:val="yellow"/>
        </w:rPr>
        <w:fldChar w:fldCharType="end"/>
      </w:r>
      <w:r w:rsidRPr="000C5A3E">
        <w:t xml:space="preserve">). </w:t>
      </w:r>
      <w:r w:rsidR="00AB4D17">
        <w:t>Taken together, EM HAL coverage appears to have been skewed towards Pacific cod and away from halibut.</w:t>
      </w:r>
    </w:p>
    <w:p w14:paraId="5AD5D8D9" w14:textId="259FF7DC" w:rsidR="00136C00" w:rsidRPr="000F5FA8" w:rsidRDefault="00136C00" w:rsidP="0058035C">
      <w:pPr>
        <w:pStyle w:val="Heading2"/>
      </w:pPr>
      <w:bookmarkStart w:id="163" w:name="_Toc40970359"/>
      <w:r w:rsidRPr="000F5FA8">
        <w:lastRenderedPageBreak/>
        <w:t xml:space="preserve">EM </w:t>
      </w:r>
      <w:r w:rsidR="00D33698">
        <w:t xml:space="preserve">Monitored </w:t>
      </w:r>
      <w:r w:rsidRPr="000F5FA8">
        <w:t>Pot Stratum (EM POT)</w:t>
      </w:r>
      <w:bookmarkEnd w:id="163"/>
    </w:p>
    <w:p w14:paraId="58ECEA27" w14:textId="1FBD777E" w:rsidR="00136C00" w:rsidRPr="000C5A3E" w:rsidRDefault="00136C00" w:rsidP="00D15C67">
      <w:pPr>
        <w:pStyle w:val="BodyText"/>
        <w:ind w:firstLine="720"/>
      </w:pPr>
      <w:r w:rsidRPr="000C5A3E">
        <w:t xml:space="preserve">Monitoring coverage was generally uniformly distributed across post-strata within the </w:t>
      </w:r>
      <w:r w:rsidRPr="00A65A7E">
        <w:rPr>
          <w:i/>
        </w:rPr>
        <w:t>EM POT</w:t>
      </w:r>
      <w:r w:rsidRPr="000C5A3E">
        <w:t xml:space="preserve"> strata </w:t>
      </w:r>
      <w:r>
        <w:t xml:space="preserve">of the EM-EM comparisons </w:t>
      </w:r>
      <w:r w:rsidRPr="000C5A3E">
        <w:t>(</w:t>
      </w:r>
      <w:r>
        <w:rPr>
          <w:highlight w:val="yellow"/>
        </w:rPr>
        <w:fldChar w:fldCharType="begin"/>
      </w:r>
      <w:r>
        <w:instrText xml:space="preserve"> REF _Ref41390735 \h </w:instrText>
      </w:r>
      <w:r>
        <w:rPr>
          <w:highlight w:val="yellow"/>
        </w:rPr>
        <w:instrText xml:space="preserve"> \* MERGEFORMAT </w:instrText>
      </w:r>
      <w:r>
        <w:rPr>
          <w:highlight w:val="yellow"/>
        </w:rPr>
      </w:r>
      <w:r>
        <w:rPr>
          <w:highlight w:val="yellow"/>
        </w:rPr>
        <w:fldChar w:fldCharType="separate"/>
      </w:r>
      <w:r w:rsidR="00852469" w:rsidRPr="008F0290">
        <w:t>Appendix Figure B-2</w:t>
      </w:r>
      <w:r>
        <w:rPr>
          <w:highlight w:val="yellow"/>
        </w:rPr>
        <w:fldChar w:fldCharType="end"/>
      </w:r>
      <w:r>
        <w:t xml:space="preserve"> </w:t>
      </w:r>
      <w:r w:rsidRPr="000C5A3E">
        <w:t>an</w:t>
      </w:r>
      <w:r>
        <w:t>d Appendix Table B-2</w:t>
      </w:r>
      <w:r w:rsidRPr="000C5A3E">
        <w:t xml:space="preserve">) as indicated by </w:t>
      </w:r>
      <w:r>
        <w:t>realized</w:t>
      </w:r>
      <w:r w:rsidRPr="000C5A3E">
        <w:t xml:space="preserve"> discard gap indices well within the simulated distributions. </w:t>
      </w:r>
    </w:p>
    <w:p w14:paraId="13DFB489" w14:textId="77777777" w:rsidR="00136C00" w:rsidRPr="00D15C67" w:rsidRDefault="00136C00" w:rsidP="0058035C">
      <w:pPr>
        <w:pStyle w:val="Heading1"/>
      </w:pPr>
      <w:bookmarkStart w:id="164" w:name="_Toc40293240"/>
      <w:bookmarkStart w:id="165" w:name="_Toc40970360"/>
      <w:r w:rsidRPr="00D15C67">
        <w:t>Discussion</w:t>
      </w:r>
      <w:bookmarkEnd w:id="164"/>
      <w:bookmarkEnd w:id="165"/>
    </w:p>
    <w:p w14:paraId="081DA17F" w14:textId="2FDE7E40" w:rsidR="00136C00" w:rsidRPr="000C5A3E" w:rsidRDefault="00136C00" w:rsidP="00D15C67">
      <w:pPr>
        <w:pStyle w:val="BodyText"/>
        <w:ind w:firstLine="720"/>
      </w:pPr>
      <w:r w:rsidRPr="000C5A3E">
        <w:t xml:space="preserve">This analysis indicates that the deployment of </w:t>
      </w:r>
      <w:r>
        <w:t>fishery monitoring tools was occasionally disproportionately distributed between post-strata. For o</w:t>
      </w:r>
      <w:r w:rsidRPr="000C5A3E">
        <w:t>bservers</w:t>
      </w:r>
      <w:r>
        <w:t xml:space="preserve"> this occurred</w:t>
      </w:r>
      <w:r w:rsidRPr="000C5A3E">
        <w:t xml:space="preserve"> within the </w:t>
      </w:r>
      <w:r w:rsidR="00AB4D17">
        <w:rPr>
          <w:i/>
        </w:rPr>
        <w:t>HAL</w:t>
      </w:r>
      <w:r w:rsidRPr="000C5A3E">
        <w:t xml:space="preserve">, </w:t>
      </w:r>
      <w:r w:rsidRPr="00A65A7E">
        <w:rPr>
          <w:i/>
        </w:rPr>
        <w:t>TRW-</w:t>
      </w:r>
      <w:r w:rsidR="00AB4D17">
        <w:rPr>
          <w:i/>
        </w:rPr>
        <w:t xml:space="preserve"> No </w:t>
      </w:r>
      <w:r w:rsidRPr="00A65A7E">
        <w:rPr>
          <w:i/>
        </w:rPr>
        <w:t>Tender</w:t>
      </w:r>
      <w:r w:rsidRPr="000C5A3E">
        <w:t xml:space="preserve"> and </w:t>
      </w:r>
      <w:r w:rsidRPr="00A65A7E">
        <w:rPr>
          <w:i/>
        </w:rPr>
        <w:t>POT-</w:t>
      </w:r>
      <w:r w:rsidR="00AB4D17">
        <w:rPr>
          <w:i/>
        </w:rPr>
        <w:t xml:space="preserve"> No </w:t>
      </w:r>
      <w:r w:rsidRPr="00A65A7E">
        <w:rPr>
          <w:i/>
        </w:rPr>
        <w:t>Tender</w:t>
      </w:r>
      <w:r w:rsidRPr="000C5A3E">
        <w:t xml:space="preserve"> strata</w:t>
      </w:r>
      <w:r>
        <w:t>. For EM this occurred</w:t>
      </w:r>
      <w:r w:rsidRPr="000C5A3E">
        <w:t xml:space="preserve"> within the </w:t>
      </w:r>
      <w:r w:rsidRPr="00A65A7E">
        <w:rPr>
          <w:i/>
        </w:rPr>
        <w:t xml:space="preserve">EM </w:t>
      </w:r>
      <w:r w:rsidR="00AB4D17">
        <w:rPr>
          <w:i/>
        </w:rPr>
        <w:t>HAL</w:t>
      </w:r>
      <w:r w:rsidR="008F0290" w:rsidRPr="008F0290">
        <w:t xml:space="preserve"> stratum</w:t>
      </w:r>
      <w:r w:rsidRPr="000C5A3E">
        <w:t xml:space="preserve">. </w:t>
      </w:r>
      <w:r>
        <w:t>In this analysis low realized monitoring rates and a low gap index in the BSAI halibut-target post-stratum and high realized monitoring rates and a high realized gap index in the GOA were found. These results are</w:t>
      </w:r>
      <w:r w:rsidRPr="000C5A3E">
        <w:t xml:space="preserve"> </w:t>
      </w:r>
      <w:r>
        <w:t xml:space="preserve">consistent with the findings in </w:t>
      </w:r>
      <w:r w:rsidR="0029631F">
        <w:t>the main analysis</w:t>
      </w:r>
      <w:r>
        <w:t xml:space="preserve"> for the observer pool </w:t>
      </w:r>
      <w:r w:rsidRPr="0029631F">
        <w:rPr>
          <w:i/>
        </w:rPr>
        <w:t>HAL</w:t>
      </w:r>
      <w:r>
        <w:t xml:space="preserve"> stratum that found that area 542 had fewer trips observed than expected and area 610 had more observed trips than expected (</w:t>
      </w:r>
      <w:r w:rsidR="006F22BD">
        <w:t>Fig</w:t>
      </w:r>
      <w:r w:rsidR="00B05B0F">
        <w:t>.</w:t>
      </w:r>
      <w:r w:rsidR="006F22BD">
        <w:t xml:space="preserve"> 7</w:t>
      </w:r>
      <w:r>
        <w:t>). T</w:t>
      </w:r>
      <w:r w:rsidRPr="000C5A3E">
        <w:t xml:space="preserve">he low </w:t>
      </w:r>
      <w:r>
        <w:t>gap index</w:t>
      </w:r>
      <w:r w:rsidRPr="000C5A3E">
        <w:t xml:space="preserve"> in the </w:t>
      </w:r>
      <w:r w:rsidRPr="00A65A7E">
        <w:rPr>
          <w:i/>
        </w:rPr>
        <w:t>TRW</w:t>
      </w:r>
      <w:r w:rsidRPr="000C5A3E">
        <w:t xml:space="preserve"> GOA arrowtooth</w:t>
      </w:r>
      <w:r>
        <w:t>-target</w:t>
      </w:r>
      <w:r w:rsidRPr="000C5A3E">
        <w:t xml:space="preserve"> post-stratum </w:t>
      </w:r>
      <w:r>
        <w:t>may have been</w:t>
      </w:r>
      <w:r w:rsidRPr="000C5A3E">
        <w:t xml:space="preserve"> due low monitoring rates in area 620, which coincides with results in </w:t>
      </w:r>
      <w:r w:rsidR="00A65A7E">
        <w:t>the main section of this report</w:t>
      </w:r>
      <w:r w:rsidRPr="000C5A3E">
        <w:t xml:space="preserve"> </w:t>
      </w:r>
      <w:r>
        <w:t>where</w:t>
      </w:r>
      <w:r w:rsidRPr="000C5A3E">
        <w:t xml:space="preserve"> this stratum had 18 fewer trips observed than expected in the area (</w:t>
      </w:r>
      <w:r w:rsidR="00B05B0F">
        <w:t>Fig. 9</w:t>
      </w:r>
      <w:r w:rsidRPr="000C5A3E">
        <w:t xml:space="preserve">). Finally, there was a pattern within the </w:t>
      </w:r>
      <w:r w:rsidRPr="00A65A7E">
        <w:rPr>
          <w:i/>
        </w:rPr>
        <w:t>EM HAL</w:t>
      </w:r>
      <w:r w:rsidRPr="000C5A3E">
        <w:t xml:space="preserve"> stratum</w:t>
      </w:r>
      <w:r>
        <w:t xml:space="preserve"> in both the BSAI and the GOA</w:t>
      </w:r>
      <w:r w:rsidRPr="000C5A3E">
        <w:t xml:space="preserve"> where </w:t>
      </w:r>
      <w:r>
        <w:t xml:space="preserve">acquired gap indices for Pacific </w:t>
      </w:r>
      <w:r w:rsidRPr="000C5A3E">
        <w:t>cod</w:t>
      </w:r>
      <w:r>
        <w:t>-</w:t>
      </w:r>
      <w:r w:rsidRPr="000C5A3E">
        <w:t xml:space="preserve">target </w:t>
      </w:r>
      <w:r>
        <w:t>post-strata</w:t>
      </w:r>
      <w:r w:rsidRPr="000C5A3E">
        <w:t xml:space="preserve"> w</w:t>
      </w:r>
      <w:r>
        <w:t xml:space="preserve">ere </w:t>
      </w:r>
      <w:r w:rsidRPr="000C5A3E">
        <w:t xml:space="preserve">high but </w:t>
      </w:r>
      <w:r>
        <w:t>acquired gap indices</w:t>
      </w:r>
      <w:r w:rsidRPr="000C5A3E">
        <w:t xml:space="preserve"> for halibut</w:t>
      </w:r>
      <w:r>
        <w:t>-</w:t>
      </w:r>
      <w:r w:rsidRPr="000C5A3E">
        <w:t>target trips w</w:t>
      </w:r>
      <w:r>
        <w:t>ere</w:t>
      </w:r>
      <w:r w:rsidRPr="000C5A3E">
        <w:t xml:space="preserve"> low. This target-specific pattern was not apparent in the analyses in </w:t>
      </w:r>
      <w:r w:rsidR="00A65A7E">
        <w:t>the main section of this report</w:t>
      </w:r>
      <w:r w:rsidRPr="000C5A3E">
        <w:t xml:space="preserve">. </w:t>
      </w:r>
    </w:p>
    <w:p w14:paraId="1B221BBA" w14:textId="2DCA8F20" w:rsidR="00BC150B" w:rsidRDefault="00136C00" w:rsidP="00D15C67">
      <w:pPr>
        <w:pStyle w:val="BodyText"/>
        <w:ind w:firstLine="720"/>
      </w:pPr>
      <w:r>
        <w:t>Despite these differences</w:t>
      </w:r>
      <w:r w:rsidRPr="000C5A3E">
        <w:t xml:space="preserve">, this analysis also indicates that the deployment of monitoring within the observer pool generally resulted in expected </w:t>
      </w:r>
      <w:r>
        <w:t xml:space="preserve">overlap of observer coverage with fishing activity in </w:t>
      </w:r>
      <w:r w:rsidRPr="000C5A3E">
        <w:t xml:space="preserve">the zero-selection pool and </w:t>
      </w:r>
      <w:r>
        <w:t>fishing activity in the</w:t>
      </w:r>
      <w:r w:rsidRPr="000C5A3E">
        <w:t xml:space="preserve"> EM pool. Only one post-stratum</w:t>
      </w:r>
      <w:r>
        <w:t xml:space="preserve"> in the OB-EM analyses – </w:t>
      </w:r>
      <w:r w:rsidRPr="00A65A7E">
        <w:rPr>
          <w:i/>
        </w:rPr>
        <w:t>EM HAL</w:t>
      </w:r>
      <w:r w:rsidRPr="000C5A3E">
        <w:t xml:space="preserve"> GOA </w:t>
      </w:r>
      <w:r>
        <w:t>h</w:t>
      </w:r>
      <w:r w:rsidRPr="000C5A3E">
        <w:t>alibut</w:t>
      </w:r>
      <w:r>
        <w:t>-target –</w:t>
      </w:r>
      <w:r w:rsidR="00C07604">
        <w:t xml:space="preserve"> </w:t>
      </w:r>
      <w:r w:rsidRPr="000C5A3E">
        <w:t xml:space="preserve">had </w:t>
      </w:r>
      <w:r>
        <w:t>a realized gap index that was at least as extreme as 5% of simulated outcomes (Appendix Table B-</w:t>
      </w:r>
      <w:r w:rsidR="00845111">
        <w:t>2</w:t>
      </w:r>
      <w:r>
        <w:t>)</w:t>
      </w:r>
      <w:r w:rsidRPr="000C5A3E">
        <w:t xml:space="preserve">. </w:t>
      </w:r>
    </w:p>
    <w:p w14:paraId="73C941AD" w14:textId="5CBDFB56" w:rsidR="00E74355" w:rsidRDefault="00BC150B" w:rsidP="00D15C67">
      <w:pPr>
        <w:pStyle w:val="BodyText"/>
        <w:ind w:firstLine="720"/>
      </w:pPr>
      <w:r>
        <w:lastRenderedPageBreak/>
        <w:t>T</w:t>
      </w:r>
      <w:r w:rsidR="00136C00" w:rsidRPr="000C5A3E">
        <w:t>hese conclusions only indicate that the level of coverage provided by the observer pool for the zero-selection and EM pools largely met expectations given the degree of spatiotemporal overlap between the pools and does not speak to whether or not the degree of data provided by the observer pool was or will be adequate for discard or average weight estimates.</w:t>
      </w:r>
      <w:r w:rsidR="00136C00">
        <w:t xml:space="preserve">  </w:t>
      </w:r>
      <w:r w:rsidR="00136C00" w:rsidRPr="000C5A3E">
        <w:t xml:space="preserve">Further work is required to determine whether any </w:t>
      </w:r>
      <w:r w:rsidR="00136C00">
        <w:t>findings of</w:t>
      </w:r>
      <w:r w:rsidR="00136C00" w:rsidRPr="000C5A3E">
        <w:t xml:space="preserve"> this analysis were present in previous years or will persist in future years. Additionally, further investigation is required to determine the specific impacts as well as the mechanisms though which any persistent patterns manifest prior to prescribing solutions.</w:t>
      </w:r>
    </w:p>
    <w:p w14:paraId="7F6007BA" w14:textId="77777777" w:rsidR="00E74355" w:rsidRDefault="00E74355">
      <w:pPr>
        <w:spacing w:after="200" w:line="240" w:lineRule="auto"/>
        <w:contextualSpacing w:val="0"/>
      </w:pPr>
      <w:r>
        <w:br w:type="page"/>
      </w:r>
    </w:p>
    <w:p w14:paraId="202EC68F" w14:textId="77777777" w:rsidR="004E748B" w:rsidRDefault="004E748B" w:rsidP="004E748B">
      <w:pPr>
        <w:pStyle w:val="Heading1"/>
      </w:pPr>
      <w:r>
        <w:lastRenderedPageBreak/>
        <w:t>Citations</w:t>
      </w:r>
    </w:p>
    <w:p w14:paraId="63B0889F" w14:textId="26AA9FED" w:rsidR="00CA3C6E" w:rsidRPr="007D7168" w:rsidRDefault="00CA3C6E" w:rsidP="00B00AC2">
      <w:pPr>
        <w:pStyle w:val="FirstParagraph"/>
        <w:tabs>
          <w:tab w:val="left" w:pos="180"/>
        </w:tabs>
        <w:spacing w:before="0" w:after="0"/>
        <w:ind w:left="547" w:hanging="547"/>
        <w:contextualSpacing w:val="0"/>
        <w:rPr>
          <w:color w:val="4F81BD" w:themeColor="accent1"/>
          <w:szCs w:val="22"/>
        </w:rPr>
      </w:pPr>
      <w:r w:rsidRPr="004A7FD4">
        <w:rPr>
          <w:rFonts w:cs="Times New Roman"/>
        </w:rPr>
        <w:t>NMFS</w:t>
      </w:r>
      <w:r>
        <w:rPr>
          <w:rFonts w:cs="Times New Roman"/>
        </w:rPr>
        <w:t xml:space="preserve"> </w:t>
      </w:r>
      <w:r w:rsidRPr="00000628">
        <w:rPr>
          <w:szCs w:val="22"/>
        </w:rPr>
        <w:t>(National Marine Fisheries Service)</w:t>
      </w:r>
      <w:r w:rsidRPr="004A7FD4">
        <w:rPr>
          <w:rFonts w:cs="Times New Roman"/>
        </w:rPr>
        <w:t xml:space="preserve">. 2019. </w:t>
      </w:r>
      <w:r w:rsidRPr="004A7FD4">
        <w:rPr>
          <w:rFonts w:cs="Times New Roman"/>
          <w:i/>
          <w:iCs/>
        </w:rPr>
        <w:t xml:space="preserve">Draft </w:t>
      </w:r>
      <w:r w:rsidRPr="004A7FD4">
        <w:rPr>
          <w:rFonts w:cs="Times New Roman"/>
        </w:rPr>
        <w:t>2020 Annual Deployment Plan for Observers and Electronic Monitoring in the Groundfish and Halibut Fisheries off Alaska. National Oceanic and Atmospheric Administration, 709 West 9th Street. Juneau, Alaska 99802.</w:t>
      </w:r>
      <w:r>
        <w:rPr>
          <w:rFonts w:cs="Times New Roman"/>
        </w:rPr>
        <w:t xml:space="preserve"> Available at </w:t>
      </w:r>
      <w:r w:rsidRPr="00242DC4">
        <w:rPr>
          <w:rFonts w:cs="Times New Roman"/>
        </w:rPr>
        <w:t>https://www.fisheries.noaa.gov/resource/document/draft-2020-annual-deployment-plan-observers-and-electronic-monitoring-groundfish</w:t>
      </w:r>
      <w:r>
        <w:rPr>
          <w:rFonts w:cs="Times New Roman"/>
        </w:rPr>
        <w:t>.</w:t>
      </w:r>
    </w:p>
    <w:p w14:paraId="0AE98110" w14:textId="77777777" w:rsidR="00136C00" w:rsidRDefault="00136C00" w:rsidP="00136C00">
      <w:r>
        <w:br w:type="page"/>
      </w:r>
    </w:p>
    <w:p w14:paraId="7C218245" w14:textId="4C0E707B" w:rsidR="00D15C67" w:rsidRDefault="00D15C67" w:rsidP="009279A0">
      <w:pPr>
        <w:spacing w:after="240" w:line="240" w:lineRule="auto"/>
        <w:ind w:left="2160" w:hanging="2160"/>
        <w:contextualSpacing w:val="0"/>
        <w:rPr>
          <w:rFonts w:eastAsia="Calibri" w:cs="Times New Roman"/>
          <w:iCs/>
          <w:szCs w:val="18"/>
        </w:rPr>
      </w:pPr>
      <w:bookmarkStart w:id="166" w:name="_Ref41389646"/>
      <w:r w:rsidRPr="009279A0">
        <w:rPr>
          <w:rFonts w:eastAsia="Calibri" w:cs="Times New Roman"/>
          <w:iCs/>
          <w:szCs w:val="18"/>
        </w:rPr>
        <w:lastRenderedPageBreak/>
        <w:t>Appendix Table B-</w:t>
      </w:r>
      <w:bookmarkEnd w:id="166"/>
      <w:r w:rsidR="00852469">
        <w:rPr>
          <w:rFonts w:eastAsia="Calibri" w:cs="Times New Roman"/>
          <w:iCs/>
          <w:szCs w:val="18"/>
        </w:rPr>
        <w:t>1</w:t>
      </w:r>
      <w:r w:rsidR="009279A0">
        <w:rPr>
          <w:rFonts w:eastAsia="Calibri" w:cs="Times New Roman"/>
          <w:iCs/>
          <w:szCs w:val="18"/>
        </w:rPr>
        <w:t>.</w:t>
      </w:r>
      <w:r w:rsidRPr="009279A0">
        <w:rPr>
          <w:rFonts w:eastAsia="Calibri" w:cs="Times New Roman"/>
          <w:iCs/>
          <w:szCs w:val="18"/>
        </w:rPr>
        <w:t xml:space="preserve"> -- Distance categories assigned to each trip by the gap estimation routine using nearest-neighbor methods. </w:t>
      </w:r>
    </w:p>
    <w:p w14:paraId="5804F596" w14:textId="77777777" w:rsidR="009279A0" w:rsidRPr="009279A0" w:rsidRDefault="009279A0" w:rsidP="009279A0">
      <w:pPr>
        <w:spacing w:after="240" w:line="240" w:lineRule="auto"/>
        <w:ind w:left="2070" w:hanging="2070"/>
        <w:contextualSpacing w:val="0"/>
        <w:rPr>
          <w:rFonts w:eastAsia="Calibri" w:cs="Times New Roman"/>
          <w:iCs/>
          <w:szCs w:val="18"/>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1438"/>
        <w:gridCol w:w="4991"/>
        <w:gridCol w:w="962"/>
      </w:tblGrid>
      <w:tr w:rsidR="00D15C67" w:rsidRPr="009279A0" w14:paraId="32365AA7" w14:textId="77777777" w:rsidTr="009279A0">
        <w:trPr>
          <w:trHeight w:val="263"/>
          <w:jc w:val="center"/>
        </w:trPr>
        <w:tc>
          <w:tcPr>
            <w:tcW w:w="1052" w:type="pct"/>
            <w:tcBorders>
              <w:top w:val="single" w:sz="4" w:space="0" w:color="auto"/>
              <w:bottom w:val="single" w:sz="4" w:space="0" w:color="auto"/>
            </w:tcBorders>
          </w:tcPr>
          <w:p w14:paraId="2C8F7D6A" w14:textId="77777777" w:rsidR="00D15C67" w:rsidRPr="009279A0" w:rsidRDefault="00D15C67" w:rsidP="00D15C67">
            <w:pPr>
              <w:widowControl w:val="0"/>
              <w:spacing w:line="240" w:lineRule="auto"/>
              <w:contextualSpacing w:val="0"/>
              <w:rPr>
                <w:b/>
              </w:rPr>
            </w:pPr>
            <w:r w:rsidRPr="009279A0">
              <w:rPr>
                <w:b/>
              </w:rPr>
              <w:t>Category</w:t>
            </w:r>
          </w:p>
        </w:tc>
        <w:tc>
          <w:tcPr>
            <w:tcW w:w="768" w:type="pct"/>
            <w:tcBorders>
              <w:top w:val="single" w:sz="4" w:space="0" w:color="auto"/>
              <w:bottom w:val="single" w:sz="4" w:space="0" w:color="auto"/>
            </w:tcBorders>
          </w:tcPr>
          <w:p w14:paraId="17CB182A" w14:textId="77777777" w:rsidR="00D15C67" w:rsidRPr="009279A0" w:rsidRDefault="00D15C67" w:rsidP="009279A0">
            <w:pPr>
              <w:widowControl w:val="0"/>
              <w:spacing w:line="240" w:lineRule="auto"/>
              <w:contextualSpacing w:val="0"/>
              <w:jc w:val="center"/>
              <w:rPr>
                <w:b/>
              </w:rPr>
            </w:pPr>
            <w:r w:rsidRPr="009279A0">
              <w:rPr>
                <w:b/>
              </w:rPr>
              <w:t>Resolution</w:t>
            </w:r>
          </w:p>
        </w:tc>
        <w:tc>
          <w:tcPr>
            <w:tcW w:w="2665" w:type="pct"/>
            <w:tcBorders>
              <w:top w:val="single" w:sz="4" w:space="0" w:color="auto"/>
              <w:bottom w:val="single" w:sz="4" w:space="0" w:color="auto"/>
            </w:tcBorders>
          </w:tcPr>
          <w:p w14:paraId="656AAFC3" w14:textId="77777777" w:rsidR="00D15C67" w:rsidRPr="009279A0" w:rsidRDefault="00D15C67" w:rsidP="00D15C67">
            <w:pPr>
              <w:widowControl w:val="0"/>
              <w:spacing w:line="240" w:lineRule="auto"/>
              <w:contextualSpacing w:val="0"/>
              <w:rPr>
                <w:b/>
              </w:rPr>
            </w:pPr>
            <w:r w:rsidRPr="009279A0">
              <w:rPr>
                <w:b/>
              </w:rPr>
              <w:t>Condition</w:t>
            </w:r>
          </w:p>
        </w:tc>
        <w:tc>
          <w:tcPr>
            <w:tcW w:w="514" w:type="pct"/>
            <w:tcBorders>
              <w:top w:val="single" w:sz="4" w:space="0" w:color="auto"/>
              <w:bottom w:val="single" w:sz="4" w:space="0" w:color="auto"/>
            </w:tcBorders>
          </w:tcPr>
          <w:p w14:paraId="48E5C7FF" w14:textId="77777777" w:rsidR="00D15C67" w:rsidRPr="009279A0" w:rsidRDefault="00D15C67" w:rsidP="00D15C67">
            <w:pPr>
              <w:widowControl w:val="0"/>
              <w:spacing w:line="240" w:lineRule="auto"/>
              <w:contextualSpacing w:val="0"/>
              <w:rPr>
                <w:b/>
              </w:rPr>
            </w:pPr>
            <w:r w:rsidRPr="009279A0">
              <w:rPr>
                <w:b/>
              </w:rPr>
              <w:t>Weight</w:t>
            </w:r>
          </w:p>
        </w:tc>
      </w:tr>
      <w:tr w:rsidR="00D15C67" w:rsidRPr="009279A0" w14:paraId="4F635CFA" w14:textId="77777777" w:rsidTr="009279A0">
        <w:trPr>
          <w:trHeight w:val="20"/>
          <w:jc w:val="center"/>
        </w:trPr>
        <w:tc>
          <w:tcPr>
            <w:tcW w:w="1052" w:type="pct"/>
            <w:tcBorders>
              <w:top w:val="single" w:sz="4" w:space="0" w:color="auto"/>
            </w:tcBorders>
          </w:tcPr>
          <w:p w14:paraId="6A408A6A" w14:textId="77777777" w:rsidR="00D15C67" w:rsidRPr="009279A0" w:rsidRDefault="00D15C67" w:rsidP="00D15C67">
            <w:pPr>
              <w:widowControl w:val="0"/>
              <w:spacing w:line="240" w:lineRule="auto"/>
              <w:contextualSpacing w:val="0"/>
            </w:pPr>
            <w:r w:rsidRPr="009279A0">
              <w:t>Monitored (MD)</w:t>
            </w:r>
          </w:p>
        </w:tc>
        <w:tc>
          <w:tcPr>
            <w:tcW w:w="768" w:type="pct"/>
            <w:tcBorders>
              <w:top w:val="single" w:sz="4" w:space="0" w:color="auto"/>
            </w:tcBorders>
          </w:tcPr>
          <w:p w14:paraId="490AE4DE" w14:textId="77777777" w:rsidR="00D15C67" w:rsidRPr="009279A0" w:rsidRDefault="00D15C67" w:rsidP="009279A0">
            <w:pPr>
              <w:widowControl w:val="0"/>
              <w:spacing w:line="240" w:lineRule="auto"/>
              <w:contextualSpacing w:val="0"/>
              <w:jc w:val="center"/>
            </w:pPr>
            <w:r w:rsidRPr="009279A0">
              <w:t>Fine</w:t>
            </w:r>
          </w:p>
        </w:tc>
        <w:tc>
          <w:tcPr>
            <w:tcW w:w="2665" w:type="pct"/>
            <w:tcBorders>
              <w:top w:val="single" w:sz="4" w:space="0" w:color="auto"/>
            </w:tcBorders>
          </w:tcPr>
          <w:p w14:paraId="41FAE2C1" w14:textId="77777777" w:rsidR="00D15C67" w:rsidRPr="009279A0" w:rsidRDefault="00D15C67" w:rsidP="00D15C67">
            <w:pPr>
              <w:widowControl w:val="0"/>
              <w:spacing w:line="240" w:lineRule="auto"/>
              <w:contextualSpacing w:val="0"/>
            </w:pPr>
            <w:r w:rsidRPr="009279A0">
              <w:t>Selected for monitoring</w:t>
            </w:r>
          </w:p>
        </w:tc>
        <w:tc>
          <w:tcPr>
            <w:tcW w:w="514" w:type="pct"/>
            <w:tcBorders>
              <w:top w:val="single" w:sz="4" w:space="0" w:color="auto"/>
            </w:tcBorders>
          </w:tcPr>
          <w:p w14:paraId="50D9D23D" w14:textId="77777777" w:rsidR="00D15C67" w:rsidRPr="009279A0" w:rsidRDefault="00D15C67" w:rsidP="00D15C67">
            <w:pPr>
              <w:widowControl w:val="0"/>
              <w:spacing w:line="240" w:lineRule="auto"/>
              <w:contextualSpacing w:val="0"/>
            </w:pPr>
            <w:r w:rsidRPr="009279A0">
              <w:t>1.00</w:t>
            </w:r>
          </w:p>
        </w:tc>
      </w:tr>
      <w:tr w:rsidR="00D15C67" w:rsidRPr="009279A0" w14:paraId="64FECACE" w14:textId="77777777" w:rsidTr="009279A0">
        <w:trPr>
          <w:trHeight w:val="20"/>
          <w:jc w:val="center"/>
        </w:trPr>
        <w:tc>
          <w:tcPr>
            <w:tcW w:w="1052" w:type="pct"/>
          </w:tcPr>
          <w:p w14:paraId="31F2D576" w14:textId="77777777" w:rsidR="00D15C67" w:rsidRPr="009279A0" w:rsidRDefault="00D15C67" w:rsidP="00D15C67">
            <w:pPr>
              <w:widowControl w:val="0"/>
              <w:spacing w:line="240" w:lineRule="auto"/>
              <w:contextualSpacing w:val="0"/>
            </w:pPr>
            <w:r w:rsidRPr="009279A0">
              <w:t>Area (AD)</w:t>
            </w:r>
          </w:p>
        </w:tc>
        <w:tc>
          <w:tcPr>
            <w:tcW w:w="768" w:type="pct"/>
          </w:tcPr>
          <w:p w14:paraId="4BF3E642" w14:textId="7CEA2F32" w:rsidR="00D15C67" w:rsidRPr="009279A0" w:rsidRDefault="00DB1315" w:rsidP="009279A0">
            <w:pPr>
              <w:widowControl w:val="0"/>
              <w:spacing w:line="240" w:lineRule="auto"/>
              <w:contextualSpacing w:val="0"/>
              <w:jc w:val="center"/>
            </w:pPr>
            <w:r w:rsidRPr="009279A0">
              <w:rPr>
                <w:noProof/>
              </w:rPr>
              <mc:AlternateContent>
                <mc:Choice Requires="wps">
                  <w:drawing>
                    <wp:anchor distT="0" distB="0" distL="114299" distR="114299" simplePos="0" relativeHeight="251659264" behindDoc="0" locked="0" layoutInCell="1" allowOverlap="1" wp14:anchorId="12E28A0A" wp14:editId="79A011CA">
                      <wp:simplePos x="0" y="0"/>
                      <wp:positionH relativeFrom="column">
                        <wp:posOffset>361632</wp:posOffset>
                      </wp:positionH>
                      <wp:positionV relativeFrom="paragraph">
                        <wp:posOffset>19050</wp:posOffset>
                      </wp:positionV>
                      <wp:extent cx="0" cy="280035"/>
                      <wp:effectExtent l="76200" t="0" r="38100" b="4381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03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6A26CAB2" id="_x0000_t32" coordsize="21600,21600" o:spt="32" o:oned="t" path="m,l21600,21600e" filled="f">
                      <v:path arrowok="t" fillok="f" o:connecttype="none"/>
                      <o:lock v:ext="edit" shapetype="t"/>
                    </v:shapetype>
                    <v:shape id="Straight Arrow Connector 39" o:spid="_x0000_s1026" type="#_x0000_t32" style="position:absolute;margin-left:28.45pt;margin-top:1.5pt;width:0;height:22.05pt;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" strokecolor="windowText" strokeweight="1.5pt">
                      <v:stroke endarrow="block" joinstyle="miter"/>
                      <o:lock v:ext="edit" shapetype="f"/>
                    </v:shape>
                  </w:pict>
                </mc:Fallback>
              </mc:AlternateContent>
            </w:r>
          </w:p>
        </w:tc>
        <w:tc>
          <w:tcPr>
            <w:tcW w:w="2665" w:type="pct"/>
          </w:tcPr>
          <w:p w14:paraId="66D55C5F" w14:textId="77777777" w:rsidR="00D15C67" w:rsidRPr="009279A0" w:rsidRDefault="00D15C67" w:rsidP="00D15C67">
            <w:pPr>
              <w:widowControl w:val="0"/>
              <w:spacing w:line="240" w:lineRule="auto"/>
              <w:contextualSpacing w:val="0"/>
            </w:pPr>
            <w:r w:rsidRPr="009279A0">
              <w:t>&lt;= 15 days of monitored trip within NMFS area</w:t>
            </w:r>
          </w:p>
        </w:tc>
        <w:tc>
          <w:tcPr>
            <w:tcW w:w="514" w:type="pct"/>
          </w:tcPr>
          <w:p w14:paraId="2245A605" w14:textId="77777777" w:rsidR="00D15C67" w:rsidRPr="009279A0" w:rsidRDefault="00D15C67" w:rsidP="00D15C67">
            <w:pPr>
              <w:widowControl w:val="0"/>
              <w:spacing w:line="240" w:lineRule="auto"/>
              <w:contextualSpacing w:val="0"/>
            </w:pPr>
            <w:r w:rsidRPr="009279A0">
              <w:t>0.75</w:t>
            </w:r>
          </w:p>
        </w:tc>
      </w:tr>
      <w:tr w:rsidR="00D15C67" w:rsidRPr="009279A0" w14:paraId="49DD2C8E" w14:textId="77777777" w:rsidTr="009279A0">
        <w:trPr>
          <w:trHeight w:val="20"/>
          <w:jc w:val="center"/>
        </w:trPr>
        <w:tc>
          <w:tcPr>
            <w:tcW w:w="1052" w:type="pct"/>
          </w:tcPr>
          <w:p w14:paraId="1DB73B7F" w14:textId="77777777" w:rsidR="00D15C67" w:rsidRPr="009279A0" w:rsidRDefault="00D15C67" w:rsidP="00D15C67">
            <w:pPr>
              <w:widowControl w:val="0"/>
              <w:spacing w:line="240" w:lineRule="auto"/>
              <w:contextualSpacing w:val="0"/>
            </w:pPr>
            <w:r w:rsidRPr="009279A0">
              <w:t>FMP (FD)</w:t>
            </w:r>
          </w:p>
        </w:tc>
        <w:tc>
          <w:tcPr>
            <w:tcW w:w="768" w:type="pct"/>
          </w:tcPr>
          <w:p w14:paraId="197237E1" w14:textId="77777777" w:rsidR="00D15C67" w:rsidRPr="009279A0" w:rsidRDefault="00D15C67" w:rsidP="009279A0">
            <w:pPr>
              <w:widowControl w:val="0"/>
              <w:spacing w:line="240" w:lineRule="auto"/>
              <w:contextualSpacing w:val="0"/>
              <w:jc w:val="center"/>
            </w:pPr>
          </w:p>
        </w:tc>
        <w:tc>
          <w:tcPr>
            <w:tcW w:w="2665" w:type="pct"/>
          </w:tcPr>
          <w:p w14:paraId="4DD663D1" w14:textId="77777777" w:rsidR="00D15C67" w:rsidRPr="009279A0" w:rsidRDefault="00D15C67" w:rsidP="00D15C67">
            <w:pPr>
              <w:widowControl w:val="0"/>
              <w:spacing w:line="240" w:lineRule="auto"/>
              <w:contextualSpacing w:val="0"/>
            </w:pPr>
            <w:r w:rsidRPr="009279A0">
              <w:t>&lt;= 45 days of monitored trip within FMP</w:t>
            </w:r>
          </w:p>
        </w:tc>
        <w:tc>
          <w:tcPr>
            <w:tcW w:w="514" w:type="pct"/>
          </w:tcPr>
          <w:p w14:paraId="34C021CB" w14:textId="77777777" w:rsidR="00D15C67" w:rsidRPr="009279A0" w:rsidRDefault="00D15C67" w:rsidP="00D15C67">
            <w:pPr>
              <w:widowControl w:val="0"/>
              <w:spacing w:line="240" w:lineRule="auto"/>
              <w:contextualSpacing w:val="0"/>
            </w:pPr>
            <w:r w:rsidRPr="009279A0">
              <w:t>0.25</w:t>
            </w:r>
          </w:p>
        </w:tc>
      </w:tr>
      <w:tr w:rsidR="00D15C67" w:rsidRPr="009279A0" w14:paraId="6E9BEB60" w14:textId="77777777" w:rsidTr="009279A0">
        <w:trPr>
          <w:trHeight w:val="20"/>
          <w:jc w:val="center"/>
        </w:trPr>
        <w:tc>
          <w:tcPr>
            <w:tcW w:w="1052" w:type="pct"/>
            <w:tcBorders>
              <w:bottom w:val="single" w:sz="4" w:space="0" w:color="auto"/>
            </w:tcBorders>
          </w:tcPr>
          <w:p w14:paraId="45032C30" w14:textId="77777777" w:rsidR="00D15C67" w:rsidRPr="009279A0" w:rsidRDefault="00D15C67" w:rsidP="00D15C67">
            <w:pPr>
              <w:widowControl w:val="0"/>
              <w:spacing w:line="240" w:lineRule="auto"/>
              <w:contextualSpacing w:val="0"/>
            </w:pPr>
            <w:r w:rsidRPr="009279A0">
              <w:t>Year-to-Date (YD)</w:t>
            </w:r>
          </w:p>
        </w:tc>
        <w:tc>
          <w:tcPr>
            <w:tcW w:w="768" w:type="pct"/>
            <w:tcBorders>
              <w:bottom w:val="single" w:sz="4" w:space="0" w:color="auto"/>
            </w:tcBorders>
          </w:tcPr>
          <w:p w14:paraId="25C2F6CB" w14:textId="77777777" w:rsidR="00D15C67" w:rsidRPr="009279A0" w:rsidRDefault="00D15C67" w:rsidP="009279A0">
            <w:pPr>
              <w:widowControl w:val="0"/>
              <w:spacing w:line="240" w:lineRule="auto"/>
              <w:contextualSpacing w:val="0"/>
              <w:jc w:val="center"/>
            </w:pPr>
            <w:r w:rsidRPr="009279A0">
              <w:t>Coarse</w:t>
            </w:r>
          </w:p>
        </w:tc>
        <w:tc>
          <w:tcPr>
            <w:tcW w:w="2665" w:type="pct"/>
            <w:tcBorders>
              <w:bottom w:val="single" w:sz="4" w:space="0" w:color="auto"/>
            </w:tcBorders>
          </w:tcPr>
          <w:p w14:paraId="43829CEB" w14:textId="77777777" w:rsidR="00D15C67" w:rsidRPr="009279A0" w:rsidRDefault="00D15C67" w:rsidP="00D15C67">
            <w:pPr>
              <w:widowControl w:val="0"/>
              <w:spacing w:line="240" w:lineRule="auto"/>
              <w:contextualSpacing w:val="0"/>
            </w:pPr>
            <w:r w:rsidRPr="009279A0">
              <w:t>&gt; 45 days of monitored trip</w:t>
            </w:r>
          </w:p>
        </w:tc>
        <w:tc>
          <w:tcPr>
            <w:tcW w:w="514" w:type="pct"/>
            <w:tcBorders>
              <w:bottom w:val="single" w:sz="4" w:space="0" w:color="auto"/>
            </w:tcBorders>
          </w:tcPr>
          <w:p w14:paraId="04CAAEAE" w14:textId="77777777" w:rsidR="00D15C67" w:rsidRPr="009279A0" w:rsidRDefault="00D15C67" w:rsidP="00D15C67">
            <w:pPr>
              <w:widowControl w:val="0"/>
              <w:spacing w:line="240" w:lineRule="auto"/>
              <w:contextualSpacing w:val="0"/>
            </w:pPr>
            <w:r w:rsidRPr="009279A0">
              <w:t>0.00</w:t>
            </w:r>
          </w:p>
        </w:tc>
      </w:tr>
    </w:tbl>
    <w:p w14:paraId="6EA1BB7B" w14:textId="77777777" w:rsidR="00D15C67" w:rsidRPr="009279A0" w:rsidRDefault="00D15C67" w:rsidP="00D15C67">
      <w:pPr>
        <w:widowControl w:val="0"/>
        <w:spacing w:after="160" w:line="259" w:lineRule="auto"/>
        <w:contextualSpacing w:val="0"/>
        <w:rPr>
          <w:rFonts w:eastAsia="Times New Roman" w:cs="Times New Roman"/>
          <w:sz w:val="24"/>
        </w:rPr>
      </w:pPr>
      <w:bookmarkStart w:id="167" w:name="_Ref41390157"/>
    </w:p>
    <w:p w14:paraId="4DA25664" w14:textId="77777777" w:rsidR="00D15C67" w:rsidRPr="00D15C67" w:rsidRDefault="00D15C67" w:rsidP="00D15C67">
      <w:pPr>
        <w:widowControl w:val="0"/>
        <w:spacing w:after="160" w:line="259" w:lineRule="auto"/>
        <w:contextualSpacing w:val="0"/>
        <w:rPr>
          <w:rFonts w:eastAsia="Times New Roman" w:cs="Times New Roman"/>
          <w:sz w:val="24"/>
        </w:rPr>
      </w:pPr>
    </w:p>
    <w:p w14:paraId="67D92C24" w14:textId="00F350D1" w:rsidR="00D15C67" w:rsidRPr="009279A0" w:rsidRDefault="00D15C67" w:rsidP="009279A0">
      <w:pPr>
        <w:spacing w:line="240" w:lineRule="auto"/>
        <w:ind w:left="2160" w:hanging="2160"/>
        <w:contextualSpacing w:val="0"/>
        <w:rPr>
          <w:rFonts w:eastAsia="Calibri" w:cs="Times New Roman"/>
          <w:iCs/>
          <w:szCs w:val="18"/>
          <w:lang w:val="en"/>
        </w:rPr>
      </w:pPr>
      <w:r w:rsidRPr="00D15C67">
        <w:rPr>
          <w:rFonts w:eastAsia="Calibri" w:cs="Times New Roman"/>
          <w:iCs/>
          <w:sz w:val="24"/>
          <w:szCs w:val="18"/>
        </w:rPr>
        <w:br w:type="page"/>
      </w:r>
      <w:r w:rsidRPr="009279A0">
        <w:rPr>
          <w:rFonts w:eastAsia="Calibri" w:cs="Times New Roman"/>
          <w:iCs/>
          <w:szCs w:val="18"/>
        </w:rPr>
        <w:lastRenderedPageBreak/>
        <w:t>Appendix Table B-</w:t>
      </w:r>
      <w:bookmarkEnd w:id="167"/>
      <w:r w:rsidR="00852469">
        <w:rPr>
          <w:rFonts w:eastAsia="Calibri" w:cs="Times New Roman"/>
          <w:iCs/>
          <w:szCs w:val="18"/>
        </w:rPr>
        <w:t>2</w:t>
      </w:r>
      <w:r w:rsidR="009279A0">
        <w:rPr>
          <w:rFonts w:eastAsia="Calibri" w:cs="Times New Roman"/>
          <w:iCs/>
          <w:noProof/>
          <w:szCs w:val="18"/>
        </w:rPr>
        <w:t>.</w:t>
      </w:r>
      <w:r w:rsidRPr="009279A0">
        <w:rPr>
          <w:rFonts w:eastAsia="Calibri" w:cs="Times New Roman"/>
          <w:iCs/>
          <w:szCs w:val="18"/>
        </w:rPr>
        <w:t xml:space="preserve"> -- </w:t>
      </w:r>
      <w:r w:rsidRPr="009279A0">
        <w:rPr>
          <w:rFonts w:eastAsia="Calibri" w:cs="Times New Roman"/>
          <w:iCs/>
          <w:szCs w:val="18"/>
          <w:lang w:val="en"/>
        </w:rPr>
        <w:t>Summary table of gap analyses for the observer (OB), zero selection (ZE), and electronic monitoring (EM) pools. ‘Type’ defines the type of coverage (e.g., OB-OB is observed OB trips relative to unobserved OB trips, and OB-ZE is observed OB trips relative to all ZE trips, etc.).‘Rate’ is the post-strata-specific realized monitoring rate as a percentage. Gap indices represent the spatiotemporal availability of monitoring data. ‘Realized’ gap indices resulted from monitored trips in 2019 and ‘Min’, ‘Med’, and ‘Max’ represent the minimum, median, and maximum gap indices resulting from 10,000 simulations of trip selection at realized deployment rates. ‘Likli.’ represents the proportion of simulated outcomes that were at least as extreme as the realized result under the assumption of random deployment. Outcomes with lower likelihood are shaded darker.</w:t>
      </w:r>
      <w:r w:rsidR="009279A0" w:rsidRPr="009279A0">
        <w:rPr>
          <w:rFonts w:eastAsia="Calibri" w:cs="Times New Roman"/>
          <w:iCs/>
          <w:szCs w:val="18"/>
          <w:lang w:val="en"/>
        </w:rPr>
        <w:t xml:space="preserve"> SWF = Shallow Water Flatfish Target.</w:t>
      </w:r>
    </w:p>
    <w:p w14:paraId="117F5DE9" w14:textId="77777777" w:rsidR="00D15C67" w:rsidRPr="00D15C67" w:rsidRDefault="00D15C67" w:rsidP="009279A0">
      <w:pPr>
        <w:spacing w:line="240" w:lineRule="auto"/>
        <w:ind w:left="2160" w:hanging="2160"/>
        <w:contextualSpacing w:val="0"/>
        <w:rPr>
          <w:rFonts w:eastAsia="Calibri" w:cs="Times New Roman"/>
          <w:sz w:val="24"/>
          <w:lang w:val="en"/>
        </w:rPr>
      </w:pPr>
    </w:p>
    <w:tbl>
      <w:tblPr>
        <w:tblW w:w="0" w:type="auto"/>
        <w:jc w:val="center"/>
        <w:tblCellMar>
          <w:left w:w="115" w:type="dxa"/>
          <w:right w:w="115" w:type="dxa"/>
        </w:tblCellMar>
        <w:tblLook w:val="04A0" w:firstRow="1" w:lastRow="0" w:firstColumn="1" w:lastColumn="0" w:noHBand="0" w:noVBand="1"/>
      </w:tblPr>
      <w:tblGrid>
        <w:gridCol w:w="853"/>
        <w:gridCol w:w="1408"/>
        <w:gridCol w:w="686"/>
        <w:gridCol w:w="1325"/>
        <w:gridCol w:w="680"/>
        <w:gridCol w:w="964"/>
        <w:gridCol w:w="680"/>
        <w:gridCol w:w="680"/>
        <w:gridCol w:w="680"/>
        <w:gridCol w:w="780"/>
      </w:tblGrid>
      <w:tr w:rsidR="00D15C67" w:rsidRPr="009279A0" w14:paraId="2AEF4DCE" w14:textId="77777777" w:rsidTr="0058035C">
        <w:trPr>
          <w:trHeight w:val="19"/>
          <w:jc w:val="center"/>
        </w:trPr>
        <w:tc>
          <w:tcPr>
            <w:tcW w:w="0" w:type="auto"/>
            <w:tcBorders>
              <w:top w:val="single" w:sz="2" w:space="0" w:color="auto"/>
            </w:tcBorders>
            <w:shd w:val="clear" w:color="auto" w:fill="auto"/>
            <w:noWrap/>
            <w:vAlign w:val="bottom"/>
            <w:hideMark/>
          </w:tcPr>
          <w:p w14:paraId="5E427EA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 </w:t>
            </w:r>
          </w:p>
        </w:tc>
        <w:tc>
          <w:tcPr>
            <w:tcW w:w="0" w:type="auto"/>
            <w:tcBorders>
              <w:top w:val="single" w:sz="2" w:space="0" w:color="auto"/>
            </w:tcBorders>
            <w:shd w:val="clear" w:color="auto" w:fill="auto"/>
            <w:noWrap/>
            <w:vAlign w:val="center"/>
            <w:hideMark/>
          </w:tcPr>
          <w:p w14:paraId="3801795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 </w:t>
            </w:r>
          </w:p>
        </w:tc>
        <w:tc>
          <w:tcPr>
            <w:tcW w:w="0" w:type="auto"/>
            <w:tcBorders>
              <w:top w:val="single" w:sz="2" w:space="0" w:color="auto"/>
            </w:tcBorders>
            <w:shd w:val="clear" w:color="auto" w:fill="auto"/>
            <w:noWrap/>
            <w:vAlign w:val="center"/>
            <w:hideMark/>
          </w:tcPr>
          <w:p w14:paraId="2B9848E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 </w:t>
            </w:r>
          </w:p>
        </w:tc>
        <w:tc>
          <w:tcPr>
            <w:tcW w:w="0" w:type="auto"/>
            <w:tcBorders>
              <w:top w:val="single" w:sz="2" w:space="0" w:color="auto"/>
            </w:tcBorders>
            <w:shd w:val="clear" w:color="auto" w:fill="auto"/>
            <w:noWrap/>
            <w:vAlign w:val="center"/>
            <w:hideMark/>
          </w:tcPr>
          <w:p w14:paraId="0C30D6E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 </w:t>
            </w:r>
          </w:p>
        </w:tc>
        <w:tc>
          <w:tcPr>
            <w:tcW w:w="0" w:type="auto"/>
            <w:tcBorders>
              <w:top w:val="single" w:sz="2" w:space="0" w:color="auto"/>
              <w:right w:val="single" w:sz="2" w:space="0" w:color="auto"/>
            </w:tcBorders>
            <w:shd w:val="clear" w:color="auto" w:fill="auto"/>
            <w:noWrap/>
            <w:vAlign w:val="center"/>
            <w:hideMark/>
          </w:tcPr>
          <w:p w14:paraId="48B021D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 </w:t>
            </w:r>
          </w:p>
        </w:tc>
        <w:tc>
          <w:tcPr>
            <w:tcW w:w="0" w:type="auto"/>
            <w:gridSpan w:val="4"/>
            <w:tcBorders>
              <w:top w:val="single" w:sz="2" w:space="0" w:color="auto"/>
              <w:left w:val="single" w:sz="2" w:space="0" w:color="auto"/>
              <w:right w:val="single" w:sz="2" w:space="0" w:color="auto"/>
            </w:tcBorders>
            <w:shd w:val="clear" w:color="auto" w:fill="auto"/>
            <w:noWrap/>
            <w:vAlign w:val="center"/>
            <w:hideMark/>
          </w:tcPr>
          <w:p w14:paraId="28104154" w14:textId="77777777" w:rsidR="00D15C67" w:rsidRPr="009279A0" w:rsidRDefault="00D15C67" w:rsidP="00D15C67">
            <w:pPr>
              <w:spacing w:line="240" w:lineRule="auto"/>
              <w:contextualSpacing w:val="0"/>
              <w:jc w:val="center"/>
              <w:rPr>
                <w:rFonts w:eastAsia="Times New Roman" w:cs="Times New Roman"/>
                <w:b/>
                <w:bCs/>
                <w:color w:val="000000"/>
                <w:sz w:val="20"/>
                <w:szCs w:val="20"/>
              </w:rPr>
            </w:pPr>
            <w:r w:rsidRPr="009279A0">
              <w:rPr>
                <w:rFonts w:eastAsia="Times New Roman" w:cs="Times New Roman"/>
                <w:b/>
                <w:bCs/>
                <w:color w:val="000000"/>
                <w:sz w:val="20"/>
                <w:szCs w:val="20"/>
              </w:rPr>
              <w:t>Gap Indices</w:t>
            </w:r>
          </w:p>
        </w:tc>
        <w:tc>
          <w:tcPr>
            <w:tcW w:w="0" w:type="auto"/>
            <w:tcBorders>
              <w:top w:val="single" w:sz="2" w:space="0" w:color="auto"/>
              <w:left w:val="single" w:sz="2" w:space="0" w:color="auto"/>
            </w:tcBorders>
            <w:shd w:val="clear" w:color="auto" w:fill="auto"/>
            <w:noWrap/>
            <w:vAlign w:val="center"/>
            <w:hideMark/>
          </w:tcPr>
          <w:p w14:paraId="12A6FAC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 </w:t>
            </w:r>
          </w:p>
        </w:tc>
      </w:tr>
      <w:tr w:rsidR="00D15C67" w:rsidRPr="009279A0" w14:paraId="4B43A2D4" w14:textId="77777777" w:rsidTr="0058035C">
        <w:trPr>
          <w:cantSplit/>
          <w:trHeight w:val="19"/>
          <w:jc w:val="center"/>
        </w:trPr>
        <w:tc>
          <w:tcPr>
            <w:tcW w:w="0" w:type="auto"/>
            <w:tcBorders>
              <w:bottom w:val="single" w:sz="2" w:space="0" w:color="auto"/>
            </w:tcBorders>
            <w:shd w:val="clear" w:color="auto" w:fill="auto"/>
            <w:noWrap/>
            <w:vAlign w:val="bottom"/>
            <w:hideMark/>
          </w:tcPr>
          <w:p w14:paraId="3988A370" w14:textId="77777777" w:rsidR="00D15C67" w:rsidRPr="009279A0" w:rsidRDefault="00D15C67" w:rsidP="00D15C67">
            <w:pPr>
              <w:spacing w:line="240" w:lineRule="auto"/>
              <w:contextualSpacing w:val="0"/>
              <w:rPr>
                <w:rFonts w:eastAsia="Times New Roman" w:cs="Times New Roman"/>
                <w:b/>
                <w:bCs/>
                <w:color w:val="000000"/>
                <w:sz w:val="20"/>
                <w:szCs w:val="20"/>
              </w:rPr>
            </w:pPr>
            <w:r w:rsidRPr="009279A0">
              <w:rPr>
                <w:rFonts w:eastAsia="Times New Roman" w:cs="Times New Roman"/>
                <w:b/>
                <w:bCs/>
                <w:color w:val="000000"/>
                <w:sz w:val="20"/>
                <w:szCs w:val="20"/>
              </w:rPr>
              <w:t>Type</w:t>
            </w:r>
          </w:p>
        </w:tc>
        <w:tc>
          <w:tcPr>
            <w:tcW w:w="0" w:type="auto"/>
            <w:tcBorders>
              <w:bottom w:val="single" w:sz="2" w:space="0" w:color="auto"/>
            </w:tcBorders>
            <w:shd w:val="clear" w:color="auto" w:fill="auto"/>
            <w:noWrap/>
            <w:vAlign w:val="center"/>
            <w:hideMark/>
          </w:tcPr>
          <w:p w14:paraId="49F2E417" w14:textId="77777777" w:rsidR="00D15C67" w:rsidRPr="009279A0" w:rsidRDefault="00D15C67" w:rsidP="00D15C67">
            <w:pPr>
              <w:spacing w:line="240" w:lineRule="auto"/>
              <w:contextualSpacing w:val="0"/>
              <w:rPr>
                <w:rFonts w:eastAsia="Times New Roman" w:cs="Times New Roman"/>
                <w:b/>
                <w:bCs/>
                <w:color w:val="000000"/>
                <w:sz w:val="20"/>
                <w:szCs w:val="20"/>
              </w:rPr>
            </w:pPr>
            <w:r w:rsidRPr="009279A0">
              <w:rPr>
                <w:rFonts w:eastAsia="Times New Roman" w:cs="Times New Roman"/>
                <w:b/>
                <w:bCs/>
                <w:color w:val="000000"/>
                <w:sz w:val="20"/>
                <w:szCs w:val="20"/>
              </w:rPr>
              <w:t>Gear/Tender</w:t>
            </w:r>
          </w:p>
        </w:tc>
        <w:tc>
          <w:tcPr>
            <w:tcW w:w="0" w:type="auto"/>
            <w:tcBorders>
              <w:bottom w:val="single" w:sz="2" w:space="0" w:color="auto"/>
            </w:tcBorders>
            <w:shd w:val="clear" w:color="auto" w:fill="auto"/>
            <w:noWrap/>
            <w:vAlign w:val="center"/>
            <w:hideMark/>
          </w:tcPr>
          <w:p w14:paraId="06252F7C" w14:textId="77777777" w:rsidR="00D15C67" w:rsidRPr="009279A0" w:rsidRDefault="00D15C67" w:rsidP="00D15C67">
            <w:pPr>
              <w:spacing w:line="240" w:lineRule="auto"/>
              <w:contextualSpacing w:val="0"/>
              <w:rPr>
                <w:rFonts w:eastAsia="Times New Roman" w:cs="Times New Roman"/>
                <w:b/>
                <w:bCs/>
                <w:color w:val="000000"/>
                <w:sz w:val="20"/>
                <w:szCs w:val="20"/>
              </w:rPr>
            </w:pPr>
            <w:r w:rsidRPr="009279A0">
              <w:rPr>
                <w:rFonts w:eastAsia="Times New Roman" w:cs="Times New Roman"/>
                <w:b/>
                <w:bCs/>
                <w:color w:val="000000"/>
                <w:sz w:val="20"/>
                <w:szCs w:val="20"/>
              </w:rPr>
              <w:t>FMP</w:t>
            </w:r>
          </w:p>
        </w:tc>
        <w:tc>
          <w:tcPr>
            <w:tcW w:w="0" w:type="auto"/>
            <w:tcBorders>
              <w:bottom w:val="single" w:sz="2" w:space="0" w:color="auto"/>
            </w:tcBorders>
            <w:shd w:val="clear" w:color="auto" w:fill="auto"/>
            <w:noWrap/>
            <w:vAlign w:val="center"/>
            <w:hideMark/>
          </w:tcPr>
          <w:p w14:paraId="5B9B5574" w14:textId="77777777" w:rsidR="00D15C67" w:rsidRPr="009279A0" w:rsidRDefault="00D15C67" w:rsidP="00D15C67">
            <w:pPr>
              <w:spacing w:line="240" w:lineRule="auto"/>
              <w:contextualSpacing w:val="0"/>
              <w:rPr>
                <w:rFonts w:eastAsia="Times New Roman" w:cs="Times New Roman"/>
                <w:b/>
                <w:bCs/>
                <w:color w:val="000000"/>
                <w:sz w:val="20"/>
                <w:szCs w:val="20"/>
              </w:rPr>
            </w:pPr>
            <w:r w:rsidRPr="009279A0">
              <w:rPr>
                <w:rFonts w:eastAsia="Times New Roman" w:cs="Times New Roman"/>
                <w:b/>
                <w:bCs/>
                <w:color w:val="000000"/>
                <w:sz w:val="20"/>
                <w:szCs w:val="20"/>
              </w:rPr>
              <w:t>Trip Target</w:t>
            </w:r>
          </w:p>
        </w:tc>
        <w:tc>
          <w:tcPr>
            <w:tcW w:w="0" w:type="auto"/>
            <w:tcBorders>
              <w:bottom w:val="single" w:sz="2" w:space="0" w:color="auto"/>
              <w:right w:val="single" w:sz="2" w:space="0" w:color="auto"/>
            </w:tcBorders>
            <w:shd w:val="clear" w:color="auto" w:fill="auto"/>
            <w:noWrap/>
            <w:vAlign w:val="center"/>
            <w:hideMark/>
          </w:tcPr>
          <w:p w14:paraId="712A1FD3" w14:textId="77777777" w:rsidR="00D15C67" w:rsidRPr="009279A0" w:rsidRDefault="00D15C67" w:rsidP="00D15C67">
            <w:pPr>
              <w:spacing w:line="240" w:lineRule="auto"/>
              <w:contextualSpacing w:val="0"/>
              <w:jc w:val="right"/>
              <w:rPr>
                <w:rFonts w:eastAsia="Times New Roman" w:cs="Times New Roman"/>
                <w:b/>
                <w:bCs/>
                <w:color w:val="000000"/>
                <w:sz w:val="20"/>
                <w:szCs w:val="20"/>
              </w:rPr>
            </w:pPr>
            <w:r w:rsidRPr="009279A0">
              <w:rPr>
                <w:rFonts w:eastAsia="Times New Roman" w:cs="Times New Roman"/>
                <w:b/>
                <w:bCs/>
                <w:color w:val="000000"/>
                <w:sz w:val="20"/>
                <w:szCs w:val="20"/>
              </w:rPr>
              <w:t>Rate</w:t>
            </w:r>
          </w:p>
        </w:tc>
        <w:tc>
          <w:tcPr>
            <w:tcW w:w="0" w:type="auto"/>
            <w:tcBorders>
              <w:left w:val="single" w:sz="2" w:space="0" w:color="auto"/>
              <w:bottom w:val="single" w:sz="2" w:space="0" w:color="auto"/>
            </w:tcBorders>
            <w:shd w:val="clear" w:color="auto" w:fill="auto"/>
            <w:noWrap/>
            <w:vAlign w:val="center"/>
            <w:hideMark/>
          </w:tcPr>
          <w:p w14:paraId="7813D5F0" w14:textId="77777777" w:rsidR="00D15C67" w:rsidRPr="009279A0" w:rsidRDefault="00D15C67" w:rsidP="00D15C67">
            <w:pPr>
              <w:spacing w:line="240" w:lineRule="auto"/>
              <w:contextualSpacing w:val="0"/>
              <w:jc w:val="right"/>
              <w:rPr>
                <w:rFonts w:eastAsia="Times New Roman" w:cs="Times New Roman"/>
                <w:b/>
                <w:bCs/>
                <w:color w:val="000000"/>
                <w:sz w:val="20"/>
                <w:szCs w:val="20"/>
              </w:rPr>
            </w:pPr>
            <w:r w:rsidRPr="009279A0">
              <w:rPr>
                <w:rFonts w:eastAsia="Times New Roman" w:cs="Times New Roman"/>
                <w:b/>
                <w:bCs/>
                <w:color w:val="000000"/>
                <w:sz w:val="20"/>
                <w:szCs w:val="20"/>
              </w:rPr>
              <w:t>Realized</w:t>
            </w:r>
          </w:p>
        </w:tc>
        <w:tc>
          <w:tcPr>
            <w:tcW w:w="0" w:type="auto"/>
            <w:tcBorders>
              <w:bottom w:val="single" w:sz="2" w:space="0" w:color="auto"/>
            </w:tcBorders>
            <w:shd w:val="clear" w:color="auto" w:fill="auto"/>
            <w:noWrap/>
            <w:vAlign w:val="center"/>
            <w:hideMark/>
          </w:tcPr>
          <w:p w14:paraId="2C0354CB" w14:textId="77777777" w:rsidR="00D15C67" w:rsidRPr="009279A0" w:rsidRDefault="00D15C67" w:rsidP="00D15C67">
            <w:pPr>
              <w:spacing w:line="240" w:lineRule="auto"/>
              <w:contextualSpacing w:val="0"/>
              <w:jc w:val="right"/>
              <w:rPr>
                <w:rFonts w:eastAsia="Times New Roman" w:cs="Times New Roman"/>
                <w:b/>
                <w:bCs/>
                <w:color w:val="000000"/>
                <w:sz w:val="20"/>
                <w:szCs w:val="20"/>
              </w:rPr>
            </w:pPr>
            <w:r w:rsidRPr="009279A0">
              <w:rPr>
                <w:rFonts w:eastAsia="Times New Roman" w:cs="Times New Roman"/>
                <w:b/>
                <w:bCs/>
                <w:color w:val="000000"/>
                <w:sz w:val="20"/>
                <w:szCs w:val="20"/>
              </w:rPr>
              <w:t>Min</w:t>
            </w:r>
          </w:p>
        </w:tc>
        <w:tc>
          <w:tcPr>
            <w:tcW w:w="0" w:type="auto"/>
            <w:tcBorders>
              <w:bottom w:val="single" w:sz="2" w:space="0" w:color="auto"/>
            </w:tcBorders>
            <w:shd w:val="clear" w:color="auto" w:fill="auto"/>
            <w:noWrap/>
            <w:vAlign w:val="center"/>
            <w:hideMark/>
          </w:tcPr>
          <w:p w14:paraId="16D8CC49" w14:textId="77777777" w:rsidR="00D15C67" w:rsidRPr="009279A0" w:rsidRDefault="00D15C67" w:rsidP="00D15C67">
            <w:pPr>
              <w:spacing w:line="240" w:lineRule="auto"/>
              <w:contextualSpacing w:val="0"/>
              <w:jc w:val="right"/>
              <w:rPr>
                <w:rFonts w:eastAsia="Times New Roman" w:cs="Times New Roman"/>
                <w:b/>
                <w:bCs/>
                <w:color w:val="000000"/>
                <w:sz w:val="20"/>
                <w:szCs w:val="20"/>
              </w:rPr>
            </w:pPr>
            <w:r w:rsidRPr="009279A0">
              <w:rPr>
                <w:rFonts w:eastAsia="Times New Roman" w:cs="Times New Roman"/>
                <w:b/>
                <w:bCs/>
                <w:color w:val="000000"/>
                <w:sz w:val="20"/>
                <w:szCs w:val="20"/>
              </w:rPr>
              <w:t>Med</w:t>
            </w:r>
          </w:p>
        </w:tc>
        <w:tc>
          <w:tcPr>
            <w:tcW w:w="0" w:type="auto"/>
            <w:tcBorders>
              <w:bottom w:val="single" w:sz="2" w:space="0" w:color="auto"/>
              <w:right w:val="single" w:sz="2" w:space="0" w:color="auto"/>
            </w:tcBorders>
            <w:shd w:val="clear" w:color="auto" w:fill="auto"/>
            <w:noWrap/>
            <w:vAlign w:val="center"/>
            <w:hideMark/>
          </w:tcPr>
          <w:p w14:paraId="1621CC83" w14:textId="77777777" w:rsidR="00D15C67" w:rsidRPr="009279A0" w:rsidRDefault="00D15C67" w:rsidP="00D15C67">
            <w:pPr>
              <w:spacing w:line="240" w:lineRule="auto"/>
              <w:contextualSpacing w:val="0"/>
              <w:jc w:val="right"/>
              <w:rPr>
                <w:rFonts w:eastAsia="Times New Roman" w:cs="Times New Roman"/>
                <w:b/>
                <w:bCs/>
                <w:color w:val="000000"/>
                <w:sz w:val="20"/>
                <w:szCs w:val="20"/>
              </w:rPr>
            </w:pPr>
            <w:r w:rsidRPr="009279A0">
              <w:rPr>
                <w:rFonts w:eastAsia="Times New Roman" w:cs="Times New Roman"/>
                <w:b/>
                <w:bCs/>
                <w:color w:val="000000"/>
                <w:sz w:val="20"/>
                <w:szCs w:val="20"/>
              </w:rPr>
              <w:t>Max</w:t>
            </w:r>
          </w:p>
        </w:tc>
        <w:tc>
          <w:tcPr>
            <w:tcW w:w="0" w:type="auto"/>
            <w:tcBorders>
              <w:left w:val="single" w:sz="2" w:space="0" w:color="auto"/>
              <w:bottom w:val="single" w:sz="2" w:space="0" w:color="auto"/>
            </w:tcBorders>
            <w:shd w:val="clear" w:color="auto" w:fill="auto"/>
            <w:noWrap/>
            <w:vAlign w:val="center"/>
            <w:hideMark/>
          </w:tcPr>
          <w:p w14:paraId="29AF75B6" w14:textId="77777777" w:rsidR="00D15C67" w:rsidRPr="009279A0" w:rsidRDefault="00D15C67" w:rsidP="00D15C67">
            <w:pPr>
              <w:spacing w:line="240" w:lineRule="auto"/>
              <w:contextualSpacing w:val="0"/>
              <w:jc w:val="right"/>
              <w:rPr>
                <w:rFonts w:eastAsia="Times New Roman" w:cs="Times New Roman"/>
                <w:b/>
                <w:bCs/>
                <w:color w:val="000000"/>
                <w:sz w:val="20"/>
                <w:szCs w:val="20"/>
              </w:rPr>
            </w:pPr>
            <w:r w:rsidRPr="009279A0">
              <w:rPr>
                <w:rFonts w:eastAsia="Times New Roman" w:cs="Times New Roman"/>
                <w:b/>
                <w:bCs/>
                <w:color w:val="000000"/>
                <w:sz w:val="20"/>
                <w:szCs w:val="20"/>
              </w:rPr>
              <w:t>Likli.</w:t>
            </w:r>
          </w:p>
        </w:tc>
      </w:tr>
      <w:tr w:rsidR="00D15C67" w:rsidRPr="009279A0" w14:paraId="2F658E6F" w14:textId="77777777" w:rsidTr="0058035C">
        <w:trPr>
          <w:trHeight w:val="19"/>
          <w:jc w:val="center"/>
        </w:trPr>
        <w:tc>
          <w:tcPr>
            <w:tcW w:w="0" w:type="auto"/>
            <w:tcBorders>
              <w:top w:val="single" w:sz="2" w:space="0" w:color="auto"/>
            </w:tcBorders>
            <w:shd w:val="clear" w:color="auto" w:fill="auto"/>
            <w:noWrap/>
            <w:vAlign w:val="bottom"/>
            <w:hideMark/>
          </w:tcPr>
          <w:p w14:paraId="7CCA857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tcBorders>
              <w:top w:val="single" w:sz="2" w:space="0" w:color="auto"/>
            </w:tcBorders>
            <w:shd w:val="clear" w:color="auto" w:fill="auto"/>
            <w:noWrap/>
            <w:vAlign w:val="center"/>
            <w:hideMark/>
          </w:tcPr>
          <w:p w14:paraId="006E258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tcBorders>
              <w:top w:val="single" w:sz="2" w:space="0" w:color="auto"/>
            </w:tcBorders>
            <w:shd w:val="clear" w:color="auto" w:fill="auto"/>
            <w:noWrap/>
            <w:vAlign w:val="center"/>
            <w:hideMark/>
          </w:tcPr>
          <w:p w14:paraId="1CA19D9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tcBorders>
              <w:top w:val="single" w:sz="2" w:space="0" w:color="auto"/>
            </w:tcBorders>
            <w:shd w:val="clear" w:color="auto" w:fill="auto"/>
            <w:noWrap/>
            <w:vAlign w:val="center"/>
            <w:hideMark/>
          </w:tcPr>
          <w:p w14:paraId="7F2811A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top w:val="single" w:sz="2" w:space="0" w:color="auto"/>
              <w:right w:val="single" w:sz="2" w:space="0" w:color="auto"/>
            </w:tcBorders>
            <w:shd w:val="clear" w:color="auto" w:fill="auto"/>
            <w:noWrap/>
            <w:vAlign w:val="center"/>
            <w:hideMark/>
          </w:tcPr>
          <w:p w14:paraId="3F3B4BC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16.04</w:t>
            </w:r>
          </w:p>
        </w:tc>
        <w:tc>
          <w:tcPr>
            <w:tcW w:w="0" w:type="auto"/>
            <w:tcBorders>
              <w:top w:val="single" w:sz="2" w:space="0" w:color="auto"/>
              <w:left w:val="single" w:sz="2" w:space="0" w:color="auto"/>
            </w:tcBorders>
            <w:shd w:val="clear" w:color="auto" w:fill="auto"/>
            <w:noWrap/>
            <w:vAlign w:val="center"/>
            <w:hideMark/>
          </w:tcPr>
          <w:p w14:paraId="60D670B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0.611</w:t>
            </w:r>
          </w:p>
        </w:tc>
        <w:tc>
          <w:tcPr>
            <w:tcW w:w="0" w:type="auto"/>
            <w:tcBorders>
              <w:top w:val="single" w:sz="2" w:space="0" w:color="auto"/>
            </w:tcBorders>
            <w:shd w:val="clear" w:color="auto" w:fill="auto"/>
            <w:noWrap/>
            <w:vAlign w:val="center"/>
            <w:hideMark/>
          </w:tcPr>
          <w:p w14:paraId="1DAE5C5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0.502</w:t>
            </w:r>
          </w:p>
        </w:tc>
        <w:tc>
          <w:tcPr>
            <w:tcW w:w="0" w:type="auto"/>
            <w:tcBorders>
              <w:top w:val="single" w:sz="2" w:space="0" w:color="auto"/>
            </w:tcBorders>
            <w:shd w:val="clear" w:color="auto" w:fill="auto"/>
            <w:noWrap/>
            <w:vAlign w:val="center"/>
            <w:hideMark/>
          </w:tcPr>
          <w:p w14:paraId="4519633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0.688</w:t>
            </w:r>
          </w:p>
        </w:tc>
        <w:tc>
          <w:tcPr>
            <w:tcW w:w="0" w:type="auto"/>
            <w:tcBorders>
              <w:top w:val="single" w:sz="2" w:space="0" w:color="auto"/>
              <w:right w:val="single" w:sz="2" w:space="0" w:color="auto"/>
            </w:tcBorders>
            <w:shd w:val="clear" w:color="auto" w:fill="auto"/>
            <w:noWrap/>
            <w:vAlign w:val="center"/>
            <w:hideMark/>
          </w:tcPr>
          <w:p w14:paraId="7A0077F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0.782</w:t>
            </w:r>
          </w:p>
        </w:tc>
        <w:tc>
          <w:tcPr>
            <w:tcW w:w="0" w:type="auto"/>
            <w:tcBorders>
              <w:top w:val="single" w:sz="2" w:space="0" w:color="auto"/>
              <w:left w:val="single" w:sz="2" w:space="0" w:color="auto"/>
            </w:tcBorders>
            <w:shd w:val="clear" w:color="000000" w:fill="A6A6A6"/>
            <w:noWrap/>
            <w:vAlign w:val="center"/>
            <w:hideMark/>
          </w:tcPr>
          <w:p w14:paraId="7F064A8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0.0320</w:t>
            </w:r>
          </w:p>
        </w:tc>
      </w:tr>
      <w:tr w:rsidR="00D15C67" w:rsidRPr="009279A0" w14:paraId="1E4F200C" w14:textId="77777777" w:rsidTr="0058035C">
        <w:trPr>
          <w:trHeight w:val="19"/>
          <w:jc w:val="center"/>
        </w:trPr>
        <w:tc>
          <w:tcPr>
            <w:tcW w:w="0" w:type="auto"/>
            <w:shd w:val="clear" w:color="auto" w:fill="auto"/>
            <w:noWrap/>
            <w:vAlign w:val="bottom"/>
            <w:hideMark/>
          </w:tcPr>
          <w:p w14:paraId="6616022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755C829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790B4D3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419F5B1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1976DFF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22.22</w:t>
            </w:r>
          </w:p>
        </w:tc>
        <w:tc>
          <w:tcPr>
            <w:tcW w:w="0" w:type="auto"/>
            <w:tcBorders>
              <w:left w:val="single" w:sz="2" w:space="0" w:color="auto"/>
            </w:tcBorders>
            <w:shd w:val="clear" w:color="auto" w:fill="auto"/>
            <w:noWrap/>
            <w:vAlign w:val="center"/>
            <w:hideMark/>
          </w:tcPr>
          <w:p w14:paraId="007AF9A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0.778</w:t>
            </w:r>
          </w:p>
        </w:tc>
        <w:tc>
          <w:tcPr>
            <w:tcW w:w="0" w:type="auto"/>
            <w:shd w:val="clear" w:color="auto" w:fill="auto"/>
            <w:noWrap/>
            <w:vAlign w:val="center"/>
            <w:hideMark/>
          </w:tcPr>
          <w:p w14:paraId="08C9076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232D3AE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0.639</w:t>
            </w:r>
          </w:p>
        </w:tc>
        <w:tc>
          <w:tcPr>
            <w:tcW w:w="0" w:type="auto"/>
            <w:tcBorders>
              <w:right w:val="single" w:sz="2" w:space="0" w:color="auto"/>
            </w:tcBorders>
            <w:shd w:val="clear" w:color="auto" w:fill="auto"/>
            <w:noWrap/>
            <w:vAlign w:val="center"/>
            <w:hideMark/>
          </w:tcPr>
          <w:p w14:paraId="1938ADE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0.889</w:t>
            </w:r>
          </w:p>
        </w:tc>
        <w:tc>
          <w:tcPr>
            <w:tcW w:w="0" w:type="auto"/>
            <w:tcBorders>
              <w:left w:val="single" w:sz="2" w:space="0" w:color="auto"/>
            </w:tcBorders>
            <w:shd w:val="clear" w:color="000000" w:fill="D9D9D9"/>
            <w:noWrap/>
            <w:vAlign w:val="center"/>
            <w:hideMark/>
          </w:tcPr>
          <w:p w14:paraId="2E7374A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0.1117</w:t>
            </w:r>
          </w:p>
        </w:tc>
      </w:tr>
      <w:tr w:rsidR="00D15C67" w:rsidRPr="009279A0" w14:paraId="53AD4F4A" w14:textId="77777777" w:rsidTr="0058035C">
        <w:trPr>
          <w:trHeight w:val="19"/>
          <w:jc w:val="center"/>
        </w:trPr>
        <w:tc>
          <w:tcPr>
            <w:tcW w:w="0" w:type="auto"/>
            <w:shd w:val="clear" w:color="auto" w:fill="auto"/>
            <w:noWrap/>
            <w:vAlign w:val="bottom"/>
            <w:hideMark/>
          </w:tcPr>
          <w:p w14:paraId="5C8D215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2D4613C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747104B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2ECDE6E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2C1EDA7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w:t>
            </w:r>
          </w:p>
        </w:tc>
        <w:tc>
          <w:tcPr>
            <w:tcW w:w="0" w:type="auto"/>
            <w:tcBorders>
              <w:left w:val="single" w:sz="2" w:space="0" w:color="auto"/>
            </w:tcBorders>
            <w:shd w:val="clear" w:color="auto" w:fill="auto"/>
            <w:noWrap/>
            <w:vAlign w:val="center"/>
            <w:hideMark/>
          </w:tcPr>
          <w:p w14:paraId="36B0F9A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3E673CE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19979E8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0.355</w:t>
            </w:r>
          </w:p>
        </w:tc>
        <w:tc>
          <w:tcPr>
            <w:tcW w:w="0" w:type="auto"/>
            <w:tcBorders>
              <w:right w:val="single" w:sz="2" w:space="0" w:color="auto"/>
            </w:tcBorders>
            <w:shd w:val="clear" w:color="auto" w:fill="auto"/>
            <w:noWrap/>
            <w:vAlign w:val="center"/>
            <w:hideMark/>
          </w:tcPr>
          <w:p w14:paraId="68A9F84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0.921</w:t>
            </w:r>
          </w:p>
        </w:tc>
        <w:tc>
          <w:tcPr>
            <w:tcW w:w="0" w:type="auto"/>
            <w:tcBorders>
              <w:left w:val="single" w:sz="2" w:space="0" w:color="auto"/>
            </w:tcBorders>
            <w:shd w:val="clear" w:color="000000" w:fill="D9D9D9"/>
            <w:noWrap/>
            <w:vAlign w:val="center"/>
            <w:hideMark/>
          </w:tcPr>
          <w:p w14:paraId="5BA7E94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0.1419</w:t>
            </w:r>
          </w:p>
        </w:tc>
      </w:tr>
      <w:tr w:rsidR="00D15C67" w:rsidRPr="009279A0" w14:paraId="73630BDB" w14:textId="77777777" w:rsidTr="0058035C">
        <w:trPr>
          <w:trHeight w:val="19"/>
          <w:jc w:val="center"/>
        </w:trPr>
        <w:tc>
          <w:tcPr>
            <w:tcW w:w="0" w:type="auto"/>
            <w:shd w:val="clear" w:color="auto" w:fill="auto"/>
            <w:noWrap/>
            <w:vAlign w:val="bottom"/>
            <w:hideMark/>
          </w:tcPr>
          <w:p w14:paraId="3AC7A57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1822DEE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0CCE319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5D522AE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right w:val="single" w:sz="2" w:space="0" w:color="auto"/>
            </w:tcBorders>
            <w:shd w:val="clear" w:color="auto" w:fill="auto"/>
            <w:noWrap/>
            <w:vAlign w:val="center"/>
            <w:hideMark/>
          </w:tcPr>
          <w:p w14:paraId="3443C13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19.74</w:t>
            </w:r>
          </w:p>
        </w:tc>
        <w:tc>
          <w:tcPr>
            <w:tcW w:w="0" w:type="auto"/>
            <w:tcBorders>
              <w:left w:val="single" w:sz="2" w:space="0" w:color="auto"/>
            </w:tcBorders>
            <w:shd w:val="clear" w:color="auto" w:fill="auto"/>
            <w:noWrap/>
            <w:vAlign w:val="center"/>
            <w:hideMark/>
          </w:tcPr>
          <w:p w14:paraId="2658662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0.787</w:t>
            </w:r>
          </w:p>
        </w:tc>
        <w:tc>
          <w:tcPr>
            <w:tcW w:w="0" w:type="auto"/>
            <w:shd w:val="clear" w:color="auto" w:fill="auto"/>
            <w:noWrap/>
            <w:vAlign w:val="center"/>
            <w:hideMark/>
          </w:tcPr>
          <w:p w14:paraId="285298D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0.723</w:t>
            </w:r>
          </w:p>
        </w:tc>
        <w:tc>
          <w:tcPr>
            <w:tcW w:w="0" w:type="auto"/>
            <w:shd w:val="clear" w:color="auto" w:fill="auto"/>
            <w:noWrap/>
            <w:vAlign w:val="center"/>
            <w:hideMark/>
          </w:tcPr>
          <w:p w14:paraId="03BF3BD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0.773</w:t>
            </w:r>
          </w:p>
        </w:tc>
        <w:tc>
          <w:tcPr>
            <w:tcW w:w="0" w:type="auto"/>
            <w:tcBorders>
              <w:right w:val="single" w:sz="2" w:space="0" w:color="auto"/>
            </w:tcBorders>
            <w:shd w:val="clear" w:color="auto" w:fill="auto"/>
            <w:noWrap/>
            <w:vAlign w:val="center"/>
            <w:hideMark/>
          </w:tcPr>
          <w:p w14:paraId="5A66791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0.801</w:t>
            </w:r>
          </w:p>
        </w:tc>
        <w:tc>
          <w:tcPr>
            <w:tcW w:w="0" w:type="auto"/>
            <w:tcBorders>
              <w:left w:val="single" w:sz="2" w:space="0" w:color="auto"/>
            </w:tcBorders>
            <w:shd w:val="clear" w:color="000000" w:fill="BFBFBF"/>
            <w:noWrap/>
            <w:vAlign w:val="center"/>
            <w:hideMark/>
          </w:tcPr>
          <w:p w14:paraId="28417CF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0.0801</w:t>
            </w:r>
          </w:p>
        </w:tc>
      </w:tr>
      <w:tr w:rsidR="00D15C67" w:rsidRPr="009279A0" w14:paraId="194BD806" w14:textId="77777777" w:rsidTr="0058035C">
        <w:trPr>
          <w:trHeight w:val="19"/>
          <w:jc w:val="center"/>
        </w:trPr>
        <w:tc>
          <w:tcPr>
            <w:tcW w:w="0" w:type="auto"/>
            <w:shd w:val="clear" w:color="auto" w:fill="auto"/>
            <w:noWrap/>
            <w:vAlign w:val="bottom"/>
            <w:hideMark/>
          </w:tcPr>
          <w:p w14:paraId="39CAB66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30C3C81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61E0B35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044CC9E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10EB613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21.28</w:t>
            </w:r>
          </w:p>
        </w:tc>
        <w:tc>
          <w:tcPr>
            <w:tcW w:w="0" w:type="auto"/>
            <w:tcBorders>
              <w:left w:val="single" w:sz="2" w:space="0" w:color="auto"/>
            </w:tcBorders>
            <w:shd w:val="clear" w:color="auto" w:fill="auto"/>
            <w:noWrap/>
            <w:vAlign w:val="center"/>
            <w:hideMark/>
          </w:tcPr>
          <w:p w14:paraId="30FD45D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0.704</w:t>
            </w:r>
          </w:p>
        </w:tc>
        <w:tc>
          <w:tcPr>
            <w:tcW w:w="0" w:type="auto"/>
            <w:shd w:val="clear" w:color="auto" w:fill="auto"/>
            <w:noWrap/>
            <w:vAlign w:val="center"/>
            <w:hideMark/>
          </w:tcPr>
          <w:p w14:paraId="7F6CE7D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100675A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0.653</w:t>
            </w:r>
          </w:p>
        </w:tc>
        <w:tc>
          <w:tcPr>
            <w:tcW w:w="0" w:type="auto"/>
            <w:tcBorders>
              <w:right w:val="single" w:sz="2" w:space="0" w:color="auto"/>
            </w:tcBorders>
            <w:shd w:val="clear" w:color="auto" w:fill="auto"/>
            <w:noWrap/>
            <w:vAlign w:val="center"/>
            <w:hideMark/>
          </w:tcPr>
          <w:p w14:paraId="62DB4B3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0.806</w:t>
            </w:r>
          </w:p>
        </w:tc>
        <w:tc>
          <w:tcPr>
            <w:tcW w:w="0" w:type="auto"/>
            <w:tcBorders>
              <w:left w:val="single" w:sz="2" w:space="0" w:color="auto"/>
            </w:tcBorders>
            <w:shd w:val="clear" w:color="000000" w:fill="D9D9D9"/>
            <w:noWrap/>
            <w:vAlign w:val="center"/>
            <w:hideMark/>
          </w:tcPr>
          <w:p w14:paraId="11E1AA3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0.1496</w:t>
            </w:r>
          </w:p>
        </w:tc>
      </w:tr>
      <w:tr w:rsidR="00D15C67" w:rsidRPr="009279A0" w14:paraId="4D6B6409" w14:textId="77777777" w:rsidTr="0058035C">
        <w:trPr>
          <w:trHeight w:val="19"/>
          <w:jc w:val="center"/>
        </w:trPr>
        <w:tc>
          <w:tcPr>
            <w:tcW w:w="0" w:type="auto"/>
            <w:shd w:val="clear" w:color="auto" w:fill="auto"/>
            <w:noWrap/>
            <w:vAlign w:val="bottom"/>
            <w:hideMark/>
          </w:tcPr>
          <w:p w14:paraId="0DAB221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7946AF6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27C307D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0010704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11B08EA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16.78</w:t>
            </w:r>
          </w:p>
        </w:tc>
        <w:tc>
          <w:tcPr>
            <w:tcW w:w="0" w:type="auto"/>
            <w:tcBorders>
              <w:left w:val="single" w:sz="2" w:space="0" w:color="auto"/>
            </w:tcBorders>
            <w:shd w:val="clear" w:color="auto" w:fill="auto"/>
            <w:noWrap/>
            <w:vAlign w:val="center"/>
            <w:hideMark/>
          </w:tcPr>
          <w:p w14:paraId="3D5DEA0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0.778</w:t>
            </w:r>
          </w:p>
        </w:tc>
        <w:tc>
          <w:tcPr>
            <w:tcW w:w="0" w:type="auto"/>
            <w:shd w:val="clear" w:color="auto" w:fill="auto"/>
            <w:noWrap/>
            <w:vAlign w:val="center"/>
            <w:hideMark/>
          </w:tcPr>
          <w:p w14:paraId="56E8B12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0.729</w:t>
            </w:r>
          </w:p>
        </w:tc>
        <w:tc>
          <w:tcPr>
            <w:tcW w:w="0" w:type="auto"/>
            <w:shd w:val="clear" w:color="auto" w:fill="auto"/>
            <w:noWrap/>
            <w:vAlign w:val="center"/>
            <w:hideMark/>
          </w:tcPr>
          <w:p w14:paraId="37E046C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0.776</w:t>
            </w:r>
          </w:p>
        </w:tc>
        <w:tc>
          <w:tcPr>
            <w:tcW w:w="0" w:type="auto"/>
            <w:tcBorders>
              <w:right w:val="single" w:sz="2" w:space="0" w:color="auto"/>
            </w:tcBorders>
            <w:shd w:val="clear" w:color="auto" w:fill="auto"/>
            <w:noWrap/>
            <w:vAlign w:val="center"/>
            <w:hideMark/>
          </w:tcPr>
          <w:p w14:paraId="32075F6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0.803</w:t>
            </w:r>
          </w:p>
        </w:tc>
        <w:tc>
          <w:tcPr>
            <w:tcW w:w="0" w:type="auto"/>
            <w:tcBorders>
              <w:left w:val="single" w:sz="2" w:space="0" w:color="auto"/>
            </w:tcBorders>
            <w:shd w:val="clear" w:color="auto" w:fill="auto"/>
            <w:noWrap/>
            <w:vAlign w:val="center"/>
            <w:hideMark/>
          </w:tcPr>
          <w:p w14:paraId="5FE41E4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0.4090</w:t>
            </w:r>
          </w:p>
        </w:tc>
      </w:tr>
      <w:tr w:rsidR="00D15C67" w:rsidRPr="009279A0" w14:paraId="1B669B76" w14:textId="77777777" w:rsidTr="0058035C">
        <w:trPr>
          <w:trHeight w:val="19"/>
          <w:jc w:val="center"/>
        </w:trPr>
        <w:tc>
          <w:tcPr>
            <w:tcW w:w="0" w:type="auto"/>
            <w:shd w:val="clear" w:color="auto" w:fill="auto"/>
            <w:noWrap/>
            <w:vAlign w:val="bottom"/>
            <w:hideMark/>
          </w:tcPr>
          <w:p w14:paraId="2BE994F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3B04D6E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43B5D3A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3184B4A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4B1383D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15.56</w:t>
            </w:r>
          </w:p>
        </w:tc>
        <w:tc>
          <w:tcPr>
            <w:tcW w:w="0" w:type="auto"/>
            <w:tcBorders>
              <w:left w:val="single" w:sz="2" w:space="0" w:color="auto"/>
            </w:tcBorders>
            <w:shd w:val="clear" w:color="auto" w:fill="auto"/>
            <w:noWrap/>
            <w:vAlign w:val="center"/>
            <w:hideMark/>
          </w:tcPr>
          <w:p w14:paraId="46B4F39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0.689</w:t>
            </w:r>
          </w:p>
        </w:tc>
        <w:tc>
          <w:tcPr>
            <w:tcW w:w="0" w:type="auto"/>
            <w:shd w:val="clear" w:color="auto" w:fill="auto"/>
            <w:noWrap/>
            <w:vAlign w:val="center"/>
            <w:hideMark/>
          </w:tcPr>
          <w:p w14:paraId="26F2D68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0.588</w:t>
            </w:r>
          </w:p>
        </w:tc>
        <w:tc>
          <w:tcPr>
            <w:tcW w:w="0" w:type="auto"/>
            <w:shd w:val="clear" w:color="auto" w:fill="auto"/>
            <w:noWrap/>
            <w:vAlign w:val="center"/>
            <w:hideMark/>
          </w:tcPr>
          <w:p w14:paraId="4D1DDD7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0.736</w:t>
            </w:r>
          </w:p>
        </w:tc>
        <w:tc>
          <w:tcPr>
            <w:tcW w:w="0" w:type="auto"/>
            <w:tcBorders>
              <w:right w:val="single" w:sz="2" w:space="0" w:color="auto"/>
            </w:tcBorders>
            <w:shd w:val="clear" w:color="auto" w:fill="auto"/>
            <w:noWrap/>
            <w:vAlign w:val="center"/>
            <w:hideMark/>
          </w:tcPr>
          <w:p w14:paraId="0DC66DA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0.795</w:t>
            </w:r>
          </w:p>
        </w:tc>
        <w:tc>
          <w:tcPr>
            <w:tcW w:w="0" w:type="auto"/>
            <w:tcBorders>
              <w:left w:val="single" w:sz="2" w:space="0" w:color="auto"/>
            </w:tcBorders>
            <w:shd w:val="clear" w:color="000000" w:fill="BFBFBF"/>
            <w:noWrap/>
            <w:vAlign w:val="center"/>
            <w:hideMark/>
          </w:tcPr>
          <w:p w14:paraId="1068B14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0.0516</w:t>
            </w:r>
          </w:p>
        </w:tc>
      </w:tr>
      <w:tr w:rsidR="00D15C67" w:rsidRPr="009279A0" w14:paraId="4E06B6CA" w14:textId="77777777" w:rsidTr="0058035C">
        <w:trPr>
          <w:trHeight w:val="19"/>
          <w:jc w:val="center"/>
        </w:trPr>
        <w:tc>
          <w:tcPr>
            <w:tcW w:w="0" w:type="auto"/>
            <w:shd w:val="clear" w:color="auto" w:fill="auto"/>
            <w:noWrap/>
            <w:vAlign w:val="bottom"/>
            <w:hideMark/>
          </w:tcPr>
          <w:p w14:paraId="4A66B21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60CB0D5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68CBE5D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713E945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08CDE93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10.81</w:t>
            </w:r>
          </w:p>
        </w:tc>
        <w:tc>
          <w:tcPr>
            <w:tcW w:w="0" w:type="auto"/>
            <w:tcBorders>
              <w:left w:val="single" w:sz="2" w:space="0" w:color="auto"/>
            </w:tcBorders>
            <w:shd w:val="clear" w:color="auto" w:fill="auto"/>
            <w:noWrap/>
            <w:vAlign w:val="center"/>
            <w:hideMark/>
          </w:tcPr>
          <w:p w14:paraId="5E79609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0.586</w:t>
            </w:r>
          </w:p>
        </w:tc>
        <w:tc>
          <w:tcPr>
            <w:tcW w:w="0" w:type="auto"/>
            <w:shd w:val="clear" w:color="auto" w:fill="auto"/>
            <w:noWrap/>
            <w:vAlign w:val="center"/>
            <w:hideMark/>
          </w:tcPr>
          <w:p w14:paraId="717C3B4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45FA0CB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0.599</w:t>
            </w:r>
          </w:p>
        </w:tc>
        <w:tc>
          <w:tcPr>
            <w:tcW w:w="0" w:type="auto"/>
            <w:tcBorders>
              <w:right w:val="single" w:sz="2" w:space="0" w:color="auto"/>
            </w:tcBorders>
            <w:shd w:val="clear" w:color="auto" w:fill="auto"/>
            <w:noWrap/>
            <w:vAlign w:val="center"/>
            <w:hideMark/>
          </w:tcPr>
          <w:p w14:paraId="24C7D70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0.829</w:t>
            </w:r>
          </w:p>
        </w:tc>
        <w:tc>
          <w:tcPr>
            <w:tcW w:w="0" w:type="auto"/>
            <w:tcBorders>
              <w:left w:val="single" w:sz="2" w:space="0" w:color="auto"/>
            </w:tcBorders>
            <w:shd w:val="clear" w:color="auto" w:fill="auto"/>
            <w:noWrap/>
            <w:vAlign w:val="center"/>
            <w:hideMark/>
          </w:tcPr>
          <w:p w14:paraId="2190E0A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0.4521</w:t>
            </w:r>
          </w:p>
        </w:tc>
      </w:tr>
      <w:tr w:rsidR="00D15C67" w:rsidRPr="009279A0" w14:paraId="5C403CCC" w14:textId="77777777" w:rsidTr="0058035C">
        <w:trPr>
          <w:trHeight w:val="19"/>
          <w:jc w:val="center"/>
        </w:trPr>
        <w:tc>
          <w:tcPr>
            <w:tcW w:w="0" w:type="auto"/>
            <w:shd w:val="clear" w:color="auto" w:fill="auto"/>
            <w:noWrap/>
            <w:vAlign w:val="bottom"/>
            <w:hideMark/>
          </w:tcPr>
          <w:p w14:paraId="729F3A9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6197E9E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1BF5398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29ACDE7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right w:val="single" w:sz="2" w:space="0" w:color="auto"/>
            </w:tcBorders>
            <w:shd w:val="clear" w:color="auto" w:fill="auto"/>
            <w:noWrap/>
            <w:vAlign w:val="center"/>
            <w:hideMark/>
          </w:tcPr>
          <w:p w14:paraId="67E0313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16.67</w:t>
            </w:r>
          </w:p>
        </w:tc>
        <w:tc>
          <w:tcPr>
            <w:tcW w:w="0" w:type="auto"/>
            <w:tcBorders>
              <w:left w:val="single" w:sz="2" w:space="0" w:color="auto"/>
            </w:tcBorders>
            <w:shd w:val="clear" w:color="auto" w:fill="auto"/>
            <w:noWrap/>
            <w:vAlign w:val="center"/>
            <w:hideMark/>
          </w:tcPr>
          <w:p w14:paraId="1ECCA94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0.708</w:t>
            </w:r>
          </w:p>
        </w:tc>
        <w:tc>
          <w:tcPr>
            <w:tcW w:w="0" w:type="auto"/>
            <w:shd w:val="clear" w:color="auto" w:fill="auto"/>
            <w:noWrap/>
            <w:vAlign w:val="center"/>
            <w:hideMark/>
          </w:tcPr>
          <w:p w14:paraId="2C85E4C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27A668A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0.292</w:t>
            </w:r>
          </w:p>
        </w:tc>
        <w:tc>
          <w:tcPr>
            <w:tcW w:w="0" w:type="auto"/>
            <w:tcBorders>
              <w:right w:val="single" w:sz="2" w:space="0" w:color="auto"/>
            </w:tcBorders>
            <w:shd w:val="clear" w:color="auto" w:fill="auto"/>
            <w:noWrap/>
            <w:vAlign w:val="center"/>
            <w:hideMark/>
          </w:tcPr>
          <w:p w14:paraId="360AB28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0.958</w:t>
            </w:r>
          </w:p>
        </w:tc>
        <w:tc>
          <w:tcPr>
            <w:tcW w:w="0" w:type="auto"/>
            <w:tcBorders>
              <w:left w:val="single" w:sz="2" w:space="0" w:color="auto"/>
            </w:tcBorders>
            <w:shd w:val="clear" w:color="000000" w:fill="D9D9D9"/>
            <w:noWrap/>
            <w:vAlign w:val="center"/>
            <w:hideMark/>
          </w:tcPr>
          <w:p w14:paraId="536EC9C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0.1183</w:t>
            </w:r>
          </w:p>
        </w:tc>
      </w:tr>
      <w:tr w:rsidR="00D15C67" w:rsidRPr="009279A0" w14:paraId="3BCEE757" w14:textId="77777777" w:rsidTr="0058035C">
        <w:trPr>
          <w:trHeight w:val="19"/>
          <w:jc w:val="center"/>
        </w:trPr>
        <w:tc>
          <w:tcPr>
            <w:tcW w:w="0" w:type="auto"/>
            <w:shd w:val="clear" w:color="auto" w:fill="auto"/>
            <w:noWrap/>
            <w:vAlign w:val="bottom"/>
            <w:hideMark/>
          </w:tcPr>
          <w:p w14:paraId="276945F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0CADBEC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007C3B3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38F8C14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3A1B131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11.11</w:t>
            </w:r>
          </w:p>
        </w:tc>
        <w:tc>
          <w:tcPr>
            <w:tcW w:w="0" w:type="auto"/>
            <w:tcBorders>
              <w:left w:val="single" w:sz="2" w:space="0" w:color="auto"/>
            </w:tcBorders>
            <w:shd w:val="clear" w:color="auto" w:fill="auto"/>
            <w:noWrap/>
            <w:vAlign w:val="center"/>
            <w:hideMark/>
          </w:tcPr>
          <w:p w14:paraId="3BB81FF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0.678</w:t>
            </w:r>
          </w:p>
        </w:tc>
        <w:tc>
          <w:tcPr>
            <w:tcW w:w="0" w:type="auto"/>
            <w:shd w:val="clear" w:color="auto" w:fill="auto"/>
            <w:noWrap/>
            <w:vAlign w:val="center"/>
            <w:hideMark/>
          </w:tcPr>
          <w:p w14:paraId="21AE181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2EDE5B3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0.683</w:t>
            </w:r>
          </w:p>
        </w:tc>
        <w:tc>
          <w:tcPr>
            <w:tcW w:w="0" w:type="auto"/>
            <w:tcBorders>
              <w:right w:val="single" w:sz="2" w:space="0" w:color="auto"/>
            </w:tcBorders>
            <w:shd w:val="clear" w:color="auto" w:fill="auto"/>
            <w:noWrap/>
            <w:vAlign w:val="center"/>
            <w:hideMark/>
          </w:tcPr>
          <w:p w14:paraId="235EC77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0.833</w:t>
            </w:r>
          </w:p>
        </w:tc>
        <w:tc>
          <w:tcPr>
            <w:tcW w:w="0" w:type="auto"/>
            <w:tcBorders>
              <w:left w:val="single" w:sz="2" w:space="0" w:color="auto"/>
            </w:tcBorders>
            <w:shd w:val="clear" w:color="auto" w:fill="auto"/>
            <w:noWrap/>
            <w:vAlign w:val="center"/>
            <w:hideMark/>
          </w:tcPr>
          <w:p w14:paraId="061702B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0.4968</w:t>
            </w:r>
          </w:p>
        </w:tc>
      </w:tr>
      <w:tr w:rsidR="00D15C67" w:rsidRPr="009279A0" w14:paraId="2A9200D1" w14:textId="77777777" w:rsidTr="0058035C">
        <w:trPr>
          <w:trHeight w:val="19"/>
          <w:jc w:val="center"/>
        </w:trPr>
        <w:tc>
          <w:tcPr>
            <w:tcW w:w="0" w:type="auto"/>
            <w:shd w:val="clear" w:color="auto" w:fill="auto"/>
            <w:noWrap/>
            <w:vAlign w:val="bottom"/>
            <w:hideMark/>
          </w:tcPr>
          <w:p w14:paraId="0B8DC07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581C354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4D3474D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7072BDE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7CEC65C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10.56</w:t>
            </w:r>
          </w:p>
        </w:tc>
        <w:tc>
          <w:tcPr>
            <w:tcW w:w="0" w:type="auto"/>
            <w:tcBorders>
              <w:left w:val="single" w:sz="2" w:space="0" w:color="auto"/>
            </w:tcBorders>
            <w:shd w:val="clear" w:color="auto" w:fill="auto"/>
            <w:noWrap/>
            <w:vAlign w:val="center"/>
            <w:hideMark/>
          </w:tcPr>
          <w:p w14:paraId="1408ED0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0.614</w:t>
            </w:r>
          </w:p>
        </w:tc>
        <w:tc>
          <w:tcPr>
            <w:tcW w:w="0" w:type="auto"/>
            <w:shd w:val="clear" w:color="auto" w:fill="auto"/>
            <w:noWrap/>
            <w:vAlign w:val="center"/>
            <w:hideMark/>
          </w:tcPr>
          <w:p w14:paraId="357A749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0.397</w:t>
            </w:r>
          </w:p>
        </w:tc>
        <w:tc>
          <w:tcPr>
            <w:tcW w:w="0" w:type="auto"/>
            <w:shd w:val="clear" w:color="auto" w:fill="auto"/>
            <w:noWrap/>
            <w:vAlign w:val="center"/>
            <w:hideMark/>
          </w:tcPr>
          <w:p w14:paraId="35D6DA0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0.651</w:t>
            </w:r>
          </w:p>
        </w:tc>
        <w:tc>
          <w:tcPr>
            <w:tcW w:w="0" w:type="auto"/>
            <w:tcBorders>
              <w:right w:val="single" w:sz="2" w:space="0" w:color="auto"/>
            </w:tcBorders>
            <w:shd w:val="clear" w:color="auto" w:fill="auto"/>
            <w:noWrap/>
            <w:vAlign w:val="center"/>
            <w:hideMark/>
          </w:tcPr>
          <w:p w14:paraId="0E7657D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0.787</w:t>
            </w:r>
          </w:p>
        </w:tc>
        <w:tc>
          <w:tcPr>
            <w:tcW w:w="0" w:type="auto"/>
            <w:tcBorders>
              <w:left w:val="single" w:sz="2" w:space="0" w:color="auto"/>
            </w:tcBorders>
            <w:shd w:val="clear" w:color="auto" w:fill="auto"/>
            <w:noWrap/>
            <w:vAlign w:val="center"/>
            <w:hideMark/>
          </w:tcPr>
          <w:p w14:paraId="6D13C5A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0.2276</w:t>
            </w:r>
          </w:p>
        </w:tc>
      </w:tr>
      <w:tr w:rsidR="00D15C67" w:rsidRPr="009279A0" w14:paraId="214C8028" w14:textId="77777777" w:rsidTr="0058035C">
        <w:trPr>
          <w:trHeight w:val="19"/>
          <w:jc w:val="center"/>
        </w:trPr>
        <w:tc>
          <w:tcPr>
            <w:tcW w:w="0" w:type="auto"/>
            <w:shd w:val="clear" w:color="auto" w:fill="auto"/>
            <w:noWrap/>
            <w:vAlign w:val="bottom"/>
            <w:hideMark/>
          </w:tcPr>
          <w:p w14:paraId="3E361C7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3CEF6A4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 - Tender</w:t>
            </w:r>
          </w:p>
        </w:tc>
        <w:tc>
          <w:tcPr>
            <w:tcW w:w="0" w:type="auto"/>
            <w:shd w:val="clear" w:color="auto" w:fill="auto"/>
            <w:noWrap/>
            <w:vAlign w:val="center"/>
            <w:hideMark/>
          </w:tcPr>
          <w:p w14:paraId="47CC3C1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01294D1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287E467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30.77</w:t>
            </w:r>
          </w:p>
        </w:tc>
        <w:tc>
          <w:tcPr>
            <w:tcW w:w="0" w:type="auto"/>
            <w:tcBorders>
              <w:left w:val="single" w:sz="2" w:space="0" w:color="auto"/>
            </w:tcBorders>
            <w:shd w:val="clear" w:color="auto" w:fill="auto"/>
            <w:noWrap/>
            <w:vAlign w:val="center"/>
            <w:hideMark/>
          </w:tcPr>
          <w:p w14:paraId="0F61188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0.745</w:t>
            </w:r>
          </w:p>
        </w:tc>
        <w:tc>
          <w:tcPr>
            <w:tcW w:w="0" w:type="auto"/>
            <w:shd w:val="clear" w:color="auto" w:fill="auto"/>
            <w:noWrap/>
            <w:vAlign w:val="center"/>
            <w:hideMark/>
          </w:tcPr>
          <w:p w14:paraId="1AF77A6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0.133</w:t>
            </w:r>
          </w:p>
        </w:tc>
        <w:tc>
          <w:tcPr>
            <w:tcW w:w="0" w:type="auto"/>
            <w:shd w:val="clear" w:color="auto" w:fill="auto"/>
            <w:noWrap/>
            <w:vAlign w:val="center"/>
            <w:hideMark/>
          </w:tcPr>
          <w:p w14:paraId="231EB05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0.765</w:t>
            </w:r>
          </w:p>
        </w:tc>
        <w:tc>
          <w:tcPr>
            <w:tcW w:w="0" w:type="auto"/>
            <w:tcBorders>
              <w:right w:val="single" w:sz="2" w:space="0" w:color="auto"/>
            </w:tcBorders>
            <w:shd w:val="clear" w:color="auto" w:fill="auto"/>
            <w:noWrap/>
            <w:vAlign w:val="center"/>
            <w:hideMark/>
          </w:tcPr>
          <w:p w14:paraId="6B5F0A2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0.893</w:t>
            </w:r>
          </w:p>
        </w:tc>
        <w:tc>
          <w:tcPr>
            <w:tcW w:w="0" w:type="auto"/>
            <w:tcBorders>
              <w:left w:val="single" w:sz="2" w:space="0" w:color="auto"/>
            </w:tcBorders>
            <w:shd w:val="clear" w:color="auto" w:fill="auto"/>
            <w:noWrap/>
            <w:vAlign w:val="center"/>
            <w:hideMark/>
          </w:tcPr>
          <w:p w14:paraId="3815398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0.3632</w:t>
            </w:r>
          </w:p>
        </w:tc>
      </w:tr>
      <w:tr w:rsidR="00D15C67" w:rsidRPr="009279A0" w14:paraId="2D6F16D3" w14:textId="77777777" w:rsidTr="0058035C">
        <w:trPr>
          <w:trHeight w:val="19"/>
          <w:jc w:val="center"/>
        </w:trPr>
        <w:tc>
          <w:tcPr>
            <w:tcW w:w="0" w:type="auto"/>
            <w:shd w:val="clear" w:color="auto" w:fill="auto"/>
            <w:noWrap/>
            <w:vAlign w:val="bottom"/>
            <w:hideMark/>
          </w:tcPr>
          <w:p w14:paraId="0EDD340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5721E4E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 - Tender</w:t>
            </w:r>
          </w:p>
        </w:tc>
        <w:tc>
          <w:tcPr>
            <w:tcW w:w="0" w:type="auto"/>
            <w:shd w:val="clear" w:color="auto" w:fill="auto"/>
            <w:noWrap/>
            <w:vAlign w:val="center"/>
            <w:hideMark/>
          </w:tcPr>
          <w:p w14:paraId="4A57757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8433B1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663FA74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16.67</w:t>
            </w:r>
          </w:p>
        </w:tc>
        <w:tc>
          <w:tcPr>
            <w:tcW w:w="0" w:type="auto"/>
            <w:tcBorders>
              <w:left w:val="single" w:sz="2" w:space="0" w:color="auto"/>
            </w:tcBorders>
            <w:shd w:val="clear" w:color="auto" w:fill="auto"/>
            <w:noWrap/>
            <w:vAlign w:val="center"/>
            <w:hideMark/>
          </w:tcPr>
          <w:p w14:paraId="3301C75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0.821</w:t>
            </w:r>
          </w:p>
        </w:tc>
        <w:tc>
          <w:tcPr>
            <w:tcW w:w="0" w:type="auto"/>
            <w:shd w:val="clear" w:color="auto" w:fill="auto"/>
            <w:noWrap/>
            <w:vAlign w:val="center"/>
            <w:hideMark/>
          </w:tcPr>
          <w:p w14:paraId="6648CE9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122B227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tcBorders>
              <w:right w:val="single" w:sz="2" w:space="0" w:color="auto"/>
            </w:tcBorders>
            <w:shd w:val="clear" w:color="auto" w:fill="auto"/>
            <w:noWrap/>
            <w:vAlign w:val="center"/>
            <w:hideMark/>
          </w:tcPr>
          <w:p w14:paraId="1BD7243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1.000</w:t>
            </w:r>
          </w:p>
        </w:tc>
        <w:tc>
          <w:tcPr>
            <w:tcW w:w="0" w:type="auto"/>
            <w:tcBorders>
              <w:left w:val="single" w:sz="2" w:space="0" w:color="auto"/>
            </w:tcBorders>
            <w:shd w:val="clear" w:color="auto" w:fill="auto"/>
            <w:noWrap/>
            <w:vAlign w:val="center"/>
            <w:hideMark/>
          </w:tcPr>
          <w:p w14:paraId="2795807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0.3141</w:t>
            </w:r>
          </w:p>
        </w:tc>
      </w:tr>
      <w:tr w:rsidR="00D15C67" w:rsidRPr="009279A0" w14:paraId="45C1E177" w14:textId="77777777" w:rsidTr="0058035C">
        <w:trPr>
          <w:trHeight w:val="19"/>
          <w:jc w:val="center"/>
        </w:trPr>
        <w:tc>
          <w:tcPr>
            <w:tcW w:w="0" w:type="auto"/>
            <w:shd w:val="clear" w:color="auto" w:fill="auto"/>
            <w:noWrap/>
            <w:vAlign w:val="bottom"/>
            <w:hideMark/>
          </w:tcPr>
          <w:p w14:paraId="19CB673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2B432BD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w:t>
            </w:r>
          </w:p>
        </w:tc>
        <w:tc>
          <w:tcPr>
            <w:tcW w:w="0" w:type="auto"/>
            <w:shd w:val="clear" w:color="auto" w:fill="auto"/>
            <w:noWrap/>
            <w:vAlign w:val="center"/>
            <w:hideMark/>
          </w:tcPr>
          <w:p w14:paraId="4AF53A1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3CC312B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22B11E4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29.37</w:t>
            </w:r>
          </w:p>
        </w:tc>
        <w:tc>
          <w:tcPr>
            <w:tcW w:w="0" w:type="auto"/>
            <w:tcBorders>
              <w:left w:val="single" w:sz="2" w:space="0" w:color="auto"/>
            </w:tcBorders>
            <w:shd w:val="clear" w:color="auto" w:fill="auto"/>
            <w:noWrap/>
            <w:vAlign w:val="center"/>
            <w:hideMark/>
          </w:tcPr>
          <w:p w14:paraId="7FE3DEB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0.793</w:t>
            </w:r>
          </w:p>
        </w:tc>
        <w:tc>
          <w:tcPr>
            <w:tcW w:w="0" w:type="auto"/>
            <w:shd w:val="clear" w:color="auto" w:fill="auto"/>
            <w:noWrap/>
            <w:vAlign w:val="center"/>
            <w:hideMark/>
          </w:tcPr>
          <w:p w14:paraId="63E4DB0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0.701</w:t>
            </w:r>
          </w:p>
        </w:tc>
        <w:tc>
          <w:tcPr>
            <w:tcW w:w="0" w:type="auto"/>
            <w:shd w:val="clear" w:color="auto" w:fill="auto"/>
            <w:noWrap/>
            <w:vAlign w:val="center"/>
            <w:hideMark/>
          </w:tcPr>
          <w:p w14:paraId="5DB3FB8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0.795</w:t>
            </w:r>
          </w:p>
        </w:tc>
        <w:tc>
          <w:tcPr>
            <w:tcW w:w="0" w:type="auto"/>
            <w:tcBorders>
              <w:right w:val="single" w:sz="2" w:space="0" w:color="auto"/>
            </w:tcBorders>
            <w:shd w:val="clear" w:color="auto" w:fill="auto"/>
            <w:noWrap/>
            <w:vAlign w:val="center"/>
            <w:hideMark/>
          </w:tcPr>
          <w:p w14:paraId="5CC45AC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0.845</w:t>
            </w:r>
          </w:p>
        </w:tc>
        <w:tc>
          <w:tcPr>
            <w:tcW w:w="0" w:type="auto"/>
            <w:tcBorders>
              <w:left w:val="single" w:sz="2" w:space="0" w:color="auto"/>
            </w:tcBorders>
            <w:shd w:val="clear" w:color="auto" w:fill="auto"/>
            <w:noWrap/>
            <w:vAlign w:val="center"/>
            <w:hideMark/>
          </w:tcPr>
          <w:p w14:paraId="73DB791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0.4808</w:t>
            </w:r>
          </w:p>
        </w:tc>
      </w:tr>
      <w:tr w:rsidR="00D15C67" w:rsidRPr="009279A0" w14:paraId="56A4B93A" w14:textId="77777777" w:rsidTr="0058035C">
        <w:trPr>
          <w:trHeight w:val="19"/>
          <w:jc w:val="center"/>
        </w:trPr>
        <w:tc>
          <w:tcPr>
            <w:tcW w:w="0" w:type="auto"/>
            <w:shd w:val="clear" w:color="auto" w:fill="auto"/>
            <w:noWrap/>
            <w:vAlign w:val="bottom"/>
            <w:hideMark/>
          </w:tcPr>
          <w:p w14:paraId="39F3785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4C5D2B0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w:t>
            </w:r>
          </w:p>
        </w:tc>
        <w:tc>
          <w:tcPr>
            <w:tcW w:w="0" w:type="auto"/>
            <w:shd w:val="clear" w:color="auto" w:fill="auto"/>
            <w:noWrap/>
            <w:vAlign w:val="center"/>
            <w:hideMark/>
          </w:tcPr>
          <w:p w14:paraId="2D47871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2C15C93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Arrowtooth</w:t>
            </w:r>
          </w:p>
        </w:tc>
        <w:tc>
          <w:tcPr>
            <w:tcW w:w="0" w:type="auto"/>
            <w:tcBorders>
              <w:right w:val="single" w:sz="2" w:space="0" w:color="auto"/>
            </w:tcBorders>
            <w:shd w:val="clear" w:color="auto" w:fill="auto"/>
            <w:noWrap/>
            <w:vAlign w:val="center"/>
            <w:hideMark/>
          </w:tcPr>
          <w:p w14:paraId="5AD4BFE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17.17</w:t>
            </w:r>
          </w:p>
        </w:tc>
        <w:tc>
          <w:tcPr>
            <w:tcW w:w="0" w:type="auto"/>
            <w:tcBorders>
              <w:left w:val="single" w:sz="2" w:space="0" w:color="auto"/>
            </w:tcBorders>
            <w:shd w:val="clear" w:color="auto" w:fill="auto"/>
            <w:noWrap/>
            <w:vAlign w:val="center"/>
            <w:hideMark/>
          </w:tcPr>
          <w:p w14:paraId="2ED3165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0.691</w:t>
            </w:r>
          </w:p>
        </w:tc>
        <w:tc>
          <w:tcPr>
            <w:tcW w:w="0" w:type="auto"/>
            <w:shd w:val="clear" w:color="auto" w:fill="auto"/>
            <w:noWrap/>
            <w:vAlign w:val="center"/>
            <w:hideMark/>
          </w:tcPr>
          <w:p w14:paraId="730C4F5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0.714</w:t>
            </w:r>
          </w:p>
        </w:tc>
        <w:tc>
          <w:tcPr>
            <w:tcW w:w="0" w:type="auto"/>
            <w:shd w:val="clear" w:color="auto" w:fill="auto"/>
            <w:noWrap/>
            <w:vAlign w:val="center"/>
            <w:hideMark/>
          </w:tcPr>
          <w:p w14:paraId="3A4C604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0.804</w:t>
            </w:r>
          </w:p>
        </w:tc>
        <w:tc>
          <w:tcPr>
            <w:tcW w:w="0" w:type="auto"/>
            <w:tcBorders>
              <w:right w:val="single" w:sz="2" w:space="0" w:color="auto"/>
            </w:tcBorders>
            <w:shd w:val="clear" w:color="auto" w:fill="auto"/>
            <w:noWrap/>
            <w:vAlign w:val="center"/>
            <w:hideMark/>
          </w:tcPr>
          <w:p w14:paraId="1F16229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0.847</w:t>
            </w:r>
          </w:p>
        </w:tc>
        <w:tc>
          <w:tcPr>
            <w:tcW w:w="0" w:type="auto"/>
            <w:tcBorders>
              <w:left w:val="single" w:sz="2" w:space="0" w:color="auto"/>
            </w:tcBorders>
            <w:shd w:val="clear" w:color="000000" w:fill="A6A6A6"/>
            <w:noWrap/>
            <w:vAlign w:val="center"/>
            <w:hideMark/>
          </w:tcPr>
          <w:p w14:paraId="2F39C76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0.0000</w:t>
            </w:r>
          </w:p>
        </w:tc>
      </w:tr>
      <w:tr w:rsidR="00D15C67" w:rsidRPr="009279A0" w14:paraId="3060BDDD" w14:textId="77777777" w:rsidTr="0058035C">
        <w:trPr>
          <w:trHeight w:val="148"/>
          <w:jc w:val="center"/>
        </w:trPr>
        <w:tc>
          <w:tcPr>
            <w:tcW w:w="0" w:type="auto"/>
            <w:shd w:val="clear" w:color="auto" w:fill="auto"/>
            <w:noWrap/>
            <w:vAlign w:val="bottom"/>
            <w:hideMark/>
          </w:tcPr>
          <w:p w14:paraId="0862BFF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4F6BFF3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w:t>
            </w:r>
          </w:p>
        </w:tc>
        <w:tc>
          <w:tcPr>
            <w:tcW w:w="0" w:type="auto"/>
            <w:shd w:val="clear" w:color="auto" w:fill="auto"/>
            <w:noWrap/>
            <w:vAlign w:val="center"/>
            <w:hideMark/>
          </w:tcPr>
          <w:p w14:paraId="7D29A9B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4260535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Flathead Sole</w:t>
            </w:r>
          </w:p>
        </w:tc>
        <w:tc>
          <w:tcPr>
            <w:tcW w:w="0" w:type="auto"/>
            <w:tcBorders>
              <w:right w:val="single" w:sz="2" w:space="0" w:color="auto"/>
            </w:tcBorders>
            <w:shd w:val="clear" w:color="auto" w:fill="auto"/>
            <w:noWrap/>
            <w:vAlign w:val="center"/>
            <w:hideMark/>
          </w:tcPr>
          <w:p w14:paraId="046A925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44.44</w:t>
            </w:r>
          </w:p>
        </w:tc>
        <w:tc>
          <w:tcPr>
            <w:tcW w:w="0" w:type="auto"/>
            <w:tcBorders>
              <w:left w:val="single" w:sz="2" w:space="0" w:color="auto"/>
            </w:tcBorders>
            <w:shd w:val="clear" w:color="auto" w:fill="auto"/>
            <w:noWrap/>
            <w:vAlign w:val="center"/>
            <w:hideMark/>
          </w:tcPr>
          <w:p w14:paraId="077DDE7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0.600</w:t>
            </w:r>
          </w:p>
        </w:tc>
        <w:tc>
          <w:tcPr>
            <w:tcW w:w="0" w:type="auto"/>
            <w:shd w:val="clear" w:color="auto" w:fill="auto"/>
            <w:noWrap/>
            <w:vAlign w:val="center"/>
            <w:hideMark/>
          </w:tcPr>
          <w:p w14:paraId="02CD400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171ECFA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w:t>
            </w:r>
          </w:p>
        </w:tc>
        <w:tc>
          <w:tcPr>
            <w:tcW w:w="0" w:type="auto"/>
            <w:tcBorders>
              <w:right w:val="single" w:sz="2" w:space="0" w:color="auto"/>
            </w:tcBorders>
            <w:shd w:val="clear" w:color="auto" w:fill="auto"/>
            <w:noWrap/>
            <w:vAlign w:val="center"/>
            <w:hideMark/>
          </w:tcPr>
          <w:p w14:paraId="1410CB2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0.975</w:t>
            </w:r>
          </w:p>
        </w:tc>
        <w:tc>
          <w:tcPr>
            <w:tcW w:w="0" w:type="auto"/>
            <w:tcBorders>
              <w:left w:val="single" w:sz="2" w:space="0" w:color="auto"/>
            </w:tcBorders>
            <w:shd w:val="clear" w:color="auto" w:fill="auto"/>
            <w:noWrap/>
            <w:vAlign w:val="center"/>
            <w:hideMark/>
          </w:tcPr>
          <w:p w14:paraId="634D87D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0.2616</w:t>
            </w:r>
          </w:p>
        </w:tc>
      </w:tr>
      <w:tr w:rsidR="00D15C67" w:rsidRPr="009279A0" w14:paraId="7741D3CB" w14:textId="77777777" w:rsidTr="0058035C">
        <w:trPr>
          <w:trHeight w:val="19"/>
          <w:jc w:val="center"/>
        </w:trPr>
        <w:tc>
          <w:tcPr>
            <w:tcW w:w="0" w:type="auto"/>
            <w:shd w:val="clear" w:color="auto" w:fill="auto"/>
            <w:noWrap/>
            <w:vAlign w:val="bottom"/>
            <w:hideMark/>
          </w:tcPr>
          <w:p w14:paraId="0A6085B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33F609A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w:t>
            </w:r>
          </w:p>
        </w:tc>
        <w:tc>
          <w:tcPr>
            <w:tcW w:w="0" w:type="auto"/>
            <w:shd w:val="clear" w:color="auto" w:fill="auto"/>
            <w:noWrap/>
            <w:vAlign w:val="center"/>
            <w:hideMark/>
          </w:tcPr>
          <w:p w14:paraId="00DC4B0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E36B70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3417D0C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33.33</w:t>
            </w:r>
          </w:p>
        </w:tc>
        <w:tc>
          <w:tcPr>
            <w:tcW w:w="0" w:type="auto"/>
            <w:tcBorders>
              <w:left w:val="single" w:sz="2" w:space="0" w:color="auto"/>
            </w:tcBorders>
            <w:shd w:val="clear" w:color="auto" w:fill="auto"/>
            <w:noWrap/>
            <w:vAlign w:val="center"/>
            <w:hideMark/>
          </w:tcPr>
          <w:p w14:paraId="10B1036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0.833</w:t>
            </w:r>
          </w:p>
        </w:tc>
        <w:tc>
          <w:tcPr>
            <w:tcW w:w="0" w:type="auto"/>
            <w:shd w:val="clear" w:color="auto" w:fill="auto"/>
            <w:noWrap/>
            <w:vAlign w:val="center"/>
            <w:hideMark/>
          </w:tcPr>
          <w:p w14:paraId="71DB47F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0465896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0.817</w:t>
            </w:r>
          </w:p>
        </w:tc>
        <w:tc>
          <w:tcPr>
            <w:tcW w:w="0" w:type="auto"/>
            <w:tcBorders>
              <w:right w:val="single" w:sz="2" w:space="0" w:color="auto"/>
            </w:tcBorders>
            <w:shd w:val="clear" w:color="auto" w:fill="auto"/>
            <w:noWrap/>
            <w:vAlign w:val="center"/>
            <w:hideMark/>
          </w:tcPr>
          <w:p w14:paraId="4654A6B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0.933</w:t>
            </w:r>
          </w:p>
        </w:tc>
        <w:tc>
          <w:tcPr>
            <w:tcW w:w="0" w:type="auto"/>
            <w:tcBorders>
              <w:left w:val="single" w:sz="2" w:space="0" w:color="auto"/>
            </w:tcBorders>
            <w:shd w:val="clear" w:color="auto" w:fill="auto"/>
            <w:noWrap/>
            <w:vAlign w:val="center"/>
            <w:hideMark/>
          </w:tcPr>
          <w:p w14:paraId="388C3E6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0.3059</w:t>
            </w:r>
          </w:p>
        </w:tc>
      </w:tr>
      <w:tr w:rsidR="00D15C67" w:rsidRPr="009279A0" w14:paraId="4F047A41" w14:textId="77777777" w:rsidTr="0058035C">
        <w:trPr>
          <w:trHeight w:val="19"/>
          <w:jc w:val="center"/>
        </w:trPr>
        <w:tc>
          <w:tcPr>
            <w:tcW w:w="0" w:type="auto"/>
            <w:shd w:val="clear" w:color="auto" w:fill="auto"/>
            <w:noWrap/>
            <w:vAlign w:val="bottom"/>
            <w:hideMark/>
          </w:tcPr>
          <w:p w14:paraId="33671AA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1576D8C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w:t>
            </w:r>
          </w:p>
        </w:tc>
        <w:tc>
          <w:tcPr>
            <w:tcW w:w="0" w:type="auto"/>
            <w:shd w:val="clear" w:color="auto" w:fill="auto"/>
            <w:noWrap/>
            <w:vAlign w:val="center"/>
            <w:hideMark/>
          </w:tcPr>
          <w:p w14:paraId="0B672F2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0888B0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Pollock</w:t>
            </w:r>
          </w:p>
        </w:tc>
        <w:tc>
          <w:tcPr>
            <w:tcW w:w="0" w:type="auto"/>
            <w:tcBorders>
              <w:right w:val="single" w:sz="2" w:space="0" w:color="auto"/>
            </w:tcBorders>
            <w:shd w:val="clear" w:color="auto" w:fill="auto"/>
            <w:noWrap/>
            <w:vAlign w:val="center"/>
            <w:hideMark/>
          </w:tcPr>
          <w:p w14:paraId="6149D37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25.68</w:t>
            </w:r>
          </w:p>
        </w:tc>
        <w:tc>
          <w:tcPr>
            <w:tcW w:w="0" w:type="auto"/>
            <w:tcBorders>
              <w:left w:val="single" w:sz="2" w:space="0" w:color="auto"/>
            </w:tcBorders>
            <w:shd w:val="clear" w:color="auto" w:fill="auto"/>
            <w:noWrap/>
            <w:vAlign w:val="center"/>
            <w:hideMark/>
          </w:tcPr>
          <w:p w14:paraId="68438E1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0.813</w:t>
            </w:r>
          </w:p>
        </w:tc>
        <w:tc>
          <w:tcPr>
            <w:tcW w:w="0" w:type="auto"/>
            <w:shd w:val="clear" w:color="auto" w:fill="auto"/>
            <w:noWrap/>
            <w:vAlign w:val="center"/>
            <w:hideMark/>
          </w:tcPr>
          <w:p w14:paraId="02AE27B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0.794</w:t>
            </w:r>
          </w:p>
        </w:tc>
        <w:tc>
          <w:tcPr>
            <w:tcW w:w="0" w:type="auto"/>
            <w:shd w:val="clear" w:color="auto" w:fill="auto"/>
            <w:noWrap/>
            <w:vAlign w:val="center"/>
            <w:hideMark/>
          </w:tcPr>
          <w:p w14:paraId="6E35CBB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0.812</w:t>
            </w:r>
          </w:p>
        </w:tc>
        <w:tc>
          <w:tcPr>
            <w:tcW w:w="0" w:type="auto"/>
            <w:tcBorders>
              <w:right w:val="single" w:sz="2" w:space="0" w:color="auto"/>
            </w:tcBorders>
            <w:shd w:val="clear" w:color="auto" w:fill="auto"/>
            <w:noWrap/>
            <w:vAlign w:val="center"/>
            <w:hideMark/>
          </w:tcPr>
          <w:p w14:paraId="20D5864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0.825</w:t>
            </w:r>
          </w:p>
        </w:tc>
        <w:tc>
          <w:tcPr>
            <w:tcW w:w="0" w:type="auto"/>
            <w:tcBorders>
              <w:left w:val="single" w:sz="2" w:space="0" w:color="auto"/>
            </w:tcBorders>
            <w:shd w:val="clear" w:color="auto" w:fill="auto"/>
            <w:noWrap/>
            <w:vAlign w:val="center"/>
            <w:hideMark/>
          </w:tcPr>
          <w:p w14:paraId="3A8D04F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0.4733</w:t>
            </w:r>
          </w:p>
        </w:tc>
      </w:tr>
      <w:tr w:rsidR="00D15C67" w:rsidRPr="009279A0" w14:paraId="558D6E99" w14:textId="77777777" w:rsidTr="0058035C">
        <w:trPr>
          <w:trHeight w:val="19"/>
          <w:jc w:val="center"/>
        </w:trPr>
        <w:tc>
          <w:tcPr>
            <w:tcW w:w="0" w:type="auto"/>
            <w:shd w:val="clear" w:color="auto" w:fill="auto"/>
            <w:noWrap/>
            <w:vAlign w:val="bottom"/>
            <w:hideMark/>
          </w:tcPr>
          <w:p w14:paraId="79D2F97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2DB9FD2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w:t>
            </w:r>
          </w:p>
        </w:tc>
        <w:tc>
          <w:tcPr>
            <w:tcW w:w="0" w:type="auto"/>
            <w:shd w:val="clear" w:color="auto" w:fill="auto"/>
            <w:noWrap/>
            <w:vAlign w:val="center"/>
            <w:hideMark/>
          </w:tcPr>
          <w:p w14:paraId="5331018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A157643" w14:textId="283A66F9" w:rsidR="00D15C67" w:rsidRPr="009279A0" w:rsidRDefault="009279A0" w:rsidP="00D15C67">
            <w:pPr>
              <w:spacing w:line="240" w:lineRule="auto"/>
              <w:contextualSpacing w:val="0"/>
              <w:rPr>
                <w:rFonts w:eastAsia="Times New Roman" w:cs="Times New Roman"/>
                <w:color w:val="000000"/>
                <w:sz w:val="20"/>
                <w:szCs w:val="20"/>
              </w:rPr>
            </w:pPr>
            <w:r>
              <w:rPr>
                <w:rFonts w:eastAsia="Times New Roman" w:cs="Times New Roman"/>
                <w:color w:val="000000"/>
                <w:sz w:val="20"/>
                <w:szCs w:val="20"/>
              </w:rPr>
              <w:t>SWF</w:t>
            </w:r>
          </w:p>
        </w:tc>
        <w:tc>
          <w:tcPr>
            <w:tcW w:w="0" w:type="auto"/>
            <w:tcBorders>
              <w:right w:val="single" w:sz="2" w:space="0" w:color="auto"/>
            </w:tcBorders>
            <w:shd w:val="clear" w:color="auto" w:fill="auto"/>
            <w:noWrap/>
            <w:vAlign w:val="center"/>
            <w:hideMark/>
          </w:tcPr>
          <w:p w14:paraId="44669B5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35.29</w:t>
            </w:r>
          </w:p>
        </w:tc>
        <w:tc>
          <w:tcPr>
            <w:tcW w:w="0" w:type="auto"/>
            <w:tcBorders>
              <w:left w:val="single" w:sz="2" w:space="0" w:color="auto"/>
            </w:tcBorders>
            <w:shd w:val="clear" w:color="auto" w:fill="auto"/>
            <w:noWrap/>
            <w:vAlign w:val="center"/>
            <w:hideMark/>
          </w:tcPr>
          <w:p w14:paraId="2F63336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0.779</w:t>
            </w:r>
          </w:p>
        </w:tc>
        <w:tc>
          <w:tcPr>
            <w:tcW w:w="0" w:type="auto"/>
            <w:shd w:val="clear" w:color="auto" w:fill="auto"/>
            <w:noWrap/>
            <w:vAlign w:val="center"/>
            <w:hideMark/>
          </w:tcPr>
          <w:p w14:paraId="0BB6B5A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0.136</w:t>
            </w:r>
          </w:p>
        </w:tc>
        <w:tc>
          <w:tcPr>
            <w:tcW w:w="0" w:type="auto"/>
            <w:shd w:val="clear" w:color="auto" w:fill="auto"/>
            <w:noWrap/>
            <w:vAlign w:val="center"/>
            <w:hideMark/>
          </w:tcPr>
          <w:p w14:paraId="7B62AD7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0.671</w:t>
            </w:r>
          </w:p>
        </w:tc>
        <w:tc>
          <w:tcPr>
            <w:tcW w:w="0" w:type="auto"/>
            <w:tcBorders>
              <w:right w:val="single" w:sz="2" w:space="0" w:color="auto"/>
            </w:tcBorders>
            <w:shd w:val="clear" w:color="auto" w:fill="auto"/>
            <w:noWrap/>
            <w:vAlign w:val="center"/>
            <w:hideMark/>
          </w:tcPr>
          <w:p w14:paraId="13A58F1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0.879</w:t>
            </w:r>
          </w:p>
        </w:tc>
        <w:tc>
          <w:tcPr>
            <w:tcW w:w="0" w:type="auto"/>
            <w:tcBorders>
              <w:left w:val="single" w:sz="2" w:space="0" w:color="auto"/>
            </w:tcBorders>
            <w:shd w:val="clear" w:color="000000" w:fill="D9D9D9"/>
            <w:noWrap/>
            <w:vAlign w:val="center"/>
            <w:hideMark/>
          </w:tcPr>
          <w:p w14:paraId="5170202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0.1037</w:t>
            </w:r>
          </w:p>
        </w:tc>
      </w:tr>
      <w:tr w:rsidR="00D15C67" w:rsidRPr="009279A0" w14:paraId="1F11DEBA" w14:textId="77777777" w:rsidTr="0058035C">
        <w:trPr>
          <w:trHeight w:val="19"/>
          <w:jc w:val="center"/>
        </w:trPr>
        <w:tc>
          <w:tcPr>
            <w:tcW w:w="0" w:type="auto"/>
            <w:shd w:val="clear" w:color="auto" w:fill="auto"/>
            <w:noWrap/>
            <w:vAlign w:val="bottom"/>
            <w:hideMark/>
          </w:tcPr>
          <w:p w14:paraId="2DD8D0E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71D3084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 - Tender</w:t>
            </w:r>
          </w:p>
        </w:tc>
        <w:tc>
          <w:tcPr>
            <w:tcW w:w="0" w:type="auto"/>
            <w:shd w:val="clear" w:color="auto" w:fill="auto"/>
            <w:noWrap/>
            <w:vAlign w:val="center"/>
            <w:hideMark/>
          </w:tcPr>
          <w:p w14:paraId="47F18E3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18EAC38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015B03A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50.00</w:t>
            </w:r>
          </w:p>
        </w:tc>
        <w:tc>
          <w:tcPr>
            <w:tcW w:w="0" w:type="auto"/>
            <w:tcBorders>
              <w:left w:val="single" w:sz="2" w:space="0" w:color="auto"/>
            </w:tcBorders>
            <w:shd w:val="clear" w:color="auto" w:fill="auto"/>
            <w:noWrap/>
            <w:vAlign w:val="center"/>
            <w:hideMark/>
          </w:tcPr>
          <w:p w14:paraId="1BA8FF8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0.886</w:t>
            </w:r>
          </w:p>
        </w:tc>
        <w:tc>
          <w:tcPr>
            <w:tcW w:w="0" w:type="auto"/>
            <w:shd w:val="clear" w:color="auto" w:fill="auto"/>
            <w:noWrap/>
            <w:vAlign w:val="center"/>
            <w:hideMark/>
          </w:tcPr>
          <w:p w14:paraId="3D60C02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43B88E2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0.818</w:t>
            </w:r>
          </w:p>
        </w:tc>
        <w:tc>
          <w:tcPr>
            <w:tcW w:w="0" w:type="auto"/>
            <w:tcBorders>
              <w:right w:val="single" w:sz="2" w:space="0" w:color="auto"/>
            </w:tcBorders>
            <w:shd w:val="clear" w:color="auto" w:fill="auto"/>
            <w:noWrap/>
            <w:vAlign w:val="center"/>
            <w:hideMark/>
          </w:tcPr>
          <w:p w14:paraId="1A31E7E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1.000</w:t>
            </w:r>
          </w:p>
        </w:tc>
        <w:tc>
          <w:tcPr>
            <w:tcW w:w="0" w:type="auto"/>
            <w:tcBorders>
              <w:left w:val="single" w:sz="2" w:space="0" w:color="auto"/>
            </w:tcBorders>
            <w:shd w:val="clear" w:color="auto" w:fill="auto"/>
            <w:noWrap/>
            <w:vAlign w:val="center"/>
            <w:hideMark/>
          </w:tcPr>
          <w:p w14:paraId="07994C5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0.2006</w:t>
            </w:r>
          </w:p>
        </w:tc>
      </w:tr>
      <w:tr w:rsidR="00D15C67" w:rsidRPr="009279A0" w14:paraId="40A37977" w14:textId="77777777" w:rsidTr="0058035C">
        <w:trPr>
          <w:trHeight w:val="19"/>
          <w:jc w:val="center"/>
        </w:trPr>
        <w:tc>
          <w:tcPr>
            <w:tcW w:w="0" w:type="auto"/>
            <w:shd w:val="clear" w:color="auto" w:fill="auto"/>
            <w:noWrap/>
            <w:vAlign w:val="bottom"/>
            <w:hideMark/>
          </w:tcPr>
          <w:p w14:paraId="0B9A3F7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shd w:val="clear" w:color="auto" w:fill="auto"/>
            <w:noWrap/>
            <w:vAlign w:val="center"/>
            <w:hideMark/>
          </w:tcPr>
          <w:p w14:paraId="378287E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 - Tender</w:t>
            </w:r>
          </w:p>
        </w:tc>
        <w:tc>
          <w:tcPr>
            <w:tcW w:w="0" w:type="auto"/>
            <w:shd w:val="clear" w:color="auto" w:fill="auto"/>
            <w:noWrap/>
            <w:vAlign w:val="center"/>
            <w:hideMark/>
          </w:tcPr>
          <w:p w14:paraId="25A4C5E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3D48AA4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27B90F3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25.93</w:t>
            </w:r>
          </w:p>
        </w:tc>
        <w:tc>
          <w:tcPr>
            <w:tcW w:w="0" w:type="auto"/>
            <w:tcBorders>
              <w:left w:val="single" w:sz="2" w:space="0" w:color="auto"/>
            </w:tcBorders>
            <w:shd w:val="clear" w:color="auto" w:fill="auto"/>
            <w:noWrap/>
            <w:vAlign w:val="center"/>
            <w:hideMark/>
          </w:tcPr>
          <w:p w14:paraId="018A0F1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0.815</w:t>
            </w:r>
          </w:p>
        </w:tc>
        <w:tc>
          <w:tcPr>
            <w:tcW w:w="0" w:type="auto"/>
            <w:shd w:val="clear" w:color="auto" w:fill="auto"/>
            <w:noWrap/>
            <w:vAlign w:val="center"/>
            <w:hideMark/>
          </w:tcPr>
          <w:p w14:paraId="2870E7B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0.620</w:t>
            </w:r>
          </w:p>
        </w:tc>
        <w:tc>
          <w:tcPr>
            <w:tcW w:w="0" w:type="auto"/>
            <w:shd w:val="clear" w:color="auto" w:fill="auto"/>
            <w:noWrap/>
            <w:vAlign w:val="center"/>
            <w:hideMark/>
          </w:tcPr>
          <w:p w14:paraId="0E75A6C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0.843</w:t>
            </w:r>
          </w:p>
        </w:tc>
        <w:tc>
          <w:tcPr>
            <w:tcW w:w="0" w:type="auto"/>
            <w:tcBorders>
              <w:right w:val="single" w:sz="2" w:space="0" w:color="auto"/>
            </w:tcBorders>
            <w:shd w:val="clear" w:color="auto" w:fill="auto"/>
            <w:noWrap/>
            <w:vAlign w:val="center"/>
            <w:hideMark/>
          </w:tcPr>
          <w:p w14:paraId="528C031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0.935</w:t>
            </w:r>
          </w:p>
        </w:tc>
        <w:tc>
          <w:tcPr>
            <w:tcW w:w="0" w:type="auto"/>
            <w:tcBorders>
              <w:left w:val="single" w:sz="2" w:space="0" w:color="auto"/>
            </w:tcBorders>
            <w:shd w:val="clear" w:color="auto" w:fill="auto"/>
            <w:noWrap/>
            <w:vAlign w:val="center"/>
            <w:hideMark/>
          </w:tcPr>
          <w:p w14:paraId="605F3C9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0.1935</w:t>
            </w:r>
          </w:p>
        </w:tc>
      </w:tr>
      <w:tr w:rsidR="00D15C67" w:rsidRPr="009279A0" w14:paraId="103E735C" w14:textId="77777777" w:rsidTr="0058035C">
        <w:trPr>
          <w:trHeight w:val="19"/>
          <w:jc w:val="center"/>
        </w:trPr>
        <w:tc>
          <w:tcPr>
            <w:tcW w:w="0" w:type="auto"/>
            <w:tcBorders>
              <w:bottom w:val="single" w:sz="2" w:space="0" w:color="auto"/>
            </w:tcBorders>
            <w:shd w:val="clear" w:color="auto" w:fill="auto"/>
            <w:noWrap/>
            <w:vAlign w:val="bottom"/>
            <w:hideMark/>
          </w:tcPr>
          <w:p w14:paraId="5A77AE8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OB-OB</w:t>
            </w:r>
          </w:p>
        </w:tc>
        <w:tc>
          <w:tcPr>
            <w:tcW w:w="0" w:type="auto"/>
            <w:tcBorders>
              <w:bottom w:val="single" w:sz="2" w:space="0" w:color="auto"/>
            </w:tcBorders>
            <w:shd w:val="clear" w:color="auto" w:fill="auto"/>
            <w:noWrap/>
            <w:vAlign w:val="center"/>
            <w:hideMark/>
          </w:tcPr>
          <w:p w14:paraId="3C70861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TRW - Tender</w:t>
            </w:r>
          </w:p>
        </w:tc>
        <w:tc>
          <w:tcPr>
            <w:tcW w:w="0" w:type="auto"/>
            <w:tcBorders>
              <w:bottom w:val="single" w:sz="2" w:space="0" w:color="auto"/>
            </w:tcBorders>
            <w:shd w:val="clear" w:color="auto" w:fill="auto"/>
            <w:noWrap/>
            <w:vAlign w:val="center"/>
            <w:hideMark/>
          </w:tcPr>
          <w:p w14:paraId="43D591B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tcBorders>
              <w:bottom w:val="single" w:sz="2" w:space="0" w:color="auto"/>
            </w:tcBorders>
            <w:shd w:val="clear" w:color="auto" w:fill="auto"/>
            <w:noWrap/>
            <w:vAlign w:val="center"/>
            <w:hideMark/>
          </w:tcPr>
          <w:p w14:paraId="73435C5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Pollock</w:t>
            </w:r>
          </w:p>
        </w:tc>
        <w:tc>
          <w:tcPr>
            <w:tcW w:w="0" w:type="auto"/>
            <w:tcBorders>
              <w:bottom w:val="single" w:sz="2" w:space="0" w:color="auto"/>
              <w:right w:val="single" w:sz="2" w:space="0" w:color="auto"/>
            </w:tcBorders>
            <w:shd w:val="clear" w:color="auto" w:fill="auto"/>
            <w:noWrap/>
            <w:vAlign w:val="center"/>
            <w:hideMark/>
          </w:tcPr>
          <w:p w14:paraId="7A3A470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42.86</w:t>
            </w:r>
          </w:p>
        </w:tc>
        <w:tc>
          <w:tcPr>
            <w:tcW w:w="0" w:type="auto"/>
            <w:tcBorders>
              <w:left w:val="single" w:sz="2" w:space="0" w:color="auto"/>
              <w:bottom w:val="single" w:sz="2" w:space="0" w:color="auto"/>
            </w:tcBorders>
            <w:shd w:val="clear" w:color="auto" w:fill="auto"/>
            <w:noWrap/>
            <w:vAlign w:val="center"/>
            <w:hideMark/>
          </w:tcPr>
          <w:p w14:paraId="28C4A8A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0.773</w:t>
            </w:r>
          </w:p>
        </w:tc>
        <w:tc>
          <w:tcPr>
            <w:tcW w:w="0" w:type="auto"/>
            <w:tcBorders>
              <w:bottom w:val="single" w:sz="2" w:space="0" w:color="auto"/>
            </w:tcBorders>
            <w:shd w:val="clear" w:color="auto" w:fill="auto"/>
            <w:noWrap/>
            <w:vAlign w:val="center"/>
            <w:hideMark/>
          </w:tcPr>
          <w:p w14:paraId="1B86A39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tcBorders>
              <w:bottom w:val="single" w:sz="2" w:space="0" w:color="auto"/>
            </w:tcBorders>
            <w:shd w:val="clear" w:color="auto" w:fill="auto"/>
            <w:noWrap/>
            <w:vAlign w:val="center"/>
            <w:hideMark/>
          </w:tcPr>
          <w:p w14:paraId="173E0BE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0.761</w:t>
            </w:r>
          </w:p>
        </w:tc>
        <w:tc>
          <w:tcPr>
            <w:tcW w:w="0" w:type="auto"/>
            <w:tcBorders>
              <w:bottom w:val="single" w:sz="2" w:space="0" w:color="auto"/>
              <w:right w:val="single" w:sz="2" w:space="0" w:color="auto"/>
            </w:tcBorders>
            <w:shd w:val="clear" w:color="auto" w:fill="auto"/>
            <w:noWrap/>
            <w:vAlign w:val="center"/>
            <w:hideMark/>
          </w:tcPr>
          <w:p w14:paraId="425A898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0.943</w:t>
            </w:r>
          </w:p>
        </w:tc>
        <w:tc>
          <w:tcPr>
            <w:tcW w:w="0" w:type="auto"/>
            <w:tcBorders>
              <w:left w:val="single" w:sz="2" w:space="0" w:color="auto"/>
              <w:bottom w:val="single" w:sz="2" w:space="0" w:color="auto"/>
            </w:tcBorders>
            <w:shd w:val="clear" w:color="auto" w:fill="auto"/>
            <w:noWrap/>
            <w:vAlign w:val="center"/>
            <w:hideMark/>
          </w:tcPr>
          <w:p w14:paraId="265B1B9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0.4444</w:t>
            </w:r>
          </w:p>
        </w:tc>
      </w:tr>
      <w:tr w:rsidR="00D15C67" w:rsidRPr="009279A0" w14:paraId="6E542C7A" w14:textId="77777777" w:rsidTr="0058035C">
        <w:trPr>
          <w:trHeight w:val="19"/>
          <w:jc w:val="center"/>
        </w:trPr>
        <w:tc>
          <w:tcPr>
            <w:tcW w:w="0" w:type="auto"/>
            <w:tcBorders>
              <w:top w:val="single" w:sz="2" w:space="0" w:color="auto"/>
            </w:tcBorders>
            <w:shd w:val="clear" w:color="auto" w:fill="auto"/>
            <w:noWrap/>
            <w:vAlign w:val="bottom"/>
            <w:hideMark/>
          </w:tcPr>
          <w:p w14:paraId="46DC3B6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OB-ZE</w:t>
            </w:r>
          </w:p>
        </w:tc>
        <w:tc>
          <w:tcPr>
            <w:tcW w:w="0" w:type="auto"/>
            <w:tcBorders>
              <w:top w:val="single" w:sz="2" w:space="0" w:color="auto"/>
            </w:tcBorders>
            <w:shd w:val="clear" w:color="auto" w:fill="auto"/>
            <w:noWrap/>
            <w:vAlign w:val="center"/>
            <w:hideMark/>
          </w:tcPr>
          <w:p w14:paraId="09E0CED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tcBorders>
              <w:top w:val="single" w:sz="2" w:space="0" w:color="auto"/>
            </w:tcBorders>
            <w:shd w:val="clear" w:color="auto" w:fill="auto"/>
            <w:noWrap/>
            <w:vAlign w:val="center"/>
            <w:hideMark/>
          </w:tcPr>
          <w:p w14:paraId="106BECD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tcBorders>
              <w:top w:val="single" w:sz="2" w:space="0" w:color="auto"/>
            </w:tcBorders>
            <w:shd w:val="clear" w:color="auto" w:fill="auto"/>
            <w:noWrap/>
            <w:vAlign w:val="center"/>
            <w:hideMark/>
          </w:tcPr>
          <w:p w14:paraId="1768D82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top w:val="single" w:sz="2" w:space="0" w:color="auto"/>
              <w:right w:val="single" w:sz="2" w:space="0" w:color="auto"/>
            </w:tcBorders>
            <w:shd w:val="clear" w:color="auto" w:fill="auto"/>
            <w:noWrap/>
            <w:vAlign w:val="center"/>
            <w:hideMark/>
          </w:tcPr>
          <w:p w14:paraId="2C3A36C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16.04</w:t>
            </w:r>
          </w:p>
        </w:tc>
        <w:tc>
          <w:tcPr>
            <w:tcW w:w="0" w:type="auto"/>
            <w:tcBorders>
              <w:top w:val="single" w:sz="2" w:space="0" w:color="auto"/>
              <w:left w:val="single" w:sz="2" w:space="0" w:color="auto"/>
            </w:tcBorders>
            <w:shd w:val="clear" w:color="auto" w:fill="auto"/>
            <w:noWrap/>
            <w:vAlign w:val="center"/>
            <w:hideMark/>
          </w:tcPr>
          <w:p w14:paraId="5054308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0.523</w:t>
            </w:r>
          </w:p>
        </w:tc>
        <w:tc>
          <w:tcPr>
            <w:tcW w:w="0" w:type="auto"/>
            <w:tcBorders>
              <w:top w:val="single" w:sz="2" w:space="0" w:color="auto"/>
            </w:tcBorders>
            <w:shd w:val="clear" w:color="auto" w:fill="auto"/>
            <w:noWrap/>
            <w:vAlign w:val="center"/>
            <w:hideMark/>
          </w:tcPr>
          <w:p w14:paraId="48D5B84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0.268</w:t>
            </w:r>
          </w:p>
        </w:tc>
        <w:tc>
          <w:tcPr>
            <w:tcW w:w="0" w:type="auto"/>
            <w:tcBorders>
              <w:top w:val="single" w:sz="2" w:space="0" w:color="auto"/>
            </w:tcBorders>
            <w:shd w:val="clear" w:color="auto" w:fill="auto"/>
            <w:noWrap/>
            <w:vAlign w:val="center"/>
            <w:hideMark/>
          </w:tcPr>
          <w:p w14:paraId="4A0A64F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0.431</w:t>
            </w:r>
          </w:p>
        </w:tc>
        <w:tc>
          <w:tcPr>
            <w:tcW w:w="0" w:type="auto"/>
            <w:tcBorders>
              <w:top w:val="single" w:sz="2" w:space="0" w:color="auto"/>
              <w:right w:val="single" w:sz="2" w:space="0" w:color="auto"/>
            </w:tcBorders>
            <w:shd w:val="clear" w:color="auto" w:fill="auto"/>
            <w:noWrap/>
            <w:vAlign w:val="center"/>
            <w:hideMark/>
          </w:tcPr>
          <w:p w14:paraId="0BD018E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0.624</w:t>
            </w:r>
          </w:p>
        </w:tc>
        <w:tc>
          <w:tcPr>
            <w:tcW w:w="0" w:type="auto"/>
            <w:tcBorders>
              <w:top w:val="single" w:sz="2" w:space="0" w:color="auto"/>
              <w:left w:val="single" w:sz="2" w:space="0" w:color="auto"/>
            </w:tcBorders>
            <w:shd w:val="clear" w:color="000000" w:fill="BFBFBF"/>
            <w:noWrap/>
            <w:vAlign w:val="center"/>
            <w:hideMark/>
          </w:tcPr>
          <w:p w14:paraId="4958CA4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0.0972</w:t>
            </w:r>
          </w:p>
        </w:tc>
      </w:tr>
      <w:tr w:rsidR="00D15C67" w:rsidRPr="009279A0" w14:paraId="45759AA7" w14:textId="77777777" w:rsidTr="0058035C">
        <w:trPr>
          <w:trHeight w:val="19"/>
          <w:jc w:val="center"/>
        </w:trPr>
        <w:tc>
          <w:tcPr>
            <w:tcW w:w="0" w:type="auto"/>
            <w:shd w:val="clear" w:color="auto" w:fill="auto"/>
            <w:noWrap/>
            <w:vAlign w:val="bottom"/>
            <w:hideMark/>
          </w:tcPr>
          <w:p w14:paraId="2E3B30B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OB-ZE</w:t>
            </w:r>
          </w:p>
        </w:tc>
        <w:tc>
          <w:tcPr>
            <w:tcW w:w="0" w:type="auto"/>
            <w:shd w:val="clear" w:color="auto" w:fill="auto"/>
            <w:noWrap/>
            <w:vAlign w:val="center"/>
            <w:hideMark/>
          </w:tcPr>
          <w:p w14:paraId="2FC9BC9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6953F4D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54E3F69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487760E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22.22</w:t>
            </w:r>
          </w:p>
        </w:tc>
        <w:tc>
          <w:tcPr>
            <w:tcW w:w="0" w:type="auto"/>
            <w:tcBorders>
              <w:left w:val="single" w:sz="2" w:space="0" w:color="auto"/>
            </w:tcBorders>
            <w:shd w:val="clear" w:color="auto" w:fill="auto"/>
            <w:noWrap/>
            <w:vAlign w:val="center"/>
            <w:hideMark/>
          </w:tcPr>
          <w:p w14:paraId="26CCA52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0.286</w:t>
            </w:r>
          </w:p>
        </w:tc>
        <w:tc>
          <w:tcPr>
            <w:tcW w:w="0" w:type="auto"/>
            <w:shd w:val="clear" w:color="auto" w:fill="auto"/>
            <w:noWrap/>
            <w:vAlign w:val="center"/>
            <w:hideMark/>
          </w:tcPr>
          <w:p w14:paraId="13E7B37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3ADC92D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0.293</w:t>
            </w:r>
          </w:p>
        </w:tc>
        <w:tc>
          <w:tcPr>
            <w:tcW w:w="0" w:type="auto"/>
            <w:tcBorders>
              <w:right w:val="single" w:sz="2" w:space="0" w:color="auto"/>
            </w:tcBorders>
            <w:shd w:val="clear" w:color="auto" w:fill="auto"/>
            <w:noWrap/>
            <w:vAlign w:val="center"/>
            <w:hideMark/>
          </w:tcPr>
          <w:p w14:paraId="3AFA9EF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0.443</w:t>
            </w:r>
          </w:p>
        </w:tc>
        <w:tc>
          <w:tcPr>
            <w:tcW w:w="0" w:type="auto"/>
            <w:tcBorders>
              <w:left w:val="single" w:sz="2" w:space="0" w:color="auto"/>
            </w:tcBorders>
            <w:shd w:val="clear" w:color="auto" w:fill="auto"/>
            <w:noWrap/>
            <w:vAlign w:val="center"/>
            <w:hideMark/>
          </w:tcPr>
          <w:p w14:paraId="3BB2626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0.4930</w:t>
            </w:r>
          </w:p>
        </w:tc>
      </w:tr>
      <w:tr w:rsidR="00D15C67" w:rsidRPr="009279A0" w14:paraId="3BD9DDC1" w14:textId="77777777" w:rsidTr="0058035C">
        <w:trPr>
          <w:trHeight w:val="19"/>
          <w:jc w:val="center"/>
        </w:trPr>
        <w:tc>
          <w:tcPr>
            <w:tcW w:w="0" w:type="auto"/>
            <w:shd w:val="clear" w:color="auto" w:fill="auto"/>
            <w:noWrap/>
            <w:vAlign w:val="bottom"/>
            <w:hideMark/>
          </w:tcPr>
          <w:p w14:paraId="4BBAC9F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OB-ZE</w:t>
            </w:r>
          </w:p>
        </w:tc>
        <w:tc>
          <w:tcPr>
            <w:tcW w:w="0" w:type="auto"/>
            <w:shd w:val="clear" w:color="auto" w:fill="auto"/>
            <w:noWrap/>
            <w:vAlign w:val="center"/>
            <w:hideMark/>
          </w:tcPr>
          <w:p w14:paraId="57E2E5A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3690A76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6673310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6C2C90C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w:t>
            </w:r>
          </w:p>
        </w:tc>
        <w:tc>
          <w:tcPr>
            <w:tcW w:w="0" w:type="auto"/>
            <w:tcBorders>
              <w:left w:val="single" w:sz="2" w:space="0" w:color="auto"/>
            </w:tcBorders>
            <w:shd w:val="clear" w:color="auto" w:fill="auto"/>
            <w:noWrap/>
            <w:vAlign w:val="center"/>
            <w:hideMark/>
          </w:tcPr>
          <w:p w14:paraId="04BA840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0267A55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5D3E8ED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0.250</w:t>
            </w:r>
          </w:p>
        </w:tc>
        <w:tc>
          <w:tcPr>
            <w:tcW w:w="0" w:type="auto"/>
            <w:tcBorders>
              <w:right w:val="single" w:sz="2" w:space="0" w:color="auto"/>
            </w:tcBorders>
            <w:shd w:val="clear" w:color="auto" w:fill="auto"/>
            <w:noWrap/>
            <w:vAlign w:val="center"/>
            <w:hideMark/>
          </w:tcPr>
          <w:p w14:paraId="43FA833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0.250</w:t>
            </w:r>
          </w:p>
        </w:tc>
        <w:tc>
          <w:tcPr>
            <w:tcW w:w="0" w:type="auto"/>
            <w:tcBorders>
              <w:left w:val="single" w:sz="2" w:space="0" w:color="auto"/>
            </w:tcBorders>
            <w:shd w:val="clear" w:color="auto" w:fill="auto"/>
            <w:noWrap/>
            <w:vAlign w:val="center"/>
            <w:hideMark/>
          </w:tcPr>
          <w:p w14:paraId="7C8956F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0.3741</w:t>
            </w:r>
          </w:p>
        </w:tc>
      </w:tr>
      <w:tr w:rsidR="00D15C67" w:rsidRPr="009279A0" w14:paraId="21797754" w14:textId="77777777" w:rsidTr="0058035C">
        <w:trPr>
          <w:trHeight w:val="19"/>
          <w:jc w:val="center"/>
        </w:trPr>
        <w:tc>
          <w:tcPr>
            <w:tcW w:w="0" w:type="auto"/>
            <w:shd w:val="clear" w:color="auto" w:fill="auto"/>
            <w:noWrap/>
            <w:vAlign w:val="bottom"/>
            <w:hideMark/>
          </w:tcPr>
          <w:p w14:paraId="301D0C8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OB-ZE</w:t>
            </w:r>
          </w:p>
        </w:tc>
        <w:tc>
          <w:tcPr>
            <w:tcW w:w="0" w:type="auto"/>
            <w:shd w:val="clear" w:color="auto" w:fill="auto"/>
            <w:noWrap/>
            <w:vAlign w:val="center"/>
            <w:hideMark/>
          </w:tcPr>
          <w:p w14:paraId="65777C7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33EE31F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53FF1FE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right w:val="single" w:sz="2" w:space="0" w:color="auto"/>
            </w:tcBorders>
            <w:shd w:val="clear" w:color="auto" w:fill="auto"/>
            <w:noWrap/>
            <w:vAlign w:val="center"/>
            <w:hideMark/>
          </w:tcPr>
          <w:p w14:paraId="7D76C41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19.74</w:t>
            </w:r>
          </w:p>
        </w:tc>
        <w:tc>
          <w:tcPr>
            <w:tcW w:w="0" w:type="auto"/>
            <w:tcBorders>
              <w:left w:val="single" w:sz="2" w:space="0" w:color="auto"/>
            </w:tcBorders>
            <w:shd w:val="clear" w:color="auto" w:fill="auto"/>
            <w:noWrap/>
            <w:vAlign w:val="center"/>
            <w:hideMark/>
          </w:tcPr>
          <w:p w14:paraId="504D9FE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0.718</w:t>
            </w:r>
          </w:p>
        </w:tc>
        <w:tc>
          <w:tcPr>
            <w:tcW w:w="0" w:type="auto"/>
            <w:shd w:val="clear" w:color="auto" w:fill="auto"/>
            <w:noWrap/>
            <w:vAlign w:val="center"/>
            <w:hideMark/>
          </w:tcPr>
          <w:p w14:paraId="4CFBB94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0.591</w:t>
            </w:r>
          </w:p>
        </w:tc>
        <w:tc>
          <w:tcPr>
            <w:tcW w:w="0" w:type="auto"/>
            <w:shd w:val="clear" w:color="auto" w:fill="auto"/>
            <w:noWrap/>
            <w:vAlign w:val="center"/>
            <w:hideMark/>
          </w:tcPr>
          <w:p w14:paraId="6FFFD59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0.715</w:t>
            </w:r>
          </w:p>
        </w:tc>
        <w:tc>
          <w:tcPr>
            <w:tcW w:w="0" w:type="auto"/>
            <w:tcBorders>
              <w:right w:val="single" w:sz="2" w:space="0" w:color="auto"/>
            </w:tcBorders>
            <w:shd w:val="clear" w:color="auto" w:fill="auto"/>
            <w:noWrap/>
            <w:vAlign w:val="center"/>
            <w:hideMark/>
          </w:tcPr>
          <w:p w14:paraId="44B3262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0.746</w:t>
            </w:r>
          </w:p>
        </w:tc>
        <w:tc>
          <w:tcPr>
            <w:tcW w:w="0" w:type="auto"/>
            <w:tcBorders>
              <w:left w:val="single" w:sz="2" w:space="0" w:color="auto"/>
            </w:tcBorders>
            <w:shd w:val="clear" w:color="auto" w:fill="auto"/>
            <w:noWrap/>
            <w:vAlign w:val="center"/>
            <w:hideMark/>
          </w:tcPr>
          <w:p w14:paraId="27CA931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0.4128</w:t>
            </w:r>
          </w:p>
        </w:tc>
      </w:tr>
      <w:tr w:rsidR="00D15C67" w:rsidRPr="009279A0" w14:paraId="29BCF0E6" w14:textId="77777777" w:rsidTr="0058035C">
        <w:trPr>
          <w:trHeight w:val="19"/>
          <w:jc w:val="center"/>
        </w:trPr>
        <w:tc>
          <w:tcPr>
            <w:tcW w:w="0" w:type="auto"/>
            <w:shd w:val="clear" w:color="auto" w:fill="auto"/>
            <w:noWrap/>
            <w:vAlign w:val="bottom"/>
            <w:hideMark/>
          </w:tcPr>
          <w:p w14:paraId="4BE39E2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OB-ZE</w:t>
            </w:r>
          </w:p>
        </w:tc>
        <w:tc>
          <w:tcPr>
            <w:tcW w:w="0" w:type="auto"/>
            <w:shd w:val="clear" w:color="auto" w:fill="auto"/>
            <w:noWrap/>
            <w:vAlign w:val="center"/>
            <w:hideMark/>
          </w:tcPr>
          <w:p w14:paraId="7637AA7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5094799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6B0888C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41739FE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21.28</w:t>
            </w:r>
          </w:p>
        </w:tc>
        <w:tc>
          <w:tcPr>
            <w:tcW w:w="0" w:type="auto"/>
            <w:tcBorders>
              <w:left w:val="single" w:sz="2" w:space="0" w:color="auto"/>
            </w:tcBorders>
            <w:shd w:val="clear" w:color="auto" w:fill="auto"/>
            <w:noWrap/>
            <w:vAlign w:val="center"/>
            <w:hideMark/>
          </w:tcPr>
          <w:p w14:paraId="0BCAD69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0.675</w:t>
            </w:r>
          </w:p>
        </w:tc>
        <w:tc>
          <w:tcPr>
            <w:tcW w:w="0" w:type="auto"/>
            <w:shd w:val="clear" w:color="auto" w:fill="auto"/>
            <w:noWrap/>
            <w:vAlign w:val="center"/>
            <w:hideMark/>
          </w:tcPr>
          <w:p w14:paraId="7F97E92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01D845C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0.675</w:t>
            </w:r>
          </w:p>
        </w:tc>
        <w:tc>
          <w:tcPr>
            <w:tcW w:w="0" w:type="auto"/>
            <w:tcBorders>
              <w:right w:val="single" w:sz="2" w:space="0" w:color="auto"/>
            </w:tcBorders>
            <w:shd w:val="clear" w:color="auto" w:fill="auto"/>
            <w:noWrap/>
            <w:vAlign w:val="center"/>
            <w:hideMark/>
          </w:tcPr>
          <w:p w14:paraId="60F9973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tcBorders>
              <w:left w:val="single" w:sz="2" w:space="0" w:color="auto"/>
            </w:tcBorders>
            <w:shd w:val="clear" w:color="auto" w:fill="auto"/>
            <w:noWrap/>
            <w:vAlign w:val="center"/>
            <w:hideMark/>
          </w:tcPr>
          <w:p w14:paraId="622B147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0.5000</w:t>
            </w:r>
          </w:p>
        </w:tc>
      </w:tr>
      <w:tr w:rsidR="00D15C67" w:rsidRPr="009279A0" w14:paraId="59A06EFE" w14:textId="77777777" w:rsidTr="0058035C">
        <w:trPr>
          <w:trHeight w:val="19"/>
          <w:jc w:val="center"/>
        </w:trPr>
        <w:tc>
          <w:tcPr>
            <w:tcW w:w="0" w:type="auto"/>
            <w:shd w:val="clear" w:color="auto" w:fill="auto"/>
            <w:noWrap/>
            <w:vAlign w:val="bottom"/>
            <w:hideMark/>
          </w:tcPr>
          <w:p w14:paraId="50726EF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OB-ZE</w:t>
            </w:r>
          </w:p>
        </w:tc>
        <w:tc>
          <w:tcPr>
            <w:tcW w:w="0" w:type="auto"/>
            <w:shd w:val="clear" w:color="auto" w:fill="auto"/>
            <w:noWrap/>
            <w:vAlign w:val="center"/>
            <w:hideMark/>
          </w:tcPr>
          <w:p w14:paraId="5117B12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14F4F51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46A98B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5870A06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16.78</w:t>
            </w:r>
          </w:p>
        </w:tc>
        <w:tc>
          <w:tcPr>
            <w:tcW w:w="0" w:type="auto"/>
            <w:tcBorders>
              <w:left w:val="single" w:sz="2" w:space="0" w:color="auto"/>
            </w:tcBorders>
            <w:shd w:val="clear" w:color="auto" w:fill="auto"/>
            <w:noWrap/>
            <w:vAlign w:val="center"/>
            <w:hideMark/>
          </w:tcPr>
          <w:p w14:paraId="73C5A08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0.717</w:t>
            </w:r>
          </w:p>
        </w:tc>
        <w:tc>
          <w:tcPr>
            <w:tcW w:w="0" w:type="auto"/>
            <w:shd w:val="clear" w:color="auto" w:fill="auto"/>
            <w:noWrap/>
            <w:vAlign w:val="center"/>
            <w:hideMark/>
          </w:tcPr>
          <w:p w14:paraId="7FAC151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0.608</w:t>
            </w:r>
          </w:p>
        </w:tc>
        <w:tc>
          <w:tcPr>
            <w:tcW w:w="0" w:type="auto"/>
            <w:shd w:val="clear" w:color="auto" w:fill="auto"/>
            <w:noWrap/>
            <w:vAlign w:val="center"/>
            <w:hideMark/>
          </w:tcPr>
          <w:p w14:paraId="07B2CAB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0.717</w:t>
            </w:r>
          </w:p>
        </w:tc>
        <w:tc>
          <w:tcPr>
            <w:tcW w:w="0" w:type="auto"/>
            <w:tcBorders>
              <w:right w:val="single" w:sz="2" w:space="0" w:color="auto"/>
            </w:tcBorders>
            <w:shd w:val="clear" w:color="auto" w:fill="auto"/>
            <w:noWrap/>
            <w:vAlign w:val="center"/>
            <w:hideMark/>
          </w:tcPr>
          <w:p w14:paraId="71166A9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tcBorders>
              <w:left w:val="single" w:sz="2" w:space="0" w:color="auto"/>
            </w:tcBorders>
            <w:shd w:val="clear" w:color="auto" w:fill="auto"/>
            <w:noWrap/>
            <w:vAlign w:val="center"/>
            <w:hideMark/>
          </w:tcPr>
          <w:p w14:paraId="040547C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0.5000</w:t>
            </w:r>
          </w:p>
        </w:tc>
      </w:tr>
      <w:tr w:rsidR="00D15C67" w:rsidRPr="009279A0" w14:paraId="160ED7E6" w14:textId="77777777" w:rsidTr="0058035C">
        <w:trPr>
          <w:trHeight w:val="19"/>
          <w:jc w:val="center"/>
        </w:trPr>
        <w:tc>
          <w:tcPr>
            <w:tcW w:w="0" w:type="auto"/>
            <w:tcBorders>
              <w:bottom w:val="single" w:sz="2" w:space="0" w:color="auto"/>
            </w:tcBorders>
            <w:shd w:val="clear" w:color="auto" w:fill="auto"/>
            <w:noWrap/>
            <w:vAlign w:val="bottom"/>
            <w:hideMark/>
          </w:tcPr>
          <w:p w14:paraId="7ACEF93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OB-ZE</w:t>
            </w:r>
          </w:p>
        </w:tc>
        <w:tc>
          <w:tcPr>
            <w:tcW w:w="0" w:type="auto"/>
            <w:tcBorders>
              <w:bottom w:val="single" w:sz="2" w:space="0" w:color="auto"/>
            </w:tcBorders>
            <w:shd w:val="clear" w:color="auto" w:fill="auto"/>
            <w:noWrap/>
            <w:vAlign w:val="center"/>
            <w:hideMark/>
          </w:tcPr>
          <w:p w14:paraId="713B7EE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tcBorders>
              <w:bottom w:val="single" w:sz="2" w:space="0" w:color="auto"/>
            </w:tcBorders>
            <w:shd w:val="clear" w:color="auto" w:fill="auto"/>
            <w:noWrap/>
            <w:vAlign w:val="center"/>
            <w:hideMark/>
          </w:tcPr>
          <w:p w14:paraId="127F7E1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tcBorders>
              <w:bottom w:val="single" w:sz="2" w:space="0" w:color="auto"/>
            </w:tcBorders>
            <w:shd w:val="clear" w:color="auto" w:fill="auto"/>
            <w:noWrap/>
            <w:vAlign w:val="center"/>
            <w:hideMark/>
          </w:tcPr>
          <w:p w14:paraId="4015180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bottom w:val="single" w:sz="2" w:space="0" w:color="auto"/>
              <w:right w:val="single" w:sz="2" w:space="0" w:color="auto"/>
            </w:tcBorders>
            <w:shd w:val="clear" w:color="auto" w:fill="auto"/>
            <w:noWrap/>
            <w:vAlign w:val="center"/>
            <w:hideMark/>
          </w:tcPr>
          <w:p w14:paraId="04480FC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11.11</w:t>
            </w:r>
          </w:p>
        </w:tc>
        <w:tc>
          <w:tcPr>
            <w:tcW w:w="0" w:type="auto"/>
            <w:tcBorders>
              <w:left w:val="single" w:sz="2" w:space="0" w:color="auto"/>
              <w:bottom w:val="single" w:sz="2" w:space="0" w:color="auto"/>
            </w:tcBorders>
            <w:shd w:val="clear" w:color="auto" w:fill="auto"/>
            <w:noWrap/>
            <w:vAlign w:val="center"/>
            <w:hideMark/>
          </w:tcPr>
          <w:p w14:paraId="5B91039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0.250</w:t>
            </w:r>
          </w:p>
        </w:tc>
        <w:tc>
          <w:tcPr>
            <w:tcW w:w="0" w:type="auto"/>
            <w:tcBorders>
              <w:bottom w:val="single" w:sz="2" w:space="0" w:color="auto"/>
            </w:tcBorders>
            <w:shd w:val="clear" w:color="auto" w:fill="auto"/>
            <w:noWrap/>
            <w:vAlign w:val="center"/>
            <w:hideMark/>
          </w:tcPr>
          <w:p w14:paraId="6544166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tcBorders>
              <w:bottom w:val="single" w:sz="2" w:space="0" w:color="auto"/>
            </w:tcBorders>
            <w:shd w:val="clear" w:color="auto" w:fill="auto"/>
            <w:noWrap/>
            <w:vAlign w:val="center"/>
            <w:hideMark/>
          </w:tcPr>
          <w:p w14:paraId="001BE64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0.250</w:t>
            </w:r>
          </w:p>
        </w:tc>
        <w:tc>
          <w:tcPr>
            <w:tcW w:w="0" w:type="auto"/>
            <w:tcBorders>
              <w:bottom w:val="single" w:sz="2" w:space="0" w:color="auto"/>
              <w:right w:val="single" w:sz="2" w:space="0" w:color="auto"/>
            </w:tcBorders>
            <w:shd w:val="clear" w:color="auto" w:fill="auto"/>
            <w:noWrap/>
            <w:vAlign w:val="center"/>
            <w:hideMark/>
          </w:tcPr>
          <w:p w14:paraId="495EE7F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tcBorders>
              <w:left w:val="single" w:sz="2" w:space="0" w:color="auto"/>
              <w:bottom w:val="single" w:sz="2" w:space="0" w:color="auto"/>
            </w:tcBorders>
            <w:shd w:val="clear" w:color="auto" w:fill="auto"/>
            <w:noWrap/>
            <w:vAlign w:val="center"/>
            <w:hideMark/>
          </w:tcPr>
          <w:p w14:paraId="58F6FB2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0.5000</w:t>
            </w:r>
          </w:p>
        </w:tc>
      </w:tr>
    </w:tbl>
    <w:p w14:paraId="752B84FF" w14:textId="77777777" w:rsidR="008A45AF" w:rsidRDefault="008A45AF">
      <w:pPr>
        <w:rPr>
          <w:rFonts w:eastAsia="Calibri" w:cs="Times New Roman"/>
          <w:iCs/>
          <w:szCs w:val="18"/>
        </w:rPr>
      </w:pPr>
    </w:p>
    <w:p w14:paraId="31537879" w14:textId="77777777" w:rsidR="008A45AF" w:rsidRDefault="008A45AF">
      <w:pPr>
        <w:spacing w:after="200" w:line="240" w:lineRule="auto"/>
        <w:contextualSpacing w:val="0"/>
        <w:rPr>
          <w:rFonts w:eastAsia="Calibri" w:cs="Times New Roman"/>
          <w:iCs/>
          <w:szCs w:val="18"/>
        </w:rPr>
      </w:pPr>
      <w:r>
        <w:rPr>
          <w:rFonts w:eastAsia="Calibri" w:cs="Times New Roman"/>
          <w:iCs/>
          <w:szCs w:val="18"/>
        </w:rPr>
        <w:br w:type="page"/>
      </w:r>
    </w:p>
    <w:p w14:paraId="30E965B9" w14:textId="0CD08A1E" w:rsidR="008A45AF" w:rsidRDefault="008A45AF">
      <w:r w:rsidRPr="009279A0">
        <w:rPr>
          <w:rFonts w:eastAsia="Calibri" w:cs="Times New Roman"/>
          <w:iCs/>
          <w:szCs w:val="18"/>
        </w:rPr>
        <w:lastRenderedPageBreak/>
        <w:t>Appendix Table B-</w:t>
      </w:r>
      <w:r w:rsidR="00852469">
        <w:rPr>
          <w:rFonts w:eastAsia="Calibri" w:cs="Times New Roman"/>
          <w:iCs/>
          <w:szCs w:val="18"/>
        </w:rPr>
        <w:t>2</w:t>
      </w:r>
      <w:r>
        <w:rPr>
          <w:rFonts w:eastAsia="Calibri" w:cs="Times New Roman"/>
          <w:iCs/>
          <w:noProof/>
          <w:szCs w:val="18"/>
        </w:rPr>
        <w:t>. Continued</w:t>
      </w:r>
      <w:r w:rsidR="00886554">
        <w:rPr>
          <w:rFonts w:eastAsia="Calibri" w:cs="Times New Roman"/>
          <w:iCs/>
          <w:noProof/>
          <w:szCs w:val="18"/>
        </w:rPr>
        <w:t>.</w:t>
      </w:r>
    </w:p>
    <w:tbl>
      <w:tblPr>
        <w:tblW w:w="0" w:type="auto"/>
        <w:jc w:val="center"/>
        <w:tblCellMar>
          <w:left w:w="115" w:type="dxa"/>
          <w:right w:w="115" w:type="dxa"/>
        </w:tblCellMar>
        <w:tblLook w:val="04A0" w:firstRow="1" w:lastRow="0" w:firstColumn="1" w:lastColumn="0" w:noHBand="0" w:noVBand="1"/>
      </w:tblPr>
      <w:tblGrid>
        <w:gridCol w:w="897"/>
        <w:gridCol w:w="642"/>
        <w:gridCol w:w="686"/>
        <w:gridCol w:w="1169"/>
        <w:gridCol w:w="680"/>
        <w:gridCol w:w="680"/>
        <w:gridCol w:w="680"/>
        <w:gridCol w:w="680"/>
        <w:gridCol w:w="680"/>
        <w:gridCol w:w="780"/>
      </w:tblGrid>
      <w:tr w:rsidR="00D15C67" w:rsidRPr="009279A0" w14:paraId="6054C30A" w14:textId="77777777" w:rsidTr="0058035C">
        <w:trPr>
          <w:trHeight w:val="19"/>
          <w:jc w:val="center"/>
        </w:trPr>
        <w:tc>
          <w:tcPr>
            <w:tcW w:w="0" w:type="auto"/>
            <w:tcBorders>
              <w:top w:val="single" w:sz="2" w:space="0" w:color="auto"/>
            </w:tcBorders>
            <w:shd w:val="clear" w:color="auto" w:fill="auto"/>
            <w:noWrap/>
            <w:vAlign w:val="bottom"/>
            <w:hideMark/>
          </w:tcPr>
          <w:p w14:paraId="527D514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tcBorders>
              <w:top w:val="single" w:sz="2" w:space="0" w:color="auto"/>
            </w:tcBorders>
            <w:shd w:val="clear" w:color="auto" w:fill="auto"/>
            <w:noWrap/>
            <w:vAlign w:val="center"/>
            <w:hideMark/>
          </w:tcPr>
          <w:p w14:paraId="2CA39F2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tcBorders>
              <w:top w:val="single" w:sz="2" w:space="0" w:color="auto"/>
            </w:tcBorders>
            <w:shd w:val="clear" w:color="auto" w:fill="auto"/>
            <w:noWrap/>
            <w:vAlign w:val="center"/>
            <w:hideMark/>
          </w:tcPr>
          <w:p w14:paraId="1C1E7CC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tcBorders>
              <w:top w:val="single" w:sz="2" w:space="0" w:color="auto"/>
            </w:tcBorders>
            <w:shd w:val="clear" w:color="auto" w:fill="auto"/>
            <w:noWrap/>
            <w:vAlign w:val="center"/>
            <w:hideMark/>
          </w:tcPr>
          <w:p w14:paraId="58A4D82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top w:val="single" w:sz="2" w:space="0" w:color="auto"/>
              <w:right w:val="single" w:sz="2" w:space="0" w:color="auto"/>
            </w:tcBorders>
            <w:shd w:val="clear" w:color="auto" w:fill="auto"/>
            <w:noWrap/>
            <w:vAlign w:val="center"/>
            <w:hideMark/>
          </w:tcPr>
          <w:p w14:paraId="4705E49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19.61</w:t>
            </w:r>
          </w:p>
        </w:tc>
        <w:tc>
          <w:tcPr>
            <w:tcW w:w="0" w:type="auto"/>
            <w:tcBorders>
              <w:top w:val="single" w:sz="2" w:space="0" w:color="auto"/>
              <w:left w:val="single" w:sz="2" w:space="0" w:color="auto"/>
            </w:tcBorders>
            <w:shd w:val="clear" w:color="auto" w:fill="auto"/>
            <w:noWrap/>
            <w:vAlign w:val="center"/>
            <w:hideMark/>
          </w:tcPr>
          <w:p w14:paraId="481EDE6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0.574</w:t>
            </w:r>
          </w:p>
        </w:tc>
        <w:tc>
          <w:tcPr>
            <w:tcW w:w="0" w:type="auto"/>
            <w:tcBorders>
              <w:top w:val="single" w:sz="2" w:space="0" w:color="auto"/>
            </w:tcBorders>
            <w:shd w:val="clear" w:color="auto" w:fill="auto"/>
            <w:noWrap/>
            <w:vAlign w:val="center"/>
            <w:hideMark/>
          </w:tcPr>
          <w:p w14:paraId="6345F63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0.309</w:t>
            </w:r>
          </w:p>
        </w:tc>
        <w:tc>
          <w:tcPr>
            <w:tcW w:w="0" w:type="auto"/>
            <w:tcBorders>
              <w:top w:val="single" w:sz="2" w:space="0" w:color="auto"/>
            </w:tcBorders>
            <w:shd w:val="clear" w:color="auto" w:fill="auto"/>
            <w:noWrap/>
            <w:vAlign w:val="center"/>
            <w:hideMark/>
          </w:tcPr>
          <w:p w14:paraId="0E02B68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0.707</w:t>
            </w:r>
          </w:p>
        </w:tc>
        <w:tc>
          <w:tcPr>
            <w:tcW w:w="0" w:type="auto"/>
            <w:tcBorders>
              <w:top w:val="single" w:sz="2" w:space="0" w:color="auto"/>
              <w:right w:val="single" w:sz="2" w:space="0" w:color="auto"/>
            </w:tcBorders>
            <w:shd w:val="clear" w:color="auto" w:fill="auto"/>
            <w:noWrap/>
            <w:vAlign w:val="center"/>
            <w:hideMark/>
          </w:tcPr>
          <w:p w14:paraId="1921352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0.875</w:t>
            </w:r>
          </w:p>
        </w:tc>
        <w:tc>
          <w:tcPr>
            <w:tcW w:w="0" w:type="auto"/>
            <w:tcBorders>
              <w:top w:val="single" w:sz="2" w:space="0" w:color="auto"/>
              <w:left w:val="single" w:sz="2" w:space="0" w:color="auto"/>
            </w:tcBorders>
            <w:shd w:val="clear" w:color="000000" w:fill="A6A6A6"/>
            <w:noWrap/>
            <w:vAlign w:val="center"/>
            <w:hideMark/>
          </w:tcPr>
          <w:p w14:paraId="2A0015E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0.0352</w:t>
            </w:r>
          </w:p>
        </w:tc>
      </w:tr>
      <w:tr w:rsidR="00D15C67" w:rsidRPr="009279A0" w14:paraId="6AE90A96" w14:textId="77777777" w:rsidTr="0058035C">
        <w:trPr>
          <w:trHeight w:val="19"/>
          <w:jc w:val="center"/>
        </w:trPr>
        <w:tc>
          <w:tcPr>
            <w:tcW w:w="0" w:type="auto"/>
            <w:shd w:val="clear" w:color="auto" w:fill="auto"/>
            <w:noWrap/>
            <w:vAlign w:val="bottom"/>
            <w:hideMark/>
          </w:tcPr>
          <w:p w14:paraId="2ECB301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4401044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760DDF6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0D4124F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17335BB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45.00</w:t>
            </w:r>
          </w:p>
        </w:tc>
        <w:tc>
          <w:tcPr>
            <w:tcW w:w="0" w:type="auto"/>
            <w:tcBorders>
              <w:left w:val="single" w:sz="2" w:space="0" w:color="auto"/>
            </w:tcBorders>
            <w:shd w:val="clear" w:color="auto" w:fill="auto"/>
            <w:noWrap/>
            <w:vAlign w:val="center"/>
            <w:hideMark/>
          </w:tcPr>
          <w:p w14:paraId="2852425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0.862</w:t>
            </w:r>
          </w:p>
        </w:tc>
        <w:tc>
          <w:tcPr>
            <w:tcW w:w="0" w:type="auto"/>
            <w:shd w:val="clear" w:color="auto" w:fill="auto"/>
            <w:noWrap/>
            <w:vAlign w:val="center"/>
            <w:hideMark/>
          </w:tcPr>
          <w:p w14:paraId="76C8BD2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0E0E6DE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0.812</w:t>
            </w:r>
          </w:p>
        </w:tc>
        <w:tc>
          <w:tcPr>
            <w:tcW w:w="0" w:type="auto"/>
            <w:tcBorders>
              <w:right w:val="single" w:sz="2" w:space="0" w:color="auto"/>
            </w:tcBorders>
            <w:shd w:val="clear" w:color="auto" w:fill="auto"/>
            <w:noWrap/>
            <w:vAlign w:val="center"/>
            <w:hideMark/>
          </w:tcPr>
          <w:p w14:paraId="5A9BB2E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0.925</w:t>
            </w:r>
          </w:p>
        </w:tc>
        <w:tc>
          <w:tcPr>
            <w:tcW w:w="0" w:type="auto"/>
            <w:tcBorders>
              <w:left w:val="single" w:sz="2" w:space="0" w:color="auto"/>
            </w:tcBorders>
            <w:shd w:val="clear" w:color="000000" w:fill="D9D9D9"/>
            <w:noWrap/>
            <w:vAlign w:val="center"/>
            <w:hideMark/>
          </w:tcPr>
          <w:p w14:paraId="222B1C4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0.1426</w:t>
            </w:r>
          </w:p>
        </w:tc>
      </w:tr>
      <w:tr w:rsidR="00D15C67" w:rsidRPr="009279A0" w14:paraId="5221C2BE" w14:textId="77777777" w:rsidTr="0058035C">
        <w:trPr>
          <w:trHeight w:val="19"/>
          <w:jc w:val="center"/>
        </w:trPr>
        <w:tc>
          <w:tcPr>
            <w:tcW w:w="0" w:type="auto"/>
            <w:shd w:val="clear" w:color="auto" w:fill="auto"/>
            <w:noWrap/>
            <w:vAlign w:val="bottom"/>
            <w:hideMark/>
          </w:tcPr>
          <w:p w14:paraId="0948162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2D87959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4582822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3AC79970"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right w:val="single" w:sz="2" w:space="0" w:color="auto"/>
            </w:tcBorders>
            <w:shd w:val="clear" w:color="auto" w:fill="auto"/>
            <w:noWrap/>
            <w:vAlign w:val="center"/>
            <w:hideMark/>
          </w:tcPr>
          <w:p w14:paraId="165628E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28.20</w:t>
            </w:r>
          </w:p>
        </w:tc>
        <w:tc>
          <w:tcPr>
            <w:tcW w:w="0" w:type="auto"/>
            <w:tcBorders>
              <w:left w:val="single" w:sz="2" w:space="0" w:color="auto"/>
            </w:tcBorders>
            <w:shd w:val="clear" w:color="auto" w:fill="auto"/>
            <w:noWrap/>
            <w:vAlign w:val="center"/>
            <w:hideMark/>
          </w:tcPr>
          <w:p w14:paraId="026C80F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0.801</w:t>
            </w:r>
          </w:p>
        </w:tc>
        <w:tc>
          <w:tcPr>
            <w:tcW w:w="0" w:type="auto"/>
            <w:shd w:val="clear" w:color="auto" w:fill="auto"/>
            <w:noWrap/>
            <w:vAlign w:val="center"/>
            <w:hideMark/>
          </w:tcPr>
          <w:p w14:paraId="179B283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0.758</w:t>
            </w:r>
          </w:p>
        </w:tc>
        <w:tc>
          <w:tcPr>
            <w:tcW w:w="0" w:type="auto"/>
            <w:shd w:val="clear" w:color="auto" w:fill="auto"/>
            <w:noWrap/>
            <w:vAlign w:val="center"/>
            <w:hideMark/>
          </w:tcPr>
          <w:p w14:paraId="3661B1B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0.813</w:t>
            </w:r>
          </w:p>
        </w:tc>
        <w:tc>
          <w:tcPr>
            <w:tcW w:w="0" w:type="auto"/>
            <w:tcBorders>
              <w:right w:val="single" w:sz="2" w:space="0" w:color="auto"/>
            </w:tcBorders>
            <w:shd w:val="clear" w:color="auto" w:fill="auto"/>
            <w:noWrap/>
            <w:vAlign w:val="center"/>
            <w:hideMark/>
          </w:tcPr>
          <w:p w14:paraId="5CEAFEF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0.846</w:t>
            </w:r>
          </w:p>
        </w:tc>
        <w:tc>
          <w:tcPr>
            <w:tcW w:w="0" w:type="auto"/>
            <w:tcBorders>
              <w:left w:val="single" w:sz="2" w:space="0" w:color="auto"/>
            </w:tcBorders>
            <w:shd w:val="clear" w:color="auto" w:fill="auto"/>
            <w:noWrap/>
            <w:vAlign w:val="center"/>
            <w:hideMark/>
          </w:tcPr>
          <w:p w14:paraId="3E44028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0.1547</w:t>
            </w:r>
          </w:p>
        </w:tc>
      </w:tr>
      <w:tr w:rsidR="00D15C67" w:rsidRPr="009279A0" w14:paraId="7D155069" w14:textId="77777777" w:rsidTr="0058035C">
        <w:trPr>
          <w:trHeight w:val="19"/>
          <w:jc w:val="center"/>
        </w:trPr>
        <w:tc>
          <w:tcPr>
            <w:tcW w:w="0" w:type="auto"/>
            <w:shd w:val="clear" w:color="auto" w:fill="auto"/>
            <w:noWrap/>
            <w:vAlign w:val="bottom"/>
            <w:hideMark/>
          </w:tcPr>
          <w:p w14:paraId="7438DAB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442BD40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6072153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3A5B94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57C2874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50.68</w:t>
            </w:r>
          </w:p>
        </w:tc>
        <w:tc>
          <w:tcPr>
            <w:tcW w:w="0" w:type="auto"/>
            <w:tcBorders>
              <w:left w:val="single" w:sz="2" w:space="0" w:color="auto"/>
            </w:tcBorders>
            <w:shd w:val="clear" w:color="auto" w:fill="auto"/>
            <w:noWrap/>
            <w:vAlign w:val="center"/>
            <w:hideMark/>
          </w:tcPr>
          <w:p w14:paraId="5CCC937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0.844</w:t>
            </w:r>
          </w:p>
        </w:tc>
        <w:tc>
          <w:tcPr>
            <w:tcW w:w="0" w:type="auto"/>
            <w:shd w:val="clear" w:color="auto" w:fill="auto"/>
            <w:noWrap/>
            <w:vAlign w:val="center"/>
            <w:hideMark/>
          </w:tcPr>
          <w:p w14:paraId="2F434DC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0.523</w:t>
            </w:r>
          </w:p>
        </w:tc>
        <w:tc>
          <w:tcPr>
            <w:tcW w:w="0" w:type="auto"/>
            <w:shd w:val="clear" w:color="auto" w:fill="auto"/>
            <w:noWrap/>
            <w:vAlign w:val="center"/>
            <w:hideMark/>
          </w:tcPr>
          <w:p w14:paraId="440B683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0.786</w:t>
            </w:r>
          </w:p>
        </w:tc>
        <w:tc>
          <w:tcPr>
            <w:tcW w:w="0" w:type="auto"/>
            <w:tcBorders>
              <w:right w:val="single" w:sz="2" w:space="0" w:color="auto"/>
            </w:tcBorders>
            <w:shd w:val="clear" w:color="auto" w:fill="auto"/>
            <w:noWrap/>
            <w:vAlign w:val="center"/>
            <w:hideMark/>
          </w:tcPr>
          <w:p w14:paraId="04A9E42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0.877</w:t>
            </w:r>
          </w:p>
        </w:tc>
        <w:tc>
          <w:tcPr>
            <w:tcW w:w="0" w:type="auto"/>
            <w:tcBorders>
              <w:left w:val="single" w:sz="2" w:space="0" w:color="auto"/>
            </w:tcBorders>
            <w:shd w:val="clear" w:color="000000" w:fill="A6A6A6"/>
            <w:noWrap/>
            <w:vAlign w:val="center"/>
            <w:hideMark/>
          </w:tcPr>
          <w:p w14:paraId="04A3057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0.0114</w:t>
            </w:r>
          </w:p>
        </w:tc>
      </w:tr>
      <w:tr w:rsidR="00D15C67" w:rsidRPr="009279A0" w14:paraId="5C4E1B8D" w14:textId="77777777" w:rsidTr="0058035C">
        <w:trPr>
          <w:trHeight w:val="19"/>
          <w:jc w:val="center"/>
        </w:trPr>
        <w:tc>
          <w:tcPr>
            <w:tcW w:w="0" w:type="auto"/>
            <w:shd w:val="clear" w:color="auto" w:fill="auto"/>
            <w:noWrap/>
            <w:vAlign w:val="bottom"/>
            <w:hideMark/>
          </w:tcPr>
          <w:p w14:paraId="35BAD67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5BC252B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48EB4AB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059EE07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3B17259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32.15</w:t>
            </w:r>
          </w:p>
        </w:tc>
        <w:tc>
          <w:tcPr>
            <w:tcW w:w="0" w:type="auto"/>
            <w:tcBorders>
              <w:left w:val="single" w:sz="2" w:space="0" w:color="auto"/>
            </w:tcBorders>
            <w:shd w:val="clear" w:color="auto" w:fill="auto"/>
            <w:noWrap/>
            <w:vAlign w:val="center"/>
            <w:hideMark/>
          </w:tcPr>
          <w:p w14:paraId="0209768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0.804</w:t>
            </w:r>
          </w:p>
        </w:tc>
        <w:tc>
          <w:tcPr>
            <w:tcW w:w="0" w:type="auto"/>
            <w:shd w:val="clear" w:color="auto" w:fill="auto"/>
            <w:noWrap/>
            <w:vAlign w:val="center"/>
            <w:hideMark/>
          </w:tcPr>
          <w:p w14:paraId="4014279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0.763</w:t>
            </w:r>
          </w:p>
        </w:tc>
        <w:tc>
          <w:tcPr>
            <w:tcW w:w="0" w:type="auto"/>
            <w:shd w:val="clear" w:color="auto" w:fill="auto"/>
            <w:noWrap/>
            <w:vAlign w:val="center"/>
            <w:hideMark/>
          </w:tcPr>
          <w:p w14:paraId="604018A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0.814</w:t>
            </w:r>
          </w:p>
        </w:tc>
        <w:tc>
          <w:tcPr>
            <w:tcW w:w="0" w:type="auto"/>
            <w:tcBorders>
              <w:right w:val="single" w:sz="2" w:space="0" w:color="auto"/>
            </w:tcBorders>
            <w:shd w:val="clear" w:color="auto" w:fill="auto"/>
            <w:noWrap/>
            <w:vAlign w:val="center"/>
            <w:hideMark/>
          </w:tcPr>
          <w:p w14:paraId="15FDFFF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0.849</w:t>
            </w:r>
          </w:p>
        </w:tc>
        <w:tc>
          <w:tcPr>
            <w:tcW w:w="0" w:type="auto"/>
            <w:tcBorders>
              <w:left w:val="single" w:sz="2" w:space="0" w:color="auto"/>
            </w:tcBorders>
            <w:shd w:val="clear" w:color="auto" w:fill="auto"/>
            <w:noWrap/>
            <w:vAlign w:val="center"/>
            <w:hideMark/>
          </w:tcPr>
          <w:p w14:paraId="4C510C3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0.2070</w:t>
            </w:r>
          </w:p>
        </w:tc>
      </w:tr>
      <w:tr w:rsidR="00D15C67" w:rsidRPr="009279A0" w14:paraId="22A2570A" w14:textId="77777777" w:rsidTr="0058035C">
        <w:trPr>
          <w:trHeight w:val="19"/>
          <w:jc w:val="center"/>
        </w:trPr>
        <w:tc>
          <w:tcPr>
            <w:tcW w:w="0" w:type="auto"/>
            <w:shd w:val="clear" w:color="auto" w:fill="auto"/>
            <w:noWrap/>
            <w:vAlign w:val="bottom"/>
            <w:hideMark/>
          </w:tcPr>
          <w:p w14:paraId="3B83E94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4E9A438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0F1E7FD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201B527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533786A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33.33</w:t>
            </w:r>
          </w:p>
        </w:tc>
        <w:tc>
          <w:tcPr>
            <w:tcW w:w="0" w:type="auto"/>
            <w:tcBorders>
              <w:left w:val="single" w:sz="2" w:space="0" w:color="auto"/>
            </w:tcBorders>
            <w:shd w:val="clear" w:color="auto" w:fill="auto"/>
            <w:noWrap/>
            <w:vAlign w:val="center"/>
            <w:hideMark/>
          </w:tcPr>
          <w:p w14:paraId="1434C1C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0.833</w:t>
            </w:r>
          </w:p>
        </w:tc>
        <w:tc>
          <w:tcPr>
            <w:tcW w:w="0" w:type="auto"/>
            <w:shd w:val="clear" w:color="auto" w:fill="auto"/>
            <w:noWrap/>
            <w:vAlign w:val="center"/>
            <w:hideMark/>
          </w:tcPr>
          <w:p w14:paraId="46FBC43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0.423</w:t>
            </w:r>
          </w:p>
        </w:tc>
        <w:tc>
          <w:tcPr>
            <w:tcW w:w="0" w:type="auto"/>
            <w:shd w:val="clear" w:color="auto" w:fill="auto"/>
            <w:noWrap/>
            <w:vAlign w:val="center"/>
            <w:hideMark/>
          </w:tcPr>
          <w:p w14:paraId="43A35DA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0.827</w:t>
            </w:r>
          </w:p>
        </w:tc>
        <w:tc>
          <w:tcPr>
            <w:tcW w:w="0" w:type="auto"/>
            <w:tcBorders>
              <w:right w:val="single" w:sz="2" w:space="0" w:color="auto"/>
            </w:tcBorders>
            <w:shd w:val="clear" w:color="auto" w:fill="auto"/>
            <w:noWrap/>
            <w:vAlign w:val="center"/>
            <w:hideMark/>
          </w:tcPr>
          <w:p w14:paraId="6D4CAA2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0.899</w:t>
            </w:r>
          </w:p>
        </w:tc>
        <w:tc>
          <w:tcPr>
            <w:tcW w:w="0" w:type="auto"/>
            <w:tcBorders>
              <w:left w:val="single" w:sz="2" w:space="0" w:color="auto"/>
            </w:tcBorders>
            <w:shd w:val="clear" w:color="auto" w:fill="auto"/>
            <w:noWrap/>
            <w:vAlign w:val="center"/>
            <w:hideMark/>
          </w:tcPr>
          <w:p w14:paraId="312990B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0.4400</w:t>
            </w:r>
          </w:p>
        </w:tc>
      </w:tr>
      <w:tr w:rsidR="00D15C67" w:rsidRPr="009279A0" w14:paraId="1F4D6D97" w14:textId="77777777" w:rsidTr="0058035C">
        <w:trPr>
          <w:trHeight w:val="19"/>
          <w:jc w:val="center"/>
        </w:trPr>
        <w:tc>
          <w:tcPr>
            <w:tcW w:w="0" w:type="auto"/>
            <w:shd w:val="clear" w:color="auto" w:fill="auto"/>
            <w:noWrap/>
            <w:vAlign w:val="bottom"/>
            <w:hideMark/>
          </w:tcPr>
          <w:p w14:paraId="48F1CCD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7F4BFC0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211104B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24EECEB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787C8A4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w:t>
            </w:r>
          </w:p>
        </w:tc>
        <w:tc>
          <w:tcPr>
            <w:tcW w:w="0" w:type="auto"/>
            <w:tcBorders>
              <w:left w:val="single" w:sz="2" w:space="0" w:color="auto"/>
            </w:tcBorders>
            <w:shd w:val="clear" w:color="auto" w:fill="auto"/>
            <w:noWrap/>
            <w:vAlign w:val="center"/>
            <w:hideMark/>
          </w:tcPr>
          <w:p w14:paraId="5CD1E38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7B12266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02591DE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0.625</w:t>
            </w:r>
          </w:p>
        </w:tc>
        <w:tc>
          <w:tcPr>
            <w:tcW w:w="0" w:type="auto"/>
            <w:tcBorders>
              <w:right w:val="single" w:sz="2" w:space="0" w:color="auto"/>
            </w:tcBorders>
            <w:shd w:val="clear" w:color="auto" w:fill="auto"/>
            <w:noWrap/>
            <w:vAlign w:val="center"/>
            <w:hideMark/>
          </w:tcPr>
          <w:p w14:paraId="2FDC2B5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1.000</w:t>
            </w:r>
          </w:p>
        </w:tc>
        <w:tc>
          <w:tcPr>
            <w:tcW w:w="0" w:type="auto"/>
            <w:tcBorders>
              <w:left w:val="single" w:sz="2" w:space="0" w:color="auto"/>
            </w:tcBorders>
            <w:shd w:val="clear" w:color="auto" w:fill="auto"/>
            <w:noWrap/>
            <w:vAlign w:val="center"/>
            <w:hideMark/>
          </w:tcPr>
          <w:p w14:paraId="2C78547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0.4509</w:t>
            </w:r>
          </w:p>
        </w:tc>
      </w:tr>
      <w:tr w:rsidR="00D15C67" w:rsidRPr="009279A0" w14:paraId="1C6E8B56" w14:textId="77777777" w:rsidTr="0058035C">
        <w:trPr>
          <w:trHeight w:val="19"/>
          <w:jc w:val="center"/>
        </w:trPr>
        <w:tc>
          <w:tcPr>
            <w:tcW w:w="0" w:type="auto"/>
            <w:shd w:val="clear" w:color="auto" w:fill="auto"/>
            <w:noWrap/>
            <w:vAlign w:val="bottom"/>
            <w:hideMark/>
          </w:tcPr>
          <w:p w14:paraId="7872063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4964FC9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423BF97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1DE095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right w:val="single" w:sz="2" w:space="0" w:color="auto"/>
            </w:tcBorders>
            <w:shd w:val="clear" w:color="auto" w:fill="auto"/>
            <w:noWrap/>
            <w:vAlign w:val="center"/>
            <w:hideMark/>
          </w:tcPr>
          <w:p w14:paraId="0E18666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w:t>
            </w:r>
          </w:p>
        </w:tc>
        <w:tc>
          <w:tcPr>
            <w:tcW w:w="0" w:type="auto"/>
            <w:tcBorders>
              <w:left w:val="single" w:sz="2" w:space="0" w:color="auto"/>
            </w:tcBorders>
            <w:shd w:val="clear" w:color="auto" w:fill="auto"/>
            <w:noWrap/>
            <w:vAlign w:val="center"/>
            <w:hideMark/>
          </w:tcPr>
          <w:p w14:paraId="591C7E0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351C279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1426A8A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0.625</w:t>
            </w:r>
          </w:p>
        </w:tc>
        <w:tc>
          <w:tcPr>
            <w:tcW w:w="0" w:type="auto"/>
            <w:tcBorders>
              <w:right w:val="single" w:sz="2" w:space="0" w:color="auto"/>
            </w:tcBorders>
            <w:shd w:val="clear" w:color="auto" w:fill="auto"/>
            <w:noWrap/>
            <w:vAlign w:val="center"/>
            <w:hideMark/>
          </w:tcPr>
          <w:p w14:paraId="2A21441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1.000</w:t>
            </w:r>
          </w:p>
        </w:tc>
        <w:tc>
          <w:tcPr>
            <w:tcW w:w="0" w:type="auto"/>
            <w:tcBorders>
              <w:left w:val="single" w:sz="2" w:space="0" w:color="auto"/>
            </w:tcBorders>
            <w:shd w:val="clear" w:color="auto" w:fill="auto"/>
            <w:noWrap/>
            <w:vAlign w:val="center"/>
            <w:hideMark/>
          </w:tcPr>
          <w:p w14:paraId="593D36D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0.4437</w:t>
            </w:r>
          </w:p>
        </w:tc>
      </w:tr>
      <w:tr w:rsidR="00D15C67" w:rsidRPr="009279A0" w14:paraId="5DA3AE1A" w14:textId="77777777" w:rsidTr="0058035C">
        <w:trPr>
          <w:trHeight w:val="19"/>
          <w:jc w:val="center"/>
        </w:trPr>
        <w:tc>
          <w:tcPr>
            <w:tcW w:w="0" w:type="auto"/>
            <w:shd w:val="clear" w:color="auto" w:fill="auto"/>
            <w:noWrap/>
            <w:vAlign w:val="bottom"/>
            <w:hideMark/>
          </w:tcPr>
          <w:p w14:paraId="57E42DE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shd w:val="clear" w:color="auto" w:fill="auto"/>
            <w:noWrap/>
            <w:vAlign w:val="center"/>
            <w:hideMark/>
          </w:tcPr>
          <w:p w14:paraId="67C27BB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2B120D0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6E8A99A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5636CE1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42.00</w:t>
            </w:r>
          </w:p>
        </w:tc>
        <w:tc>
          <w:tcPr>
            <w:tcW w:w="0" w:type="auto"/>
            <w:tcBorders>
              <w:left w:val="single" w:sz="2" w:space="0" w:color="auto"/>
            </w:tcBorders>
            <w:shd w:val="clear" w:color="auto" w:fill="auto"/>
            <w:noWrap/>
            <w:vAlign w:val="center"/>
            <w:hideMark/>
          </w:tcPr>
          <w:p w14:paraId="0F8D9B4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0.805</w:t>
            </w:r>
          </w:p>
        </w:tc>
        <w:tc>
          <w:tcPr>
            <w:tcW w:w="0" w:type="auto"/>
            <w:shd w:val="clear" w:color="auto" w:fill="auto"/>
            <w:noWrap/>
            <w:vAlign w:val="center"/>
            <w:hideMark/>
          </w:tcPr>
          <w:p w14:paraId="468AD8D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0.470</w:t>
            </w:r>
          </w:p>
        </w:tc>
        <w:tc>
          <w:tcPr>
            <w:tcW w:w="0" w:type="auto"/>
            <w:shd w:val="clear" w:color="auto" w:fill="auto"/>
            <w:noWrap/>
            <w:vAlign w:val="center"/>
            <w:hideMark/>
          </w:tcPr>
          <w:p w14:paraId="57ADBF7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0.820</w:t>
            </w:r>
          </w:p>
        </w:tc>
        <w:tc>
          <w:tcPr>
            <w:tcW w:w="0" w:type="auto"/>
            <w:tcBorders>
              <w:right w:val="single" w:sz="2" w:space="0" w:color="auto"/>
            </w:tcBorders>
            <w:shd w:val="clear" w:color="auto" w:fill="auto"/>
            <w:noWrap/>
            <w:vAlign w:val="center"/>
            <w:hideMark/>
          </w:tcPr>
          <w:p w14:paraId="3F963E3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0.900</w:t>
            </w:r>
          </w:p>
        </w:tc>
        <w:tc>
          <w:tcPr>
            <w:tcW w:w="0" w:type="auto"/>
            <w:tcBorders>
              <w:left w:val="single" w:sz="2" w:space="0" w:color="auto"/>
            </w:tcBorders>
            <w:shd w:val="clear" w:color="auto" w:fill="auto"/>
            <w:noWrap/>
            <w:vAlign w:val="center"/>
            <w:hideMark/>
          </w:tcPr>
          <w:p w14:paraId="01DEDBD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0.3881</w:t>
            </w:r>
          </w:p>
        </w:tc>
      </w:tr>
      <w:tr w:rsidR="00D15C67" w:rsidRPr="009279A0" w14:paraId="7AB18DB6" w14:textId="77777777" w:rsidTr="0058035C">
        <w:trPr>
          <w:trHeight w:val="19"/>
          <w:jc w:val="center"/>
        </w:trPr>
        <w:tc>
          <w:tcPr>
            <w:tcW w:w="0" w:type="auto"/>
            <w:tcBorders>
              <w:bottom w:val="single" w:sz="2" w:space="0" w:color="auto"/>
            </w:tcBorders>
            <w:shd w:val="clear" w:color="auto" w:fill="auto"/>
            <w:noWrap/>
            <w:vAlign w:val="bottom"/>
            <w:hideMark/>
          </w:tcPr>
          <w:p w14:paraId="6B5AF8B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EM-EM</w:t>
            </w:r>
          </w:p>
        </w:tc>
        <w:tc>
          <w:tcPr>
            <w:tcW w:w="0" w:type="auto"/>
            <w:tcBorders>
              <w:bottom w:val="single" w:sz="2" w:space="0" w:color="auto"/>
            </w:tcBorders>
            <w:shd w:val="clear" w:color="auto" w:fill="auto"/>
            <w:noWrap/>
            <w:vAlign w:val="center"/>
            <w:hideMark/>
          </w:tcPr>
          <w:p w14:paraId="1C05143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tcBorders>
              <w:bottom w:val="single" w:sz="2" w:space="0" w:color="auto"/>
            </w:tcBorders>
            <w:shd w:val="clear" w:color="auto" w:fill="auto"/>
            <w:noWrap/>
            <w:vAlign w:val="center"/>
            <w:hideMark/>
          </w:tcPr>
          <w:p w14:paraId="09E6878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tcBorders>
              <w:bottom w:val="single" w:sz="2" w:space="0" w:color="auto"/>
            </w:tcBorders>
            <w:shd w:val="clear" w:color="auto" w:fill="auto"/>
            <w:noWrap/>
            <w:vAlign w:val="center"/>
            <w:hideMark/>
          </w:tcPr>
          <w:p w14:paraId="6BEA53A8"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bottom w:val="single" w:sz="2" w:space="0" w:color="auto"/>
              <w:right w:val="single" w:sz="2" w:space="0" w:color="auto"/>
            </w:tcBorders>
            <w:shd w:val="clear" w:color="auto" w:fill="auto"/>
            <w:noWrap/>
            <w:vAlign w:val="center"/>
            <w:hideMark/>
          </w:tcPr>
          <w:p w14:paraId="1798396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36.23</w:t>
            </w:r>
          </w:p>
        </w:tc>
        <w:tc>
          <w:tcPr>
            <w:tcW w:w="0" w:type="auto"/>
            <w:tcBorders>
              <w:left w:val="single" w:sz="2" w:space="0" w:color="auto"/>
              <w:bottom w:val="single" w:sz="2" w:space="0" w:color="auto"/>
            </w:tcBorders>
            <w:shd w:val="clear" w:color="auto" w:fill="auto"/>
            <w:noWrap/>
            <w:vAlign w:val="center"/>
            <w:hideMark/>
          </w:tcPr>
          <w:p w14:paraId="45DF41D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0.796</w:t>
            </w:r>
          </w:p>
        </w:tc>
        <w:tc>
          <w:tcPr>
            <w:tcW w:w="0" w:type="auto"/>
            <w:tcBorders>
              <w:bottom w:val="single" w:sz="2" w:space="0" w:color="auto"/>
            </w:tcBorders>
            <w:shd w:val="clear" w:color="auto" w:fill="auto"/>
            <w:noWrap/>
            <w:vAlign w:val="center"/>
            <w:hideMark/>
          </w:tcPr>
          <w:p w14:paraId="20EDC70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0.511</w:t>
            </w:r>
          </w:p>
        </w:tc>
        <w:tc>
          <w:tcPr>
            <w:tcW w:w="0" w:type="auto"/>
            <w:tcBorders>
              <w:bottom w:val="single" w:sz="2" w:space="0" w:color="auto"/>
            </w:tcBorders>
            <w:shd w:val="clear" w:color="auto" w:fill="auto"/>
            <w:noWrap/>
            <w:vAlign w:val="center"/>
            <w:hideMark/>
          </w:tcPr>
          <w:p w14:paraId="5CF80212"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0.764</w:t>
            </w:r>
          </w:p>
        </w:tc>
        <w:tc>
          <w:tcPr>
            <w:tcW w:w="0" w:type="auto"/>
            <w:tcBorders>
              <w:bottom w:val="single" w:sz="2" w:space="0" w:color="auto"/>
              <w:right w:val="single" w:sz="2" w:space="0" w:color="auto"/>
            </w:tcBorders>
            <w:shd w:val="clear" w:color="auto" w:fill="auto"/>
            <w:noWrap/>
            <w:vAlign w:val="center"/>
            <w:hideMark/>
          </w:tcPr>
          <w:p w14:paraId="317459C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0.873</w:t>
            </w:r>
          </w:p>
        </w:tc>
        <w:tc>
          <w:tcPr>
            <w:tcW w:w="0" w:type="auto"/>
            <w:tcBorders>
              <w:left w:val="single" w:sz="2" w:space="0" w:color="auto"/>
              <w:bottom w:val="single" w:sz="2" w:space="0" w:color="auto"/>
            </w:tcBorders>
            <w:shd w:val="clear" w:color="auto" w:fill="auto"/>
            <w:noWrap/>
            <w:vAlign w:val="center"/>
            <w:hideMark/>
          </w:tcPr>
          <w:p w14:paraId="57A5476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0.2180</w:t>
            </w:r>
          </w:p>
        </w:tc>
      </w:tr>
      <w:tr w:rsidR="00D15C67" w:rsidRPr="009279A0" w14:paraId="61A95206" w14:textId="77777777" w:rsidTr="0058035C">
        <w:trPr>
          <w:trHeight w:val="19"/>
          <w:jc w:val="center"/>
        </w:trPr>
        <w:tc>
          <w:tcPr>
            <w:tcW w:w="0" w:type="auto"/>
            <w:tcBorders>
              <w:top w:val="single" w:sz="2" w:space="0" w:color="auto"/>
            </w:tcBorders>
            <w:shd w:val="clear" w:color="auto" w:fill="auto"/>
            <w:noWrap/>
            <w:vAlign w:val="bottom"/>
            <w:hideMark/>
          </w:tcPr>
          <w:p w14:paraId="0896880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tcBorders>
              <w:top w:val="single" w:sz="2" w:space="0" w:color="auto"/>
            </w:tcBorders>
            <w:shd w:val="clear" w:color="auto" w:fill="auto"/>
            <w:noWrap/>
            <w:vAlign w:val="center"/>
            <w:hideMark/>
          </w:tcPr>
          <w:p w14:paraId="11ECAF8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tcBorders>
              <w:top w:val="single" w:sz="2" w:space="0" w:color="auto"/>
            </w:tcBorders>
            <w:shd w:val="clear" w:color="auto" w:fill="auto"/>
            <w:noWrap/>
            <w:vAlign w:val="center"/>
            <w:hideMark/>
          </w:tcPr>
          <w:p w14:paraId="4016E97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tcBorders>
              <w:top w:val="single" w:sz="2" w:space="0" w:color="auto"/>
            </w:tcBorders>
            <w:shd w:val="clear" w:color="auto" w:fill="auto"/>
            <w:noWrap/>
            <w:vAlign w:val="center"/>
            <w:hideMark/>
          </w:tcPr>
          <w:p w14:paraId="4A06899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top w:val="single" w:sz="2" w:space="0" w:color="auto"/>
              <w:right w:val="single" w:sz="2" w:space="0" w:color="auto"/>
            </w:tcBorders>
            <w:shd w:val="clear" w:color="auto" w:fill="auto"/>
            <w:noWrap/>
            <w:vAlign w:val="center"/>
            <w:hideMark/>
          </w:tcPr>
          <w:p w14:paraId="77DA25A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16.04</w:t>
            </w:r>
          </w:p>
        </w:tc>
        <w:tc>
          <w:tcPr>
            <w:tcW w:w="0" w:type="auto"/>
            <w:tcBorders>
              <w:top w:val="single" w:sz="2" w:space="0" w:color="auto"/>
              <w:left w:val="single" w:sz="2" w:space="0" w:color="auto"/>
            </w:tcBorders>
            <w:shd w:val="clear" w:color="auto" w:fill="auto"/>
            <w:noWrap/>
            <w:vAlign w:val="center"/>
            <w:hideMark/>
          </w:tcPr>
          <w:p w14:paraId="06E3347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0.508</w:t>
            </w:r>
          </w:p>
        </w:tc>
        <w:tc>
          <w:tcPr>
            <w:tcW w:w="0" w:type="auto"/>
            <w:tcBorders>
              <w:top w:val="single" w:sz="2" w:space="0" w:color="auto"/>
            </w:tcBorders>
            <w:shd w:val="clear" w:color="auto" w:fill="auto"/>
            <w:noWrap/>
            <w:vAlign w:val="center"/>
            <w:hideMark/>
          </w:tcPr>
          <w:p w14:paraId="555F6C2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0.359</w:t>
            </w:r>
          </w:p>
        </w:tc>
        <w:tc>
          <w:tcPr>
            <w:tcW w:w="0" w:type="auto"/>
            <w:tcBorders>
              <w:top w:val="single" w:sz="2" w:space="0" w:color="auto"/>
            </w:tcBorders>
            <w:shd w:val="clear" w:color="auto" w:fill="auto"/>
            <w:noWrap/>
            <w:vAlign w:val="center"/>
            <w:hideMark/>
          </w:tcPr>
          <w:p w14:paraId="48C4E83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0.562</w:t>
            </w:r>
          </w:p>
        </w:tc>
        <w:tc>
          <w:tcPr>
            <w:tcW w:w="0" w:type="auto"/>
            <w:tcBorders>
              <w:top w:val="single" w:sz="2" w:space="0" w:color="auto"/>
              <w:right w:val="single" w:sz="2" w:space="0" w:color="auto"/>
            </w:tcBorders>
            <w:shd w:val="clear" w:color="auto" w:fill="auto"/>
            <w:noWrap/>
            <w:vAlign w:val="center"/>
            <w:hideMark/>
          </w:tcPr>
          <w:p w14:paraId="450E3E5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0.688</w:t>
            </w:r>
          </w:p>
        </w:tc>
        <w:tc>
          <w:tcPr>
            <w:tcW w:w="0" w:type="auto"/>
            <w:tcBorders>
              <w:top w:val="single" w:sz="2" w:space="0" w:color="auto"/>
              <w:left w:val="single" w:sz="2" w:space="0" w:color="auto"/>
            </w:tcBorders>
            <w:shd w:val="clear" w:color="auto" w:fill="auto"/>
            <w:noWrap/>
            <w:vAlign w:val="center"/>
            <w:hideMark/>
          </w:tcPr>
          <w:p w14:paraId="4E7B0CD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0.1607</w:t>
            </w:r>
          </w:p>
        </w:tc>
      </w:tr>
      <w:tr w:rsidR="00D15C67" w:rsidRPr="009279A0" w14:paraId="0199933F" w14:textId="77777777" w:rsidTr="0058035C">
        <w:trPr>
          <w:trHeight w:val="19"/>
          <w:jc w:val="center"/>
        </w:trPr>
        <w:tc>
          <w:tcPr>
            <w:tcW w:w="0" w:type="auto"/>
            <w:shd w:val="clear" w:color="auto" w:fill="auto"/>
            <w:noWrap/>
            <w:vAlign w:val="bottom"/>
            <w:hideMark/>
          </w:tcPr>
          <w:p w14:paraId="37BCA4E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5B0FA50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023C1A8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56D34E7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0377054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22.22</w:t>
            </w:r>
          </w:p>
        </w:tc>
        <w:tc>
          <w:tcPr>
            <w:tcW w:w="0" w:type="auto"/>
            <w:tcBorders>
              <w:left w:val="single" w:sz="2" w:space="0" w:color="auto"/>
            </w:tcBorders>
            <w:shd w:val="clear" w:color="auto" w:fill="auto"/>
            <w:noWrap/>
            <w:vAlign w:val="center"/>
            <w:hideMark/>
          </w:tcPr>
          <w:p w14:paraId="0811520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0.625</w:t>
            </w:r>
          </w:p>
        </w:tc>
        <w:tc>
          <w:tcPr>
            <w:tcW w:w="0" w:type="auto"/>
            <w:shd w:val="clear" w:color="auto" w:fill="auto"/>
            <w:noWrap/>
            <w:vAlign w:val="center"/>
            <w:hideMark/>
          </w:tcPr>
          <w:p w14:paraId="1B85827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6BEB86A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0.550</w:t>
            </w:r>
          </w:p>
        </w:tc>
        <w:tc>
          <w:tcPr>
            <w:tcW w:w="0" w:type="auto"/>
            <w:tcBorders>
              <w:right w:val="single" w:sz="2" w:space="0" w:color="auto"/>
            </w:tcBorders>
            <w:shd w:val="clear" w:color="auto" w:fill="auto"/>
            <w:noWrap/>
            <w:vAlign w:val="center"/>
            <w:hideMark/>
          </w:tcPr>
          <w:p w14:paraId="4599393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0.625</w:t>
            </w:r>
          </w:p>
        </w:tc>
        <w:tc>
          <w:tcPr>
            <w:tcW w:w="0" w:type="auto"/>
            <w:tcBorders>
              <w:left w:val="single" w:sz="2" w:space="0" w:color="auto"/>
            </w:tcBorders>
            <w:shd w:val="clear" w:color="auto" w:fill="auto"/>
            <w:noWrap/>
            <w:vAlign w:val="center"/>
            <w:hideMark/>
          </w:tcPr>
          <w:p w14:paraId="2235B62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0.2519</w:t>
            </w:r>
          </w:p>
        </w:tc>
      </w:tr>
      <w:tr w:rsidR="00D15C67" w:rsidRPr="009279A0" w14:paraId="480D9DFB" w14:textId="77777777" w:rsidTr="0058035C">
        <w:trPr>
          <w:trHeight w:val="19"/>
          <w:jc w:val="center"/>
        </w:trPr>
        <w:tc>
          <w:tcPr>
            <w:tcW w:w="0" w:type="auto"/>
            <w:shd w:val="clear" w:color="auto" w:fill="auto"/>
            <w:noWrap/>
            <w:vAlign w:val="bottom"/>
            <w:hideMark/>
          </w:tcPr>
          <w:p w14:paraId="7BB2774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0896E31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1F93D2B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0508522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right w:val="single" w:sz="2" w:space="0" w:color="auto"/>
            </w:tcBorders>
            <w:shd w:val="clear" w:color="auto" w:fill="auto"/>
            <w:noWrap/>
            <w:vAlign w:val="center"/>
            <w:hideMark/>
          </w:tcPr>
          <w:p w14:paraId="2B44BCE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19.61</w:t>
            </w:r>
          </w:p>
        </w:tc>
        <w:tc>
          <w:tcPr>
            <w:tcW w:w="0" w:type="auto"/>
            <w:tcBorders>
              <w:left w:val="single" w:sz="2" w:space="0" w:color="auto"/>
            </w:tcBorders>
            <w:shd w:val="clear" w:color="auto" w:fill="auto"/>
            <w:noWrap/>
            <w:vAlign w:val="center"/>
            <w:hideMark/>
          </w:tcPr>
          <w:p w14:paraId="070F7A6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0.741</w:t>
            </w:r>
          </w:p>
        </w:tc>
        <w:tc>
          <w:tcPr>
            <w:tcW w:w="0" w:type="auto"/>
            <w:shd w:val="clear" w:color="auto" w:fill="auto"/>
            <w:noWrap/>
            <w:vAlign w:val="center"/>
            <w:hideMark/>
          </w:tcPr>
          <w:p w14:paraId="77D799C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0.663</w:t>
            </w:r>
          </w:p>
        </w:tc>
        <w:tc>
          <w:tcPr>
            <w:tcW w:w="0" w:type="auto"/>
            <w:shd w:val="clear" w:color="auto" w:fill="auto"/>
            <w:noWrap/>
            <w:vAlign w:val="center"/>
            <w:hideMark/>
          </w:tcPr>
          <w:p w14:paraId="2532873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0.728</w:t>
            </w:r>
          </w:p>
        </w:tc>
        <w:tc>
          <w:tcPr>
            <w:tcW w:w="0" w:type="auto"/>
            <w:tcBorders>
              <w:right w:val="single" w:sz="2" w:space="0" w:color="auto"/>
            </w:tcBorders>
            <w:shd w:val="clear" w:color="auto" w:fill="auto"/>
            <w:noWrap/>
            <w:vAlign w:val="center"/>
            <w:hideMark/>
          </w:tcPr>
          <w:p w14:paraId="1E7AE80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tcBorders>
              <w:left w:val="single" w:sz="2" w:space="0" w:color="auto"/>
            </w:tcBorders>
            <w:shd w:val="clear" w:color="000000" w:fill="A6A6A6"/>
            <w:noWrap/>
            <w:vAlign w:val="center"/>
            <w:hideMark/>
          </w:tcPr>
          <w:p w14:paraId="6C244F9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0.0487</w:t>
            </w:r>
          </w:p>
        </w:tc>
      </w:tr>
      <w:tr w:rsidR="00D15C67" w:rsidRPr="009279A0" w14:paraId="2C4D6EC4" w14:textId="77777777" w:rsidTr="0058035C">
        <w:trPr>
          <w:trHeight w:val="19"/>
          <w:jc w:val="center"/>
        </w:trPr>
        <w:tc>
          <w:tcPr>
            <w:tcW w:w="0" w:type="auto"/>
            <w:shd w:val="clear" w:color="auto" w:fill="auto"/>
            <w:noWrap/>
            <w:vAlign w:val="bottom"/>
            <w:hideMark/>
          </w:tcPr>
          <w:p w14:paraId="4D728F75"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3EF65D3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0C62B511"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41C8F57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557E8B9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21.28</w:t>
            </w:r>
          </w:p>
        </w:tc>
        <w:tc>
          <w:tcPr>
            <w:tcW w:w="0" w:type="auto"/>
            <w:tcBorders>
              <w:left w:val="single" w:sz="2" w:space="0" w:color="auto"/>
            </w:tcBorders>
            <w:shd w:val="clear" w:color="auto" w:fill="auto"/>
            <w:noWrap/>
            <w:vAlign w:val="center"/>
            <w:hideMark/>
          </w:tcPr>
          <w:p w14:paraId="72BEB94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0.659</w:t>
            </w:r>
          </w:p>
        </w:tc>
        <w:tc>
          <w:tcPr>
            <w:tcW w:w="0" w:type="auto"/>
            <w:shd w:val="clear" w:color="auto" w:fill="auto"/>
            <w:noWrap/>
            <w:vAlign w:val="center"/>
            <w:hideMark/>
          </w:tcPr>
          <w:p w14:paraId="19D708A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6973AE21"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0.581</w:t>
            </w:r>
          </w:p>
        </w:tc>
        <w:tc>
          <w:tcPr>
            <w:tcW w:w="0" w:type="auto"/>
            <w:tcBorders>
              <w:right w:val="single" w:sz="2" w:space="0" w:color="auto"/>
            </w:tcBorders>
            <w:shd w:val="clear" w:color="auto" w:fill="auto"/>
            <w:noWrap/>
            <w:vAlign w:val="center"/>
            <w:hideMark/>
          </w:tcPr>
          <w:p w14:paraId="15EC226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0.724</w:t>
            </w:r>
          </w:p>
        </w:tc>
        <w:tc>
          <w:tcPr>
            <w:tcW w:w="0" w:type="auto"/>
            <w:tcBorders>
              <w:left w:val="single" w:sz="2" w:space="0" w:color="auto"/>
            </w:tcBorders>
            <w:shd w:val="clear" w:color="000000" w:fill="D9D9D9"/>
            <w:noWrap/>
            <w:vAlign w:val="center"/>
            <w:hideMark/>
          </w:tcPr>
          <w:p w14:paraId="1EF15B6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0.1160</w:t>
            </w:r>
          </w:p>
        </w:tc>
      </w:tr>
      <w:tr w:rsidR="00D15C67" w:rsidRPr="009279A0" w14:paraId="527F4B53" w14:textId="77777777" w:rsidTr="0058035C">
        <w:trPr>
          <w:trHeight w:val="19"/>
          <w:jc w:val="center"/>
        </w:trPr>
        <w:tc>
          <w:tcPr>
            <w:tcW w:w="0" w:type="auto"/>
            <w:shd w:val="clear" w:color="auto" w:fill="auto"/>
            <w:noWrap/>
            <w:vAlign w:val="bottom"/>
            <w:hideMark/>
          </w:tcPr>
          <w:p w14:paraId="319F2CF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428C0E4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w:t>
            </w:r>
          </w:p>
        </w:tc>
        <w:tc>
          <w:tcPr>
            <w:tcW w:w="0" w:type="auto"/>
            <w:shd w:val="clear" w:color="auto" w:fill="auto"/>
            <w:noWrap/>
            <w:vAlign w:val="center"/>
            <w:hideMark/>
          </w:tcPr>
          <w:p w14:paraId="120D0693"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8C1F92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647F955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16.51</w:t>
            </w:r>
          </w:p>
        </w:tc>
        <w:tc>
          <w:tcPr>
            <w:tcW w:w="0" w:type="auto"/>
            <w:tcBorders>
              <w:left w:val="single" w:sz="2" w:space="0" w:color="auto"/>
            </w:tcBorders>
            <w:shd w:val="clear" w:color="auto" w:fill="auto"/>
            <w:noWrap/>
            <w:vAlign w:val="center"/>
            <w:hideMark/>
          </w:tcPr>
          <w:p w14:paraId="0D9144D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0.727</w:t>
            </w:r>
          </w:p>
        </w:tc>
        <w:tc>
          <w:tcPr>
            <w:tcW w:w="0" w:type="auto"/>
            <w:shd w:val="clear" w:color="auto" w:fill="auto"/>
            <w:noWrap/>
            <w:vAlign w:val="center"/>
            <w:hideMark/>
          </w:tcPr>
          <w:p w14:paraId="19098BFF"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0.683</w:t>
            </w:r>
          </w:p>
        </w:tc>
        <w:tc>
          <w:tcPr>
            <w:tcW w:w="0" w:type="auto"/>
            <w:shd w:val="clear" w:color="auto" w:fill="auto"/>
            <w:noWrap/>
            <w:vAlign w:val="center"/>
            <w:hideMark/>
          </w:tcPr>
          <w:p w14:paraId="1E4C847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0.727</w:t>
            </w:r>
          </w:p>
        </w:tc>
        <w:tc>
          <w:tcPr>
            <w:tcW w:w="0" w:type="auto"/>
            <w:tcBorders>
              <w:right w:val="single" w:sz="2" w:space="0" w:color="auto"/>
            </w:tcBorders>
            <w:shd w:val="clear" w:color="auto" w:fill="auto"/>
            <w:noWrap/>
            <w:vAlign w:val="center"/>
            <w:hideMark/>
          </w:tcPr>
          <w:p w14:paraId="7882800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0.748</w:t>
            </w:r>
          </w:p>
        </w:tc>
        <w:tc>
          <w:tcPr>
            <w:tcW w:w="0" w:type="auto"/>
            <w:tcBorders>
              <w:left w:val="single" w:sz="2" w:space="0" w:color="auto"/>
            </w:tcBorders>
            <w:shd w:val="clear" w:color="auto" w:fill="auto"/>
            <w:noWrap/>
            <w:vAlign w:val="center"/>
            <w:hideMark/>
          </w:tcPr>
          <w:p w14:paraId="417577B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0.5000</w:t>
            </w:r>
          </w:p>
        </w:tc>
      </w:tr>
      <w:tr w:rsidR="00D15C67" w:rsidRPr="009279A0" w14:paraId="5A2F2C6F" w14:textId="77777777" w:rsidTr="0058035C">
        <w:trPr>
          <w:trHeight w:val="19"/>
          <w:jc w:val="center"/>
        </w:trPr>
        <w:tc>
          <w:tcPr>
            <w:tcW w:w="0" w:type="auto"/>
            <w:shd w:val="clear" w:color="auto" w:fill="auto"/>
            <w:noWrap/>
            <w:vAlign w:val="bottom"/>
            <w:hideMark/>
          </w:tcPr>
          <w:p w14:paraId="78799BC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6C5AC97B"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71F074E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30C2DB6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3E67CB8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17.23</w:t>
            </w:r>
          </w:p>
        </w:tc>
        <w:tc>
          <w:tcPr>
            <w:tcW w:w="0" w:type="auto"/>
            <w:tcBorders>
              <w:left w:val="single" w:sz="2" w:space="0" w:color="auto"/>
            </w:tcBorders>
            <w:shd w:val="clear" w:color="auto" w:fill="auto"/>
            <w:noWrap/>
            <w:vAlign w:val="center"/>
            <w:hideMark/>
          </w:tcPr>
          <w:p w14:paraId="2EF783A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shd w:val="clear" w:color="auto" w:fill="auto"/>
            <w:noWrap/>
            <w:vAlign w:val="center"/>
            <w:hideMark/>
          </w:tcPr>
          <w:p w14:paraId="6881C14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0.411</w:t>
            </w:r>
          </w:p>
        </w:tc>
        <w:tc>
          <w:tcPr>
            <w:tcW w:w="0" w:type="auto"/>
            <w:shd w:val="clear" w:color="auto" w:fill="auto"/>
            <w:noWrap/>
            <w:vAlign w:val="center"/>
            <w:hideMark/>
          </w:tcPr>
          <w:p w14:paraId="54E0C26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tcBorders>
              <w:right w:val="single" w:sz="2" w:space="0" w:color="auto"/>
            </w:tcBorders>
            <w:shd w:val="clear" w:color="auto" w:fill="auto"/>
            <w:noWrap/>
            <w:vAlign w:val="center"/>
            <w:hideMark/>
          </w:tcPr>
          <w:p w14:paraId="4D8F65D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0.750</w:t>
            </w:r>
          </w:p>
        </w:tc>
        <w:tc>
          <w:tcPr>
            <w:tcW w:w="0" w:type="auto"/>
            <w:tcBorders>
              <w:left w:val="single" w:sz="2" w:space="0" w:color="auto"/>
            </w:tcBorders>
            <w:shd w:val="clear" w:color="auto" w:fill="auto"/>
            <w:noWrap/>
            <w:vAlign w:val="center"/>
            <w:hideMark/>
          </w:tcPr>
          <w:p w14:paraId="1143340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0.5000</w:t>
            </w:r>
          </w:p>
        </w:tc>
      </w:tr>
      <w:tr w:rsidR="00D15C67" w:rsidRPr="009279A0" w14:paraId="2B6DA0B7" w14:textId="77777777" w:rsidTr="0058035C">
        <w:trPr>
          <w:trHeight w:val="19"/>
          <w:jc w:val="center"/>
        </w:trPr>
        <w:tc>
          <w:tcPr>
            <w:tcW w:w="0" w:type="auto"/>
            <w:shd w:val="clear" w:color="auto" w:fill="auto"/>
            <w:noWrap/>
            <w:vAlign w:val="bottom"/>
            <w:hideMark/>
          </w:tcPr>
          <w:p w14:paraId="5EC873E4"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4B12DC4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2D9A5416"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BSAI</w:t>
            </w:r>
          </w:p>
        </w:tc>
        <w:tc>
          <w:tcPr>
            <w:tcW w:w="0" w:type="auto"/>
            <w:shd w:val="clear" w:color="auto" w:fill="auto"/>
            <w:noWrap/>
            <w:vAlign w:val="center"/>
            <w:hideMark/>
          </w:tcPr>
          <w:p w14:paraId="149888DE"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right w:val="single" w:sz="2" w:space="0" w:color="auto"/>
            </w:tcBorders>
            <w:shd w:val="clear" w:color="auto" w:fill="auto"/>
            <w:noWrap/>
            <w:vAlign w:val="center"/>
            <w:hideMark/>
          </w:tcPr>
          <w:p w14:paraId="3AC75AF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10.81</w:t>
            </w:r>
          </w:p>
        </w:tc>
        <w:tc>
          <w:tcPr>
            <w:tcW w:w="0" w:type="auto"/>
            <w:tcBorders>
              <w:left w:val="single" w:sz="2" w:space="0" w:color="auto"/>
            </w:tcBorders>
            <w:shd w:val="clear" w:color="auto" w:fill="auto"/>
            <w:noWrap/>
            <w:vAlign w:val="center"/>
            <w:hideMark/>
          </w:tcPr>
          <w:p w14:paraId="0CF9263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0.125</w:t>
            </w:r>
          </w:p>
        </w:tc>
        <w:tc>
          <w:tcPr>
            <w:tcW w:w="0" w:type="auto"/>
            <w:shd w:val="clear" w:color="auto" w:fill="auto"/>
            <w:noWrap/>
            <w:vAlign w:val="center"/>
            <w:hideMark/>
          </w:tcPr>
          <w:p w14:paraId="4D3C1B8B"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15F97E3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0.125</w:t>
            </w:r>
          </w:p>
        </w:tc>
        <w:tc>
          <w:tcPr>
            <w:tcW w:w="0" w:type="auto"/>
            <w:tcBorders>
              <w:right w:val="single" w:sz="2" w:space="0" w:color="auto"/>
            </w:tcBorders>
            <w:shd w:val="clear" w:color="auto" w:fill="auto"/>
            <w:noWrap/>
            <w:vAlign w:val="center"/>
            <w:hideMark/>
          </w:tcPr>
          <w:p w14:paraId="1F6C9C5D"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0.250</w:t>
            </w:r>
          </w:p>
        </w:tc>
        <w:tc>
          <w:tcPr>
            <w:tcW w:w="0" w:type="auto"/>
            <w:tcBorders>
              <w:left w:val="single" w:sz="2" w:space="0" w:color="auto"/>
            </w:tcBorders>
            <w:shd w:val="clear" w:color="auto" w:fill="auto"/>
            <w:noWrap/>
            <w:vAlign w:val="center"/>
            <w:hideMark/>
          </w:tcPr>
          <w:p w14:paraId="24B76A1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0.5000</w:t>
            </w:r>
          </w:p>
        </w:tc>
      </w:tr>
      <w:tr w:rsidR="00D15C67" w:rsidRPr="009279A0" w14:paraId="292CA6FF" w14:textId="77777777" w:rsidTr="0058035C">
        <w:trPr>
          <w:trHeight w:val="19"/>
          <w:jc w:val="center"/>
        </w:trPr>
        <w:tc>
          <w:tcPr>
            <w:tcW w:w="0" w:type="auto"/>
            <w:shd w:val="clear" w:color="auto" w:fill="auto"/>
            <w:noWrap/>
            <w:vAlign w:val="bottom"/>
            <w:hideMark/>
          </w:tcPr>
          <w:p w14:paraId="27BB5457"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589F487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71AD277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AD11A8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Halibut</w:t>
            </w:r>
          </w:p>
        </w:tc>
        <w:tc>
          <w:tcPr>
            <w:tcW w:w="0" w:type="auto"/>
            <w:tcBorders>
              <w:right w:val="single" w:sz="2" w:space="0" w:color="auto"/>
            </w:tcBorders>
            <w:shd w:val="clear" w:color="auto" w:fill="auto"/>
            <w:noWrap/>
            <w:vAlign w:val="center"/>
            <w:hideMark/>
          </w:tcPr>
          <w:p w14:paraId="62F3ED1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33.33</w:t>
            </w:r>
          </w:p>
        </w:tc>
        <w:tc>
          <w:tcPr>
            <w:tcW w:w="0" w:type="auto"/>
            <w:tcBorders>
              <w:left w:val="single" w:sz="2" w:space="0" w:color="auto"/>
            </w:tcBorders>
            <w:shd w:val="clear" w:color="auto" w:fill="auto"/>
            <w:noWrap/>
            <w:vAlign w:val="center"/>
            <w:hideMark/>
          </w:tcPr>
          <w:p w14:paraId="42DB2D6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6D68812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5D30C29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tcBorders>
              <w:right w:val="single" w:sz="2" w:space="0" w:color="auto"/>
            </w:tcBorders>
            <w:shd w:val="clear" w:color="auto" w:fill="auto"/>
            <w:noWrap/>
            <w:vAlign w:val="center"/>
            <w:hideMark/>
          </w:tcPr>
          <w:p w14:paraId="32A5DE84"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0.250</w:t>
            </w:r>
          </w:p>
        </w:tc>
        <w:tc>
          <w:tcPr>
            <w:tcW w:w="0" w:type="auto"/>
            <w:tcBorders>
              <w:left w:val="single" w:sz="2" w:space="0" w:color="auto"/>
            </w:tcBorders>
            <w:shd w:val="clear" w:color="auto" w:fill="auto"/>
            <w:noWrap/>
            <w:vAlign w:val="center"/>
            <w:hideMark/>
          </w:tcPr>
          <w:p w14:paraId="2056489E"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0.5000</w:t>
            </w:r>
          </w:p>
        </w:tc>
      </w:tr>
      <w:tr w:rsidR="00D15C67" w:rsidRPr="009279A0" w14:paraId="33482D6C" w14:textId="77777777" w:rsidTr="0058035C">
        <w:trPr>
          <w:trHeight w:val="19"/>
          <w:jc w:val="center"/>
        </w:trPr>
        <w:tc>
          <w:tcPr>
            <w:tcW w:w="0" w:type="auto"/>
            <w:shd w:val="clear" w:color="auto" w:fill="auto"/>
            <w:noWrap/>
            <w:vAlign w:val="bottom"/>
            <w:hideMark/>
          </w:tcPr>
          <w:p w14:paraId="310F570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shd w:val="clear" w:color="auto" w:fill="auto"/>
            <w:noWrap/>
            <w:vAlign w:val="center"/>
            <w:hideMark/>
          </w:tcPr>
          <w:p w14:paraId="348BACC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shd w:val="clear" w:color="auto" w:fill="auto"/>
            <w:noWrap/>
            <w:vAlign w:val="center"/>
            <w:hideMark/>
          </w:tcPr>
          <w:p w14:paraId="6D70D97C"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shd w:val="clear" w:color="auto" w:fill="auto"/>
            <w:noWrap/>
            <w:vAlign w:val="center"/>
            <w:hideMark/>
          </w:tcPr>
          <w:p w14:paraId="1D545FE9"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Pacific Cod</w:t>
            </w:r>
          </w:p>
        </w:tc>
        <w:tc>
          <w:tcPr>
            <w:tcW w:w="0" w:type="auto"/>
            <w:tcBorders>
              <w:right w:val="single" w:sz="2" w:space="0" w:color="auto"/>
            </w:tcBorders>
            <w:shd w:val="clear" w:color="auto" w:fill="auto"/>
            <w:noWrap/>
            <w:vAlign w:val="center"/>
            <w:hideMark/>
          </w:tcPr>
          <w:p w14:paraId="48F03CD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11.76</w:t>
            </w:r>
          </w:p>
        </w:tc>
        <w:tc>
          <w:tcPr>
            <w:tcW w:w="0" w:type="auto"/>
            <w:tcBorders>
              <w:left w:val="single" w:sz="2" w:space="0" w:color="auto"/>
            </w:tcBorders>
            <w:shd w:val="clear" w:color="auto" w:fill="auto"/>
            <w:noWrap/>
            <w:vAlign w:val="center"/>
            <w:hideMark/>
          </w:tcPr>
          <w:p w14:paraId="435B041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0.500</w:t>
            </w:r>
          </w:p>
        </w:tc>
        <w:tc>
          <w:tcPr>
            <w:tcW w:w="0" w:type="auto"/>
            <w:shd w:val="clear" w:color="auto" w:fill="auto"/>
            <w:noWrap/>
            <w:vAlign w:val="center"/>
            <w:hideMark/>
          </w:tcPr>
          <w:p w14:paraId="15B87CC3"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0.000</w:t>
            </w:r>
          </w:p>
        </w:tc>
        <w:tc>
          <w:tcPr>
            <w:tcW w:w="0" w:type="auto"/>
            <w:shd w:val="clear" w:color="auto" w:fill="auto"/>
            <w:noWrap/>
            <w:vAlign w:val="center"/>
            <w:hideMark/>
          </w:tcPr>
          <w:p w14:paraId="6197043A"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0.510</w:t>
            </w:r>
          </w:p>
        </w:tc>
        <w:tc>
          <w:tcPr>
            <w:tcW w:w="0" w:type="auto"/>
            <w:tcBorders>
              <w:right w:val="single" w:sz="2" w:space="0" w:color="auto"/>
            </w:tcBorders>
            <w:shd w:val="clear" w:color="auto" w:fill="auto"/>
            <w:noWrap/>
            <w:vAlign w:val="center"/>
            <w:hideMark/>
          </w:tcPr>
          <w:p w14:paraId="798A1888"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0.640</w:t>
            </w:r>
          </w:p>
        </w:tc>
        <w:tc>
          <w:tcPr>
            <w:tcW w:w="0" w:type="auto"/>
            <w:tcBorders>
              <w:left w:val="single" w:sz="2" w:space="0" w:color="auto"/>
            </w:tcBorders>
            <w:shd w:val="clear" w:color="auto" w:fill="auto"/>
            <w:noWrap/>
            <w:vAlign w:val="center"/>
            <w:hideMark/>
          </w:tcPr>
          <w:p w14:paraId="41DC1616"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0.4950</w:t>
            </w:r>
          </w:p>
        </w:tc>
      </w:tr>
      <w:tr w:rsidR="00D15C67" w:rsidRPr="009279A0" w14:paraId="10930E8C" w14:textId="77777777" w:rsidTr="0058035C">
        <w:trPr>
          <w:trHeight w:val="19"/>
          <w:jc w:val="center"/>
        </w:trPr>
        <w:tc>
          <w:tcPr>
            <w:tcW w:w="0" w:type="auto"/>
            <w:tcBorders>
              <w:bottom w:val="single" w:sz="2" w:space="0" w:color="auto"/>
            </w:tcBorders>
            <w:shd w:val="clear" w:color="auto" w:fill="auto"/>
            <w:noWrap/>
            <w:vAlign w:val="bottom"/>
            <w:hideMark/>
          </w:tcPr>
          <w:p w14:paraId="7303637F"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OB-EM</w:t>
            </w:r>
          </w:p>
        </w:tc>
        <w:tc>
          <w:tcPr>
            <w:tcW w:w="0" w:type="auto"/>
            <w:tcBorders>
              <w:bottom w:val="single" w:sz="2" w:space="0" w:color="auto"/>
            </w:tcBorders>
            <w:shd w:val="clear" w:color="auto" w:fill="auto"/>
            <w:noWrap/>
            <w:vAlign w:val="center"/>
            <w:hideMark/>
          </w:tcPr>
          <w:p w14:paraId="640CE21D"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POT</w:t>
            </w:r>
          </w:p>
        </w:tc>
        <w:tc>
          <w:tcPr>
            <w:tcW w:w="0" w:type="auto"/>
            <w:tcBorders>
              <w:bottom w:val="single" w:sz="2" w:space="0" w:color="auto"/>
            </w:tcBorders>
            <w:shd w:val="clear" w:color="auto" w:fill="auto"/>
            <w:noWrap/>
            <w:vAlign w:val="center"/>
            <w:hideMark/>
          </w:tcPr>
          <w:p w14:paraId="5D4B70CA"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GOA</w:t>
            </w:r>
          </w:p>
        </w:tc>
        <w:tc>
          <w:tcPr>
            <w:tcW w:w="0" w:type="auto"/>
            <w:tcBorders>
              <w:bottom w:val="single" w:sz="2" w:space="0" w:color="auto"/>
            </w:tcBorders>
            <w:shd w:val="clear" w:color="auto" w:fill="auto"/>
            <w:noWrap/>
            <w:vAlign w:val="center"/>
            <w:hideMark/>
          </w:tcPr>
          <w:p w14:paraId="3232D1B2" w14:textId="77777777" w:rsidR="00D15C67" w:rsidRPr="009279A0" w:rsidRDefault="00D15C67" w:rsidP="00D15C67">
            <w:pPr>
              <w:spacing w:line="240" w:lineRule="auto"/>
              <w:contextualSpacing w:val="0"/>
              <w:rPr>
                <w:rFonts w:eastAsia="Times New Roman" w:cs="Times New Roman"/>
                <w:color w:val="000000"/>
                <w:sz w:val="20"/>
                <w:szCs w:val="20"/>
              </w:rPr>
            </w:pPr>
            <w:r w:rsidRPr="009279A0">
              <w:rPr>
                <w:rFonts w:eastAsia="Times New Roman" w:cs="Times New Roman"/>
                <w:color w:val="000000"/>
                <w:sz w:val="20"/>
                <w:szCs w:val="20"/>
              </w:rPr>
              <w:t>Sablefish</w:t>
            </w:r>
          </w:p>
        </w:tc>
        <w:tc>
          <w:tcPr>
            <w:tcW w:w="0" w:type="auto"/>
            <w:tcBorders>
              <w:bottom w:val="single" w:sz="2" w:space="0" w:color="auto"/>
              <w:right w:val="single" w:sz="2" w:space="0" w:color="auto"/>
            </w:tcBorders>
            <w:shd w:val="clear" w:color="auto" w:fill="auto"/>
            <w:noWrap/>
            <w:vAlign w:val="center"/>
            <w:hideMark/>
          </w:tcPr>
          <w:p w14:paraId="62A36B1C"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11.97</w:t>
            </w:r>
          </w:p>
        </w:tc>
        <w:tc>
          <w:tcPr>
            <w:tcW w:w="0" w:type="auto"/>
            <w:tcBorders>
              <w:left w:val="single" w:sz="2" w:space="0" w:color="auto"/>
              <w:bottom w:val="single" w:sz="2" w:space="0" w:color="auto"/>
            </w:tcBorders>
            <w:shd w:val="clear" w:color="auto" w:fill="auto"/>
            <w:noWrap/>
            <w:vAlign w:val="center"/>
            <w:hideMark/>
          </w:tcPr>
          <w:p w14:paraId="3250FC05"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0.616</w:t>
            </w:r>
          </w:p>
        </w:tc>
        <w:tc>
          <w:tcPr>
            <w:tcW w:w="0" w:type="auto"/>
            <w:tcBorders>
              <w:bottom w:val="single" w:sz="2" w:space="0" w:color="auto"/>
            </w:tcBorders>
            <w:shd w:val="clear" w:color="auto" w:fill="auto"/>
            <w:noWrap/>
            <w:vAlign w:val="center"/>
            <w:hideMark/>
          </w:tcPr>
          <w:p w14:paraId="67E12667"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0.292</w:t>
            </w:r>
          </w:p>
        </w:tc>
        <w:tc>
          <w:tcPr>
            <w:tcW w:w="0" w:type="auto"/>
            <w:tcBorders>
              <w:bottom w:val="single" w:sz="2" w:space="0" w:color="auto"/>
            </w:tcBorders>
            <w:shd w:val="clear" w:color="auto" w:fill="auto"/>
            <w:noWrap/>
            <w:vAlign w:val="center"/>
            <w:hideMark/>
          </w:tcPr>
          <w:p w14:paraId="438B2E6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0.574</w:t>
            </w:r>
          </w:p>
        </w:tc>
        <w:tc>
          <w:tcPr>
            <w:tcW w:w="0" w:type="auto"/>
            <w:tcBorders>
              <w:bottom w:val="single" w:sz="2" w:space="0" w:color="auto"/>
              <w:right w:val="single" w:sz="2" w:space="0" w:color="auto"/>
            </w:tcBorders>
            <w:shd w:val="clear" w:color="auto" w:fill="auto"/>
            <w:noWrap/>
            <w:vAlign w:val="center"/>
            <w:hideMark/>
          </w:tcPr>
          <w:p w14:paraId="4D8048B0"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0.694</w:t>
            </w:r>
          </w:p>
        </w:tc>
        <w:tc>
          <w:tcPr>
            <w:tcW w:w="0" w:type="auto"/>
            <w:tcBorders>
              <w:left w:val="single" w:sz="2" w:space="0" w:color="auto"/>
              <w:bottom w:val="single" w:sz="2" w:space="0" w:color="auto"/>
            </w:tcBorders>
            <w:shd w:val="clear" w:color="auto" w:fill="auto"/>
            <w:noWrap/>
            <w:vAlign w:val="center"/>
            <w:hideMark/>
          </w:tcPr>
          <w:p w14:paraId="4D7159E9" w14:textId="77777777" w:rsidR="00D15C67" w:rsidRPr="009279A0" w:rsidRDefault="00D15C67" w:rsidP="00D15C67">
            <w:pPr>
              <w:spacing w:line="240" w:lineRule="auto"/>
              <w:contextualSpacing w:val="0"/>
              <w:jc w:val="right"/>
              <w:rPr>
                <w:rFonts w:eastAsia="Times New Roman" w:cs="Times New Roman"/>
                <w:color w:val="000000"/>
                <w:sz w:val="20"/>
                <w:szCs w:val="20"/>
              </w:rPr>
            </w:pPr>
            <w:r w:rsidRPr="009279A0">
              <w:rPr>
                <w:rFonts w:eastAsia="Times New Roman" w:cs="Times New Roman"/>
                <w:color w:val="000000"/>
                <w:sz w:val="20"/>
                <w:szCs w:val="20"/>
              </w:rPr>
              <w:t>0.2180</w:t>
            </w:r>
          </w:p>
        </w:tc>
      </w:tr>
    </w:tbl>
    <w:p w14:paraId="74A1CE99" w14:textId="77777777" w:rsidR="00D15C67" w:rsidRPr="00D15C67" w:rsidRDefault="00D15C67" w:rsidP="00D15C67">
      <w:pPr>
        <w:spacing w:line="240" w:lineRule="auto"/>
        <w:contextualSpacing w:val="0"/>
        <w:rPr>
          <w:rFonts w:eastAsia="Times New Roman" w:cs="Times New Roman"/>
          <w:sz w:val="24"/>
        </w:rPr>
        <w:sectPr w:rsidR="00D15C67" w:rsidRPr="00D15C67">
          <w:pgSz w:w="12240" w:h="15840"/>
          <w:pgMar w:top="1440" w:right="1440" w:bottom="1440" w:left="1440" w:header="720" w:footer="720" w:gutter="0"/>
          <w:cols w:space="720"/>
          <w:docGrid w:linePitch="360"/>
        </w:sectPr>
      </w:pPr>
    </w:p>
    <w:p w14:paraId="7E7FB731" w14:textId="552FE7C2" w:rsidR="00D15C67" w:rsidRDefault="00965678" w:rsidP="009279A0">
      <w:pPr>
        <w:spacing w:line="240" w:lineRule="auto"/>
        <w:ind w:left="2160" w:hanging="2160"/>
        <w:contextualSpacing w:val="0"/>
        <w:rPr>
          <w:rFonts w:eastAsia="Calibri" w:cs="Times New Roman"/>
          <w:iCs/>
          <w:szCs w:val="18"/>
        </w:rPr>
      </w:pPr>
      <w:bookmarkStart w:id="168" w:name="_Ref41390430"/>
      <w:r w:rsidRPr="009279A0">
        <w:rPr>
          <w:rFonts w:eastAsia="Calibri" w:cs="Times New Roman"/>
          <w:iCs/>
          <w:szCs w:val="18"/>
        </w:rPr>
        <w:lastRenderedPageBreak/>
        <w:t>Appendix Figure B-</w:t>
      </w:r>
      <w:r w:rsidR="00D15C67" w:rsidRPr="009279A0">
        <w:rPr>
          <w:rFonts w:eastAsia="Calibri" w:cs="Times New Roman"/>
          <w:iCs/>
          <w:szCs w:val="18"/>
        </w:rPr>
        <w:fldChar w:fldCharType="begin"/>
      </w:r>
      <w:r w:rsidR="00D15C67" w:rsidRPr="009279A0">
        <w:rPr>
          <w:rFonts w:eastAsia="Calibri" w:cs="Times New Roman"/>
          <w:iCs/>
          <w:szCs w:val="18"/>
        </w:rPr>
        <w:instrText xml:space="preserve"> SEQ Appendix_Figure_B- \* ARABIC </w:instrText>
      </w:r>
      <w:r w:rsidR="00D15C67" w:rsidRPr="009279A0">
        <w:rPr>
          <w:rFonts w:eastAsia="Calibri" w:cs="Times New Roman"/>
          <w:iCs/>
          <w:szCs w:val="18"/>
        </w:rPr>
        <w:fldChar w:fldCharType="separate"/>
      </w:r>
      <w:r w:rsidR="00852469">
        <w:rPr>
          <w:rFonts w:eastAsia="Calibri" w:cs="Times New Roman"/>
          <w:iCs/>
          <w:noProof/>
          <w:szCs w:val="18"/>
        </w:rPr>
        <w:t>1</w:t>
      </w:r>
      <w:r w:rsidR="00D15C67" w:rsidRPr="009279A0">
        <w:rPr>
          <w:rFonts w:eastAsia="Calibri" w:cs="Times New Roman"/>
          <w:iCs/>
          <w:szCs w:val="18"/>
        </w:rPr>
        <w:fldChar w:fldCharType="end"/>
      </w:r>
      <w:bookmarkEnd w:id="168"/>
      <w:r w:rsidR="009279A0">
        <w:rPr>
          <w:rFonts w:eastAsia="Calibri" w:cs="Times New Roman"/>
          <w:iCs/>
          <w:szCs w:val="18"/>
        </w:rPr>
        <w:t>.</w:t>
      </w:r>
      <w:r w:rsidR="00D15C67" w:rsidRPr="009279A0">
        <w:rPr>
          <w:rFonts w:eastAsia="Calibri" w:cs="Times New Roman"/>
          <w:iCs/>
          <w:szCs w:val="18"/>
        </w:rPr>
        <w:t xml:space="preserve"> --</w:t>
      </w:r>
      <w:r w:rsidR="009279A0">
        <w:rPr>
          <w:rFonts w:eastAsia="Calibri" w:cs="Times New Roman"/>
          <w:iCs/>
          <w:szCs w:val="18"/>
        </w:rPr>
        <w:t xml:space="preserve"> </w:t>
      </w:r>
      <w:r w:rsidR="00D15C67" w:rsidRPr="009279A0">
        <w:rPr>
          <w:rFonts w:eastAsia="Calibri" w:cs="Times New Roman"/>
          <w:iCs/>
          <w:szCs w:val="18"/>
        </w:rPr>
        <w:t>Acquired gap indices of hook-and-line gear (</w:t>
      </w:r>
      <w:r w:rsidR="00BC150B">
        <w:rPr>
          <w:rFonts w:eastAsia="Calibri" w:cs="Times New Roman"/>
          <w:iCs/>
          <w:szCs w:val="18"/>
        </w:rPr>
        <w:t xml:space="preserve">HAL; </w:t>
      </w:r>
      <w:r w:rsidR="00D15C67" w:rsidRPr="009279A0">
        <w:rPr>
          <w:rFonts w:eastAsia="Calibri" w:cs="Times New Roman"/>
          <w:iCs/>
          <w:szCs w:val="18"/>
        </w:rPr>
        <w:t>top panel) and non-tender trawl gear (</w:t>
      </w:r>
      <w:r w:rsidR="00BC150B">
        <w:rPr>
          <w:rFonts w:eastAsia="Calibri" w:cs="Times New Roman"/>
          <w:iCs/>
          <w:szCs w:val="18"/>
        </w:rPr>
        <w:t xml:space="preserve">TRW; </w:t>
      </w:r>
      <w:r w:rsidR="00D15C67" w:rsidRPr="009279A0">
        <w:rPr>
          <w:rFonts w:eastAsia="Calibri" w:cs="Times New Roman"/>
          <w:iCs/>
          <w:szCs w:val="18"/>
        </w:rPr>
        <w:t xml:space="preserve">bottom panel) post-strata from monitored trips in 2019 (black dashed lines) compared to gap indices resulting from 10,000 simulations of trip-selection at realized deployment rates (blue distributions, with solid blue lines representing medians). Four types of monitoring coverage are shown: OB-OB, OB-ZE, and OB-EM assessed the spatiotemporal proximity of observed trips to unobserved observer pool trips, all zero-selection pool trips, and all EM pool trips, respectively, and EM-EM assessed the spatiotemporal proximity of monitored EM pool trips to unmonitored EM pool trips. </w:t>
      </w:r>
    </w:p>
    <w:p w14:paraId="79F34BC0" w14:textId="77777777" w:rsidR="009279A0" w:rsidRPr="009279A0" w:rsidRDefault="009279A0" w:rsidP="009279A0">
      <w:pPr>
        <w:spacing w:line="240" w:lineRule="auto"/>
        <w:ind w:left="2160" w:hanging="2160"/>
        <w:contextualSpacing w:val="0"/>
        <w:rPr>
          <w:rFonts w:eastAsia="Calibri" w:cs="Times New Roman"/>
          <w:iCs/>
          <w:szCs w:val="18"/>
        </w:rPr>
      </w:pPr>
    </w:p>
    <w:p w14:paraId="04A3DD7F" w14:textId="77777777" w:rsidR="00D15C67" w:rsidRPr="00D15C67" w:rsidRDefault="00D15C67" w:rsidP="00D15C67">
      <w:pPr>
        <w:spacing w:line="240" w:lineRule="auto"/>
        <w:ind w:left="1267" w:hanging="1267"/>
        <w:contextualSpacing w:val="0"/>
        <w:jc w:val="center"/>
        <w:rPr>
          <w:rFonts w:eastAsia="Calibri" w:cs="Times New Roman"/>
          <w:iCs/>
          <w:sz w:val="24"/>
          <w:szCs w:val="18"/>
        </w:rPr>
        <w:sectPr w:rsidR="00D15C67" w:rsidRPr="00D15C67" w:rsidSect="00D15C67">
          <w:pgSz w:w="15840" w:h="12240" w:orient="landscape" w:code="1"/>
          <w:pgMar w:top="1440" w:right="1440" w:bottom="1440" w:left="1440" w:header="720" w:footer="720" w:gutter="0"/>
          <w:cols w:space="720"/>
          <w:docGrid w:linePitch="360"/>
        </w:sectPr>
      </w:pPr>
      <w:r w:rsidRPr="00D15C67">
        <w:rPr>
          <w:rFonts w:eastAsia="Calibri" w:cs="Times New Roman"/>
          <w:iCs/>
          <w:noProof/>
          <w:sz w:val="24"/>
          <w:szCs w:val="18"/>
        </w:rPr>
        <w:drawing>
          <wp:inline distT="0" distB="0" distL="0" distR="0" wp14:anchorId="70070F18" wp14:editId="3DDC5431">
            <wp:extent cx="7470648" cy="4480560"/>
            <wp:effectExtent l="0" t="0" r="0" b="0"/>
            <wp:docPr id="40" name="Picture 40" descr="Appendix Figure B- 1. --Acquired gap indices of hook-and-line gear (top panel) and non-tender trawl gear (bottom panel) post-strata from monitored trips in 2019 (black dashed lines) compared to gap indices resulting from 10,000 simulations of trip-selection at realized deployment rates (blue distributions, with solid blue lines representing medians). Four types of monitoring coverage are shown: OB-OB, OB-ZE, and OB-EM assessed the spatiotemporal proximity of observed trips to unobserved observer pool trips, all zero-selection pool trips, and all EM pool trips, respectively, and EM-EM assessed the spatiotemporal proximity of monitored EM pool trips to unmonitored EM pool tr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70648" cy="4480560"/>
                    </a:xfrm>
                    <a:prstGeom prst="rect">
                      <a:avLst/>
                    </a:prstGeom>
                  </pic:spPr>
                </pic:pic>
              </a:graphicData>
            </a:graphic>
          </wp:inline>
        </w:drawing>
      </w:r>
    </w:p>
    <w:p w14:paraId="1D750D02" w14:textId="1D80B3B9" w:rsidR="00D15C67" w:rsidRDefault="00965678" w:rsidP="009279A0">
      <w:pPr>
        <w:spacing w:after="240" w:line="240" w:lineRule="auto"/>
        <w:ind w:left="2160" w:hanging="2160"/>
        <w:contextualSpacing w:val="0"/>
        <w:rPr>
          <w:rFonts w:eastAsia="Calibri" w:cs="Times New Roman"/>
          <w:iCs/>
          <w:noProof/>
          <w:szCs w:val="18"/>
        </w:rPr>
      </w:pPr>
      <w:bookmarkStart w:id="169" w:name="_Ref41390735"/>
      <w:r w:rsidRPr="009279A0">
        <w:rPr>
          <w:rFonts w:eastAsia="Calibri" w:cs="Times New Roman"/>
          <w:iCs/>
          <w:szCs w:val="18"/>
        </w:rPr>
        <w:lastRenderedPageBreak/>
        <w:t>Appendix Figure B-</w:t>
      </w:r>
      <w:r w:rsidR="00D15C67" w:rsidRPr="009279A0">
        <w:rPr>
          <w:rFonts w:eastAsia="Calibri" w:cs="Times New Roman"/>
          <w:iCs/>
          <w:szCs w:val="18"/>
        </w:rPr>
        <w:fldChar w:fldCharType="begin"/>
      </w:r>
      <w:r w:rsidR="00D15C67" w:rsidRPr="009279A0">
        <w:rPr>
          <w:rFonts w:eastAsia="Calibri" w:cs="Times New Roman"/>
          <w:iCs/>
          <w:szCs w:val="18"/>
        </w:rPr>
        <w:instrText xml:space="preserve"> SEQ Appendix_Figure_B- \* ARABIC </w:instrText>
      </w:r>
      <w:r w:rsidR="00D15C67" w:rsidRPr="009279A0">
        <w:rPr>
          <w:rFonts w:eastAsia="Calibri" w:cs="Times New Roman"/>
          <w:iCs/>
          <w:szCs w:val="18"/>
        </w:rPr>
        <w:fldChar w:fldCharType="separate"/>
      </w:r>
      <w:r w:rsidR="00852469">
        <w:rPr>
          <w:rFonts w:eastAsia="Calibri" w:cs="Times New Roman"/>
          <w:iCs/>
          <w:noProof/>
          <w:szCs w:val="18"/>
        </w:rPr>
        <w:t>2</w:t>
      </w:r>
      <w:r w:rsidR="00D15C67" w:rsidRPr="009279A0">
        <w:rPr>
          <w:rFonts w:eastAsia="Calibri" w:cs="Times New Roman"/>
          <w:iCs/>
          <w:noProof/>
          <w:szCs w:val="18"/>
        </w:rPr>
        <w:fldChar w:fldCharType="end"/>
      </w:r>
      <w:bookmarkEnd w:id="169"/>
      <w:r w:rsidR="00D15C67" w:rsidRPr="009279A0">
        <w:rPr>
          <w:rFonts w:eastAsia="Calibri" w:cs="Times New Roman"/>
          <w:iCs/>
          <w:szCs w:val="18"/>
        </w:rPr>
        <w:t xml:space="preserve">. -- </w:t>
      </w:r>
      <w:r w:rsidR="00D15C67" w:rsidRPr="009279A0">
        <w:rPr>
          <w:rFonts w:eastAsia="Arial" w:cs="Times New Roman"/>
          <w:iCs/>
          <w:szCs w:val="18"/>
          <w:lang w:val="en"/>
        </w:rPr>
        <w:t>Acquired gap indices of pot gear (</w:t>
      </w:r>
      <w:r w:rsidR="00BC150B">
        <w:rPr>
          <w:rFonts w:eastAsia="Arial" w:cs="Times New Roman"/>
          <w:iCs/>
          <w:szCs w:val="18"/>
          <w:lang w:val="en"/>
        </w:rPr>
        <w:t xml:space="preserve">POT; </w:t>
      </w:r>
      <w:r w:rsidR="00D15C67" w:rsidRPr="009279A0">
        <w:rPr>
          <w:rFonts w:eastAsia="Arial" w:cs="Times New Roman"/>
          <w:iCs/>
          <w:szCs w:val="18"/>
          <w:lang w:val="en"/>
        </w:rPr>
        <w:t>top panel) and tendered trawl and pot gear (</w:t>
      </w:r>
      <w:r w:rsidR="00BC150B">
        <w:rPr>
          <w:rFonts w:eastAsia="Arial" w:cs="Times New Roman"/>
          <w:iCs/>
          <w:szCs w:val="18"/>
          <w:lang w:val="en"/>
        </w:rPr>
        <w:t>TRW_TENDER</w:t>
      </w:r>
      <w:r w:rsidR="007D7168">
        <w:rPr>
          <w:rFonts w:eastAsia="Arial" w:cs="Times New Roman"/>
          <w:iCs/>
          <w:szCs w:val="18"/>
          <w:lang w:val="en"/>
        </w:rPr>
        <w:t>, POT_TENDER</w:t>
      </w:r>
      <w:r w:rsidR="00BC150B">
        <w:rPr>
          <w:rFonts w:eastAsia="Arial" w:cs="Times New Roman"/>
          <w:iCs/>
          <w:szCs w:val="18"/>
          <w:lang w:val="en"/>
        </w:rPr>
        <w:t xml:space="preserve">; </w:t>
      </w:r>
      <w:r w:rsidR="00D15C67" w:rsidRPr="009279A0">
        <w:rPr>
          <w:rFonts w:eastAsia="Arial" w:cs="Times New Roman"/>
          <w:iCs/>
          <w:szCs w:val="18"/>
          <w:lang w:val="en"/>
        </w:rPr>
        <w:t>bottom panel) post-strata from monitored trips in 2019 (black dashed lines) compared to gap indices resulting from 10,000 simulations of trip-selection at realized deployment rates (blue distributions, with solid blue lines representing medians). Four types of monitoring coverage are shown: OB-OB, OB-ZE, and OB-EM assessed the spatiotemporal proximity of observed trips to unobserved observer pool trips, all zero-selection pool trips, and all EM pool trips, respectively, and EM-EM assessed the spatiotemporal proximity of monitored EM pool trips to unmonitored EM pool trips.</w:t>
      </w:r>
      <w:r w:rsidR="00D15C67" w:rsidRPr="009279A0">
        <w:rPr>
          <w:rFonts w:eastAsia="Calibri" w:cs="Times New Roman"/>
          <w:iCs/>
          <w:noProof/>
          <w:szCs w:val="18"/>
        </w:rPr>
        <w:t xml:space="preserve"> </w:t>
      </w:r>
    </w:p>
    <w:p w14:paraId="56AB91A1" w14:textId="77777777" w:rsidR="009279A0" w:rsidRPr="009279A0" w:rsidRDefault="009279A0" w:rsidP="009279A0">
      <w:pPr>
        <w:spacing w:after="240" w:line="240" w:lineRule="auto"/>
        <w:ind w:left="2160" w:hanging="2160"/>
        <w:contextualSpacing w:val="0"/>
        <w:rPr>
          <w:rFonts w:eastAsia="Calibri" w:cs="Times New Roman"/>
          <w:iCs/>
          <w:noProof/>
          <w:szCs w:val="18"/>
        </w:rPr>
      </w:pPr>
    </w:p>
    <w:p w14:paraId="2E80BE39" w14:textId="77777777" w:rsidR="00D15C67" w:rsidRPr="00D15C67" w:rsidRDefault="00D15C67" w:rsidP="00965678">
      <w:pPr>
        <w:spacing w:line="240" w:lineRule="auto"/>
        <w:ind w:left="1267" w:hanging="1267"/>
        <w:contextualSpacing w:val="0"/>
        <w:jc w:val="center"/>
        <w:rPr>
          <w:rFonts w:eastAsia="Calibri" w:cs="Times New Roman"/>
          <w:iCs/>
          <w:sz w:val="24"/>
          <w:szCs w:val="18"/>
        </w:rPr>
      </w:pPr>
      <w:r w:rsidRPr="00D15C67">
        <w:rPr>
          <w:rFonts w:eastAsia="Calibri" w:cs="Times New Roman"/>
          <w:iCs/>
          <w:noProof/>
          <w:sz w:val="24"/>
          <w:szCs w:val="18"/>
        </w:rPr>
        <w:drawing>
          <wp:inline distT="0" distB="0" distL="0" distR="0" wp14:anchorId="403A92F4" wp14:editId="7182DCF1">
            <wp:extent cx="7470648" cy="4480560"/>
            <wp:effectExtent l="0" t="0" r="0" b="0"/>
            <wp:docPr id="41" name="Picture 41" descr="Appendix Figure B- 2. -- . Acquired gap indices of pot gear (top panel) and tendered trawl and pot gear (bottom panel) post-strata from monitored trips in 2019 (black dashed lines) compared to gap indices resulting from 10,000 simulations of trip-selection at realized deployment rates (blue distributions, with solid blue lines representing medians). Four types of monitoring coverage are shown: OB-OB, OB-ZE, and OB-EM assessed the spatiotemporal proximity of observed trips to unobserved observer pool trips, all zero-selection pool trips, and all EM pool trips, respectively, and EM-EM assessed the spatiotemporal proximity of monitored EM pool trips to unmonitored EM pool tr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70648" cy="4480560"/>
                    </a:xfrm>
                    <a:prstGeom prst="rect">
                      <a:avLst/>
                    </a:prstGeom>
                  </pic:spPr>
                </pic:pic>
              </a:graphicData>
            </a:graphic>
          </wp:inline>
        </w:drawing>
      </w:r>
    </w:p>
    <w:p w14:paraId="1C0E68E6" w14:textId="3E7DE619" w:rsidR="00D15C67" w:rsidRPr="009279A0" w:rsidRDefault="00D15C67" w:rsidP="009279A0">
      <w:pPr>
        <w:spacing w:after="240" w:line="240" w:lineRule="auto"/>
        <w:ind w:left="2250" w:hanging="2250"/>
        <w:contextualSpacing w:val="0"/>
        <w:rPr>
          <w:rFonts w:ascii="Arial" w:eastAsia="Arial" w:hAnsi="Arial" w:cs="Arial"/>
          <w:iCs/>
          <w:noProof/>
          <w:szCs w:val="18"/>
        </w:rPr>
      </w:pPr>
      <w:bookmarkStart w:id="170" w:name="_Ref41390404"/>
      <w:r w:rsidRPr="009279A0">
        <w:rPr>
          <w:rFonts w:eastAsia="Calibri" w:cs="Times New Roman"/>
          <w:iCs/>
          <w:szCs w:val="18"/>
        </w:rPr>
        <w:lastRenderedPageBreak/>
        <w:t>Appendix Figur</w:t>
      </w:r>
      <w:r w:rsidR="00965678" w:rsidRPr="009279A0">
        <w:rPr>
          <w:rFonts w:eastAsia="Calibri" w:cs="Times New Roman"/>
          <w:iCs/>
          <w:szCs w:val="18"/>
        </w:rPr>
        <w:t>e B-</w:t>
      </w:r>
      <w:r w:rsidRPr="009279A0">
        <w:rPr>
          <w:rFonts w:eastAsia="Calibri" w:cs="Times New Roman"/>
          <w:iCs/>
          <w:szCs w:val="18"/>
        </w:rPr>
        <w:fldChar w:fldCharType="begin"/>
      </w:r>
      <w:r w:rsidRPr="009279A0">
        <w:rPr>
          <w:rFonts w:eastAsia="Calibri" w:cs="Times New Roman"/>
          <w:iCs/>
          <w:szCs w:val="18"/>
        </w:rPr>
        <w:instrText xml:space="preserve"> SEQ Appendix_Figure_B- \* ARABIC </w:instrText>
      </w:r>
      <w:r w:rsidRPr="009279A0">
        <w:rPr>
          <w:rFonts w:eastAsia="Calibri" w:cs="Times New Roman"/>
          <w:iCs/>
          <w:szCs w:val="18"/>
        </w:rPr>
        <w:fldChar w:fldCharType="separate"/>
      </w:r>
      <w:r w:rsidR="00852469">
        <w:rPr>
          <w:rFonts w:eastAsia="Calibri" w:cs="Times New Roman"/>
          <w:iCs/>
          <w:noProof/>
          <w:szCs w:val="18"/>
        </w:rPr>
        <w:t>3</w:t>
      </w:r>
      <w:r w:rsidRPr="009279A0">
        <w:rPr>
          <w:rFonts w:eastAsia="Calibri" w:cs="Times New Roman"/>
          <w:iCs/>
          <w:noProof/>
          <w:szCs w:val="18"/>
        </w:rPr>
        <w:fldChar w:fldCharType="end"/>
      </w:r>
      <w:bookmarkEnd w:id="170"/>
      <w:r w:rsidR="009279A0">
        <w:rPr>
          <w:rFonts w:eastAsia="Calibri" w:cs="Times New Roman"/>
          <w:iCs/>
          <w:noProof/>
          <w:szCs w:val="18"/>
        </w:rPr>
        <w:t>.</w:t>
      </w:r>
      <w:r w:rsidRPr="009279A0">
        <w:rPr>
          <w:rFonts w:eastAsia="Calibri" w:cs="Times New Roman"/>
          <w:iCs/>
          <w:szCs w:val="18"/>
        </w:rPr>
        <w:t xml:space="preserve"> -- </w:t>
      </w:r>
      <w:r w:rsidRPr="009279A0">
        <w:rPr>
          <w:rFonts w:eastAsia="Arial" w:cs="Times New Roman"/>
          <w:iCs/>
          <w:szCs w:val="18"/>
          <w:lang w:val="en"/>
        </w:rPr>
        <w:t xml:space="preserve">Relative concentrations of fishing effort (red) and monitoring coverage (blue) for observer pool (OB, top) and zero-selection pool (ZE, bottom) discard gaps for 2019 hook-and-line gear </w:t>
      </w:r>
      <w:r w:rsidR="00BC150B">
        <w:rPr>
          <w:rFonts w:eastAsia="Arial" w:cs="Times New Roman"/>
          <w:iCs/>
          <w:szCs w:val="18"/>
          <w:lang w:val="en"/>
        </w:rPr>
        <w:t xml:space="preserve">(HAL) </w:t>
      </w:r>
      <w:r w:rsidRPr="009279A0">
        <w:rPr>
          <w:rFonts w:eastAsia="Arial" w:cs="Times New Roman"/>
          <w:iCs/>
          <w:szCs w:val="18"/>
          <w:lang w:val="en"/>
        </w:rPr>
        <w:t>trips. Areas with fewer than 3 distinct fishing vessels were obscured and replaced with proportions of trips that were monitored.</w:t>
      </w:r>
      <w:r w:rsidRPr="009279A0">
        <w:rPr>
          <w:rFonts w:ascii="Arial" w:eastAsia="Arial" w:hAnsi="Arial" w:cs="Arial"/>
          <w:iCs/>
          <w:noProof/>
          <w:szCs w:val="18"/>
        </w:rPr>
        <w:t xml:space="preserve"> </w:t>
      </w:r>
    </w:p>
    <w:p w14:paraId="6FDB1160" w14:textId="77777777" w:rsidR="00D15C67" w:rsidRPr="00D15C67" w:rsidRDefault="00D15C67" w:rsidP="00965678">
      <w:pPr>
        <w:spacing w:line="240" w:lineRule="auto"/>
        <w:ind w:left="1267" w:hanging="1267"/>
        <w:contextualSpacing w:val="0"/>
        <w:jc w:val="center"/>
        <w:rPr>
          <w:rFonts w:eastAsia="Calibri" w:cs="Times New Roman"/>
          <w:iCs/>
          <w:sz w:val="24"/>
          <w:szCs w:val="18"/>
        </w:rPr>
      </w:pPr>
      <w:r w:rsidRPr="00D15C67">
        <w:rPr>
          <w:rFonts w:ascii="Arial" w:eastAsia="Arial" w:hAnsi="Arial" w:cs="Arial"/>
          <w:iCs/>
          <w:noProof/>
          <w:sz w:val="24"/>
          <w:szCs w:val="18"/>
        </w:rPr>
        <w:drawing>
          <wp:inline distT="0" distB="0" distL="0" distR="0" wp14:anchorId="687EE7EB" wp14:editId="67941083">
            <wp:extent cx="8229600" cy="4937125"/>
            <wp:effectExtent l="0" t="0" r="0" b="0"/>
            <wp:docPr id="42" name="Picture 42" descr="Appendix Figure B- 3. -- Relative concentrations of fishing effort (red) and monitoring coverage (blue) for observer pool (OB, top) and zero-selection pool (ZE, bottom) discard gaps for 2019 hook-and-line gear trips. Areas with fewer than 3 distinct fishing vessels were obscured and replaced with proportions of trips that were monito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4937125"/>
                    </a:xfrm>
                    <a:prstGeom prst="rect">
                      <a:avLst/>
                    </a:prstGeom>
                  </pic:spPr>
                </pic:pic>
              </a:graphicData>
            </a:graphic>
          </wp:inline>
        </w:drawing>
      </w:r>
    </w:p>
    <w:p w14:paraId="42367734" w14:textId="77777777" w:rsidR="00D15C67" w:rsidRPr="00D15C67" w:rsidRDefault="00D15C67" w:rsidP="00D15C67">
      <w:pPr>
        <w:keepNext/>
        <w:spacing w:line="240" w:lineRule="auto"/>
        <w:contextualSpacing w:val="0"/>
        <w:rPr>
          <w:rFonts w:eastAsia="Times New Roman" w:cs="Times New Roman"/>
          <w:sz w:val="24"/>
        </w:rPr>
      </w:pPr>
    </w:p>
    <w:p w14:paraId="3E87CBF3" w14:textId="431FF271" w:rsidR="00D15C67" w:rsidRPr="009279A0" w:rsidRDefault="00965678" w:rsidP="009279A0">
      <w:pPr>
        <w:spacing w:after="240" w:line="240" w:lineRule="auto"/>
        <w:ind w:left="2160" w:hanging="2160"/>
        <w:contextualSpacing w:val="0"/>
        <w:rPr>
          <w:rFonts w:ascii="Arial" w:eastAsia="Arial" w:hAnsi="Arial" w:cs="Arial"/>
          <w:iCs/>
          <w:noProof/>
          <w:szCs w:val="18"/>
        </w:rPr>
      </w:pPr>
      <w:bookmarkStart w:id="171" w:name="_Ref41390742"/>
      <w:r w:rsidRPr="009279A0">
        <w:rPr>
          <w:rFonts w:eastAsia="Calibri" w:cs="Times New Roman"/>
          <w:iCs/>
          <w:szCs w:val="18"/>
        </w:rPr>
        <w:t>Appendix Figure B-</w:t>
      </w:r>
      <w:r w:rsidR="00D15C67" w:rsidRPr="009279A0">
        <w:rPr>
          <w:rFonts w:eastAsia="Calibri" w:cs="Times New Roman"/>
          <w:iCs/>
          <w:szCs w:val="18"/>
        </w:rPr>
        <w:fldChar w:fldCharType="begin"/>
      </w:r>
      <w:r w:rsidR="00D15C67" w:rsidRPr="009279A0">
        <w:rPr>
          <w:rFonts w:eastAsia="Calibri" w:cs="Times New Roman"/>
          <w:iCs/>
          <w:szCs w:val="18"/>
        </w:rPr>
        <w:instrText xml:space="preserve"> SEQ Appendix_Figure_B- \* ARABIC </w:instrText>
      </w:r>
      <w:r w:rsidR="00D15C67" w:rsidRPr="009279A0">
        <w:rPr>
          <w:rFonts w:eastAsia="Calibri" w:cs="Times New Roman"/>
          <w:iCs/>
          <w:szCs w:val="18"/>
        </w:rPr>
        <w:fldChar w:fldCharType="separate"/>
      </w:r>
      <w:r w:rsidR="00852469">
        <w:rPr>
          <w:rFonts w:eastAsia="Calibri" w:cs="Times New Roman"/>
          <w:iCs/>
          <w:noProof/>
          <w:szCs w:val="18"/>
        </w:rPr>
        <w:t>4</w:t>
      </w:r>
      <w:r w:rsidR="00D15C67" w:rsidRPr="009279A0">
        <w:rPr>
          <w:rFonts w:eastAsia="Calibri" w:cs="Times New Roman"/>
          <w:iCs/>
          <w:noProof/>
          <w:szCs w:val="18"/>
        </w:rPr>
        <w:fldChar w:fldCharType="end"/>
      </w:r>
      <w:bookmarkEnd w:id="171"/>
      <w:r w:rsidR="008A45AF">
        <w:rPr>
          <w:rFonts w:eastAsia="Calibri" w:cs="Times New Roman"/>
          <w:iCs/>
          <w:noProof/>
          <w:szCs w:val="18"/>
        </w:rPr>
        <w:t>.</w:t>
      </w:r>
      <w:r w:rsidR="00D15C67" w:rsidRPr="009279A0">
        <w:rPr>
          <w:rFonts w:eastAsia="Calibri" w:cs="Times New Roman"/>
          <w:iCs/>
          <w:szCs w:val="18"/>
        </w:rPr>
        <w:t xml:space="preserve"> -- </w:t>
      </w:r>
      <w:r w:rsidR="00D15C67" w:rsidRPr="009279A0">
        <w:rPr>
          <w:rFonts w:eastAsia="Arial" w:cs="Times New Roman"/>
          <w:iCs/>
          <w:szCs w:val="18"/>
          <w:lang w:val="en"/>
        </w:rPr>
        <w:t xml:space="preserve">Relative concentrations of fishing effort (red) and monitoring coverage (blue) for observer pool (OB, top) and zero-selection pool (ZE, bottom) discard gaps for 2019 pot gear </w:t>
      </w:r>
      <w:r w:rsidR="00BC150B">
        <w:rPr>
          <w:rFonts w:eastAsia="Arial" w:cs="Times New Roman"/>
          <w:iCs/>
          <w:szCs w:val="18"/>
          <w:lang w:val="en"/>
        </w:rPr>
        <w:t xml:space="preserve">(POT) </w:t>
      </w:r>
      <w:r w:rsidR="00D15C67" w:rsidRPr="009279A0">
        <w:rPr>
          <w:rFonts w:eastAsia="Arial" w:cs="Times New Roman"/>
          <w:iCs/>
          <w:szCs w:val="18"/>
          <w:lang w:val="en"/>
        </w:rPr>
        <w:t>trips. Areas with fewer than 3 distinct fishing vessels were obscured and replaced with proportions of trips that were monitored.</w:t>
      </w:r>
      <w:r w:rsidR="00D15C67" w:rsidRPr="009279A0">
        <w:rPr>
          <w:rFonts w:ascii="Arial" w:eastAsia="Arial" w:hAnsi="Arial" w:cs="Arial"/>
          <w:iCs/>
          <w:noProof/>
          <w:szCs w:val="18"/>
        </w:rPr>
        <w:t xml:space="preserve"> </w:t>
      </w:r>
    </w:p>
    <w:p w14:paraId="7AA7FCBF" w14:textId="77777777" w:rsidR="00D15C67" w:rsidRPr="00D15C67" w:rsidRDefault="00D15C67" w:rsidP="00965678">
      <w:pPr>
        <w:spacing w:line="240" w:lineRule="auto"/>
        <w:ind w:left="1267" w:hanging="1267"/>
        <w:contextualSpacing w:val="0"/>
        <w:jc w:val="center"/>
        <w:rPr>
          <w:rFonts w:eastAsia="Calibri" w:cs="Times New Roman"/>
          <w:iCs/>
          <w:sz w:val="24"/>
          <w:szCs w:val="18"/>
        </w:rPr>
      </w:pPr>
      <w:r w:rsidRPr="00D15C67">
        <w:rPr>
          <w:rFonts w:ascii="Arial" w:eastAsia="Arial" w:hAnsi="Arial" w:cs="Arial"/>
          <w:iCs/>
          <w:noProof/>
          <w:sz w:val="24"/>
          <w:szCs w:val="18"/>
        </w:rPr>
        <w:drawing>
          <wp:inline distT="0" distB="0" distL="0" distR="0" wp14:anchorId="364A723E" wp14:editId="610D89A4">
            <wp:extent cx="8229600" cy="4937125"/>
            <wp:effectExtent l="0" t="0" r="0" b="0"/>
            <wp:docPr id="43" name="Picture 43" descr="Appendix Figure B- 4. -- Relative concentrations of fishing effort (red) and monitoring coverage (blue) for observer pool (OB, top) and zero-selection pool (ZE, bottom) discard gaps for 2019 pot gear trips. Areas with fewer than 3 distinct fishing vessels were obscured and replaced with proportions of trips that were monito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4937125"/>
                    </a:xfrm>
                    <a:prstGeom prst="rect">
                      <a:avLst/>
                    </a:prstGeom>
                  </pic:spPr>
                </pic:pic>
              </a:graphicData>
            </a:graphic>
          </wp:inline>
        </w:drawing>
      </w:r>
    </w:p>
    <w:p w14:paraId="19981291" w14:textId="77777777" w:rsidR="00D15C67" w:rsidRPr="00D15C67" w:rsidRDefault="00D15C67" w:rsidP="00D15C67">
      <w:pPr>
        <w:keepNext/>
        <w:spacing w:line="240" w:lineRule="auto"/>
        <w:contextualSpacing w:val="0"/>
        <w:rPr>
          <w:rFonts w:eastAsia="Times New Roman" w:cs="Times New Roman"/>
          <w:sz w:val="24"/>
        </w:rPr>
      </w:pPr>
    </w:p>
    <w:p w14:paraId="7A0CFCCB" w14:textId="65AD89E0" w:rsidR="00D15C67" w:rsidRPr="009279A0" w:rsidRDefault="00965678" w:rsidP="009279A0">
      <w:pPr>
        <w:spacing w:after="240" w:line="240" w:lineRule="auto"/>
        <w:ind w:left="2160" w:hanging="2160"/>
        <w:contextualSpacing w:val="0"/>
        <w:rPr>
          <w:rFonts w:eastAsia="Arial" w:cs="Times New Roman"/>
          <w:iCs/>
          <w:szCs w:val="18"/>
        </w:rPr>
      </w:pPr>
      <w:bookmarkStart w:id="172" w:name="_Ref41390726"/>
      <w:r w:rsidRPr="009279A0">
        <w:rPr>
          <w:rFonts w:eastAsia="Times New Roman" w:cs="Times New Roman"/>
        </w:rPr>
        <w:t>Appendix Figure B-</w:t>
      </w:r>
      <w:r w:rsidR="00D15C67" w:rsidRPr="009279A0">
        <w:rPr>
          <w:rFonts w:eastAsia="Times New Roman" w:cs="Times New Roman"/>
        </w:rPr>
        <w:fldChar w:fldCharType="begin"/>
      </w:r>
      <w:r w:rsidR="00D15C67" w:rsidRPr="009279A0">
        <w:rPr>
          <w:rFonts w:eastAsia="Times New Roman" w:cs="Times New Roman"/>
        </w:rPr>
        <w:instrText xml:space="preserve"> SEQ Appendix_Figure_B- \* ARABIC </w:instrText>
      </w:r>
      <w:r w:rsidR="00D15C67" w:rsidRPr="009279A0">
        <w:rPr>
          <w:rFonts w:eastAsia="Times New Roman" w:cs="Times New Roman"/>
        </w:rPr>
        <w:fldChar w:fldCharType="separate"/>
      </w:r>
      <w:r w:rsidR="00852469">
        <w:rPr>
          <w:rFonts w:eastAsia="Times New Roman" w:cs="Times New Roman"/>
          <w:noProof/>
        </w:rPr>
        <w:t>5</w:t>
      </w:r>
      <w:r w:rsidR="00D15C67" w:rsidRPr="009279A0">
        <w:rPr>
          <w:rFonts w:eastAsia="Times New Roman" w:cs="Times New Roman"/>
          <w:noProof/>
        </w:rPr>
        <w:fldChar w:fldCharType="end"/>
      </w:r>
      <w:bookmarkEnd w:id="172"/>
      <w:r w:rsidR="008A45AF">
        <w:rPr>
          <w:rFonts w:eastAsia="Times New Roman" w:cs="Times New Roman"/>
          <w:noProof/>
        </w:rPr>
        <w:t>.</w:t>
      </w:r>
      <w:r w:rsidR="00D15C67" w:rsidRPr="009279A0">
        <w:rPr>
          <w:rFonts w:eastAsia="Times New Roman" w:cs="Times New Roman"/>
        </w:rPr>
        <w:t xml:space="preserve"> -- </w:t>
      </w:r>
      <w:r w:rsidR="00D15C67" w:rsidRPr="009279A0">
        <w:rPr>
          <w:rFonts w:eastAsia="Arial" w:cs="Times New Roman"/>
          <w:iCs/>
          <w:szCs w:val="18"/>
        </w:rPr>
        <w:t xml:space="preserve">Relative concentrations of fishing effort (red) and monitoring coverage (blue) for observer pool discard gaps for 2019 trawl gear </w:t>
      </w:r>
      <w:r w:rsidR="00BC150B">
        <w:rPr>
          <w:rFonts w:eastAsia="Arial" w:cs="Times New Roman"/>
          <w:iCs/>
          <w:szCs w:val="18"/>
        </w:rPr>
        <w:t xml:space="preserve">(TRW) </w:t>
      </w:r>
      <w:r w:rsidR="00D15C67" w:rsidRPr="009279A0">
        <w:rPr>
          <w:rFonts w:eastAsia="Arial" w:cs="Times New Roman"/>
          <w:iCs/>
          <w:szCs w:val="18"/>
        </w:rPr>
        <w:t>trips. Areas with fewer than 3 distinct fishing vessels were obscured and replaced with proportions of trips that were monitored.</w:t>
      </w:r>
    </w:p>
    <w:p w14:paraId="5F4AF9D2" w14:textId="77777777" w:rsidR="00D15C67" w:rsidRPr="00D15C67" w:rsidRDefault="00D15C67" w:rsidP="00D15C67">
      <w:pPr>
        <w:spacing w:line="240" w:lineRule="auto"/>
        <w:ind w:left="1260" w:hanging="1260"/>
        <w:contextualSpacing w:val="0"/>
        <w:rPr>
          <w:rFonts w:eastAsia="Times New Roman" w:cs="Times New Roman"/>
          <w:sz w:val="24"/>
        </w:rPr>
        <w:sectPr w:rsidR="00D15C67" w:rsidRPr="00D15C67" w:rsidSect="00D15C67">
          <w:pgSz w:w="15840" w:h="12240" w:orient="landscape"/>
          <w:pgMar w:top="1440" w:right="1440" w:bottom="1440" w:left="1440" w:header="720" w:footer="720" w:gutter="0"/>
          <w:cols w:space="720"/>
          <w:docGrid w:linePitch="360"/>
        </w:sectPr>
      </w:pPr>
      <w:r w:rsidRPr="00D15C67">
        <w:rPr>
          <w:rFonts w:ascii="Arial" w:eastAsia="Arial" w:hAnsi="Arial" w:cs="Arial"/>
          <w:noProof/>
          <w:sz w:val="24"/>
        </w:rPr>
        <w:drawing>
          <wp:inline distT="0" distB="0" distL="0" distR="0" wp14:anchorId="5F663F9A" wp14:editId="70A2EDC7">
            <wp:extent cx="8229600" cy="3291840"/>
            <wp:effectExtent l="0" t="0" r="0" b="3810"/>
            <wp:docPr id="44" name="Picture 44" descr="Appendix Figure B- 5. -- Relative concentrations of fishing effort (red) and monitoring coverage (blue) for observer pool discard gaps for 2019 trawl gear trips. Areas with fewer than 3 distinct fishing vessels were obscured and replaced with proportions of trips that were moni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3291840"/>
                    </a:xfrm>
                    <a:prstGeom prst="rect">
                      <a:avLst/>
                    </a:prstGeom>
                  </pic:spPr>
                </pic:pic>
              </a:graphicData>
            </a:graphic>
          </wp:inline>
        </w:drawing>
      </w:r>
    </w:p>
    <w:p w14:paraId="5A5ED3B7" w14:textId="5F85996A" w:rsidR="00D15C67" w:rsidRPr="009279A0" w:rsidRDefault="00965678" w:rsidP="009279A0">
      <w:pPr>
        <w:spacing w:after="240" w:line="240" w:lineRule="auto"/>
        <w:ind w:left="2160" w:hanging="2160"/>
        <w:contextualSpacing w:val="0"/>
        <w:rPr>
          <w:rFonts w:eastAsia="Arial" w:cs="Times New Roman"/>
          <w:iCs/>
          <w:szCs w:val="18"/>
          <w:lang w:val="en"/>
        </w:rPr>
      </w:pPr>
      <w:bookmarkStart w:id="173" w:name="_Ref41390463"/>
      <w:r w:rsidRPr="009279A0">
        <w:rPr>
          <w:rFonts w:eastAsia="Calibri" w:cs="Times New Roman"/>
          <w:iCs/>
          <w:szCs w:val="18"/>
        </w:rPr>
        <w:lastRenderedPageBreak/>
        <w:t>Appendix Figure B-</w:t>
      </w:r>
      <w:r w:rsidR="00D15C67" w:rsidRPr="009279A0">
        <w:rPr>
          <w:rFonts w:eastAsia="Calibri" w:cs="Times New Roman"/>
          <w:iCs/>
          <w:szCs w:val="18"/>
        </w:rPr>
        <w:fldChar w:fldCharType="begin"/>
      </w:r>
      <w:r w:rsidR="00D15C67" w:rsidRPr="009279A0">
        <w:rPr>
          <w:rFonts w:eastAsia="Calibri" w:cs="Times New Roman"/>
          <w:iCs/>
          <w:szCs w:val="18"/>
        </w:rPr>
        <w:instrText xml:space="preserve"> SEQ Appendix_Figure_B- \* ARABIC </w:instrText>
      </w:r>
      <w:r w:rsidR="00D15C67" w:rsidRPr="009279A0">
        <w:rPr>
          <w:rFonts w:eastAsia="Calibri" w:cs="Times New Roman"/>
          <w:iCs/>
          <w:szCs w:val="18"/>
        </w:rPr>
        <w:fldChar w:fldCharType="separate"/>
      </w:r>
      <w:r w:rsidR="00852469">
        <w:rPr>
          <w:rFonts w:eastAsia="Calibri" w:cs="Times New Roman"/>
          <w:iCs/>
          <w:noProof/>
          <w:szCs w:val="18"/>
        </w:rPr>
        <w:t>6</w:t>
      </w:r>
      <w:r w:rsidR="00D15C67" w:rsidRPr="009279A0">
        <w:rPr>
          <w:rFonts w:eastAsia="Calibri" w:cs="Times New Roman"/>
          <w:iCs/>
          <w:noProof/>
          <w:szCs w:val="18"/>
        </w:rPr>
        <w:fldChar w:fldCharType="end"/>
      </w:r>
      <w:bookmarkEnd w:id="173"/>
      <w:r w:rsidR="008A45AF">
        <w:rPr>
          <w:rFonts w:eastAsia="Calibri" w:cs="Times New Roman"/>
          <w:iCs/>
          <w:noProof/>
          <w:szCs w:val="18"/>
        </w:rPr>
        <w:t>.</w:t>
      </w:r>
      <w:r w:rsidR="00D15C67" w:rsidRPr="009279A0">
        <w:rPr>
          <w:rFonts w:eastAsia="Calibri" w:cs="Times New Roman"/>
          <w:iCs/>
          <w:szCs w:val="18"/>
        </w:rPr>
        <w:t xml:space="preserve"> -- Relative concentrations of fishing effort (red) and monitoring coverage (blue) from EM pool trips for discard gaps (EM</w:t>
      </w:r>
      <w:r w:rsidR="00BC150B">
        <w:rPr>
          <w:rFonts w:eastAsia="Calibri" w:cs="Times New Roman"/>
          <w:iCs/>
          <w:szCs w:val="18"/>
        </w:rPr>
        <w:t>;</w:t>
      </w:r>
      <w:r w:rsidR="00D15C67" w:rsidRPr="009279A0">
        <w:rPr>
          <w:rFonts w:eastAsia="Calibri" w:cs="Times New Roman"/>
          <w:iCs/>
          <w:szCs w:val="18"/>
        </w:rPr>
        <w:t xml:space="preserve"> top) and from observer pool trips for average weight gaps (OB</w:t>
      </w:r>
      <w:r w:rsidR="00BC150B">
        <w:rPr>
          <w:rFonts w:eastAsia="Calibri" w:cs="Times New Roman"/>
          <w:iCs/>
          <w:szCs w:val="18"/>
        </w:rPr>
        <w:t>;</w:t>
      </w:r>
      <w:r w:rsidR="00D15C67" w:rsidRPr="009279A0">
        <w:rPr>
          <w:rFonts w:eastAsia="Calibri" w:cs="Times New Roman"/>
          <w:iCs/>
          <w:szCs w:val="18"/>
        </w:rPr>
        <w:t xml:space="preserve"> bottom) for 2019 hook-and-line gear </w:t>
      </w:r>
      <w:r w:rsidR="00BC150B">
        <w:rPr>
          <w:rFonts w:eastAsia="Calibri" w:cs="Times New Roman"/>
          <w:iCs/>
          <w:szCs w:val="18"/>
        </w:rPr>
        <w:t xml:space="preserve">(HAL) </w:t>
      </w:r>
      <w:r w:rsidR="00D15C67" w:rsidRPr="009279A0">
        <w:rPr>
          <w:rFonts w:eastAsia="Calibri" w:cs="Times New Roman"/>
          <w:iCs/>
          <w:szCs w:val="18"/>
        </w:rPr>
        <w:t>trips. Areas with fewer than 3 distinct fishing vessels were obscured and replaced with proportions of trips that were monitored.</w:t>
      </w:r>
    </w:p>
    <w:p w14:paraId="02ECF8F0" w14:textId="77777777" w:rsidR="00D15C67" w:rsidRPr="00D15C67" w:rsidRDefault="00D15C67" w:rsidP="00965678">
      <w:pPr>
        <w:spacing w:line="240" w:lineRule="auto"/>
        <w:jc w:val="center"/>
        <w:rPr>
          <w:rFonts w:eastAsia="Arial" w:cs="Times New Roman"/>
          <w:sz w:val="24"/>
          <w:lang w:val="en"/>
        </w:rPr>
        <w:sectPr w:rsidR="00D15C67" w:rsidRPr="00D15C67" w:rsidSect="00D15C67">
          <w:pgSz w:w="15840" w:h="12240" w:orient="landscape" w:code="1"/>
          <w:pgMar w:top="1440" w:right="1440" w:bottom="1440" w:left="1440" w:header="720" w:footer="720" w:gutter="0"/>
          <w:cols w:space="720"/>
          <w:docGrid w:linePitch="360"/>
        </w:sectPr>
      </w:pPr>
      <w:r w:rsidRPr="00D15C67">
        <w:rPr>
          <w:rFonts w:ascii="Arial" w:eastAsia="Arial" w:hAnsi="Arial" w:cs="Arial"/>
          <w:noProof/>
          <w:sz w:val="24"/>
        </w:rPr>
        <w:drawing>
          <wp:inline distT="0" distB="0" distL="0" distR="0" wp14:anchorId="3588EEA5" wp14:editId="6137F373">
            <wp:extent cx="8229600" cy="4937125"/>
            <wp:effectExtent l="0" t="0" r="0" b="0"/>
            <wp:docPr id="45" name="Picture 45" descr="Appendix Figure B- 6. -- Relative concentrations of fishing effort (red) and monitoring coverage (blue) from EM pool trips for discard gaps (EM, top) and from observer pool trips for average weight gaps (OB, bottom) for 2019 hook-and-line gear trips. Areas with fewer than 3 distinct fishing vessels were obscured and replaced with proportions of trips that were moni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4937125"/>
                    </a:xfrm>
                    <a:prstGeom prst="rect">
                      <a:avLst/>
                    </a:prstGeom>
                  </pic:spPr>
                </pic:pic>
              </a:graphicData>
            </a:graphic>
          </wp:inline>
        </w:drawing>
      </w:r>
    </w:p>
    <w:p w14:paraId="5816C06A" w14:textId="77777777" w:rsidR="00D15C67" w:rsidRPr="00D15C67" w:rsidRDefault="00D15C67" w:rsidP="00D15C67">
      <w:pPr>
        <w:keepNext/>
        <w:spacing w:line="240" w:lineRule="auto"/>
        <w:rPr>
          <w:rFonts w:eastAsia="Times New Roman" w:cs="Times New Roman"/>
          <w:sz w:val="24"/>
        </w:rPr>
      </w:pPr>
    </w:p>
    <w:p w14:paraId="7BE0894F" w14:textId="54180788" w:rsidR="00D15C67" w:rsidRPr="009279A0" w:rsidRDefault="00965678" w:rsidP="009279A0">
      <w:pPr>
        <w:spacing w:after="240" w:line="240" w:lineRule="auto"/>
        <w:ind w:left="2160" w:hanging="2160"/>
        <w:contextualSpacing w:val="0"/>
        <w:rPr>
          <w:rFonts w:eastAsia="Arial" w:cs="Times New Roman"/>
          <w:iCs/>
          <w:szCs w:val="18"/>
          <w:lang w:val="en"/>
        </w:rPr>
      </w:pPr>
      <w:bookmarkStart w:id="174" w:name="_Ref41390419"/>
      <w:r w:rsidRPr="009279A0">
        <w:rPr>
          <w:rFonts w:eastAsia="Calibri" w:cs="Times New Roman"/>
          <w:iCs/>
          <w:szCs w:val="18"/>
        </w:rPr>
        <w:t>Appendix Figure B-</w:t>
      </w:r>
      <w:r w:rsidR="00D15C67" w:rsidRPr="009279A0">
        <w:rPr>
          <w:rFonts w:eastAsia="Calibri" w:cs="Times New Roman"/>
          <w:iCs/>
          <w:szCs w:val="18"/>
        </w:rPr>
        <w:fldChar w:fldCharType="begin"/>
      </w:r>
      <w:r w:rsidR="00D15C67" w:rsidRPr="009279A0">
        <w:rPr>
          <w:rFonts w:eastAsia="Calibri" w:cs="Times New Roman"/>
          <w:iCs/>
          <w:szCs w:val="18"/>
        </w:rPr>
        <w:instrText xml:space="preserve"> SEQ Appendix_Figure_B- \* ARABIC </w:instrText>
      </w:r>
      <w:r w:rsidR="00D15C67" w:rsidRPr="009279A0">
        <w:rPr>
          <w:rFonts w:eastAsia="Calibri" w:cs="Times New Roman"/>
          <w:iCs/>
          <w:szCs w:val="18"/>
        </w:rPr>
        <w:fldChar w:fldCharType="separate"/>
      </w:r>
      <w:r w:rsidR="00852469">
        <w:rPr>
          <w:rFonts w:eastAsia="Calibri" w:cs="Times New Roman"/>
          <w:iCs/>
          <w:noProof/>
          <w:szCs w:val="18"/>
        </w:rPr>
        <w:t>7</w:t>
      </w:r>
      <w:r w:rsidR="00D15C67" w:rsidRPr="009279A0">
        <w:rPr>
          <w:rFonts w:eastAsia="Calibri" w:cs="Times New Roman"/>
          <w:iCs/>
          <w:noProof/>
          <w:szCs w:val="18"/>
        </w:rPr>
        <w:fldChar w:fldCharType="end"/>
      </w:r>
      <w:bookmarkEnd w:id="174"/>
      <w:r w:rsidR="008A45AF">
        <w:rPr>
          <w:rFonts w:eastAsia="Calibri" w:cs="Times New Roman"/>
          <w:iCs/>
          <w:noProof/>
          <w:szCs w:val="18"/>
        </w:rPr>
        <w:t>.</w:t>
      </w:r>
      <w:r w:rsidR="00D15C67" w:rsidRPr="009279A0">
        <w:rPr>
          <w:rFonts w:eastAsia="Calibri" w:cs="Times New Roman"/>
          <w:iCs/>
          <w:szCs w:val="18"/>
        </w:rPr>
        <w:t xml:space="preserve"> -- </w:t>
      </w:r>
      <w:r w:rsidR="00D15C67" w:rsidRPr="009279A0">
        <w:rPr>
          <w:rFonts w:eastAsia="Arial" w:cs="Times New Roman"/>
          <w:iCs/>
          <w:szCs w:val="18"/>
          <w:lang w:val="en"/>
        </w:rPr>
        <w:t>Relative concentrations of fishing effort (red) and monitoring coverage (blue) from EM pool trips for discard gaps (EM</w:t>
      </w:r>
      <w:r w:rsidR="00BC150B">
        <w:rPr>
          <w:rFonts w:eastAsia="Arial" w:cs="Times New Roman"/>
          <w:iCs/>
          <w:szCs w:val="18"/>
          <w:lang w:val="en"/>
        </w:rPr>
        <w:t>;</w:t>
      </w:r>
      <w:r w:rsidR="00D15C67" w:rsidRPr="009279A0">
        <w:rPr>
          <w:rFonts w:eastAsia="Arial" w:cs="Times New Roman"/>
          <w:iCs/>
          <w:szCs w:val="18"/>
          <w:lang w:val="en"/>
        </w:rPr>
        <w:t xml:space="preserve"> top) and from observer pool trips for average weight gaps (OB</w:t>
      </w:r>
      <w:r w:rsidR="00BC150B">
        <w:rPr>
          <w:rFonts w:eastAsia="Arial" w:cs="Times New Roman"/>
          <w:iCs/>
          <w:szCs w:val="18"/>
          <w:lang w:val="en"/>
        </w:rPr>
        <w:t>;</w:t>
      </w:r>
      <w:r w:rsidR="00D15C67" w:rsidRPr="009279A0">
        <w:rPr>
          <w:rFonts w:eastAsia="Arial" w:cs="Times New Roman"/>
          <w:iCs/>
          <w:szCs w:val="18"/>
          <w:lang w:val="en"/>
        </w:rPr>
        <w:t xml:space="preserve"> bottom) for 2019 pot gear </w:t>
      </w:r>
      <w:r w:rsidR="00BC150B">
        <w:rPr>
          <w:rFonts w:eastAsia="Arial" w:cs="Times New Roman"/>
          <w:iCs/>
          <w:szCs w:val="18"/>
          <w:lang w:val="en"/>
        </w:rPr>
        <w:t xml:space="preserve">(POT) </w:t>
      </w:r>
      <w:r w:rsidR="00D15C67" w:rsidRPr="009279A0">
        <w:rPr>
          <w:rFonts w:eastAsia="Arial" w:cs="Times New Roman"/>
          <w:iCs/>
          <w:szCs w:val="18"/>
          <w:lang w:val="en"/>
        </w:rPr>
        <w:t>trips. Areas with fewer than 3 distinct fishing vessels were obscured and replaced with proportions of trips that were monitored.</w:t>
      </w:r>
    </w:p>
    <w:p w14:paraId="03E3EF19" w14:textId="18183BFB" w:rsidR="00D55E82" w:rsidRDefault="00D15C67" w:rsidP="00965678">
      <w:pPr>
        <w:spacing w:line="240" w:lineRule="auto"/>
        <w:contextualSpacing w:val="0"/>
        <w:jc w:val="center"/>
      </w:pPr>
      <w:r w:rsidRPr="00D15C67">
        <w:rPr>
          <w:rFonts w:ascii="Arial" w:eastAsia="Arial" w:hAnsi="Arial" w:cs="Arial"/>
          <w:noProof/>
          <w:sz w:val="24"/>
        </w:rPr>
        <w:drawing>
          <wp:inline distT="0" distB="0" distL="0" distR="0" wp14:anchorId="3A8375DE" wp14:editId="3D5B1592">
            <wp:extent cx="7470648" cy="4480560"/>
            <wp:effectExtent l="0" t="0" r="0" b="0"/>
            <wp:docPr id="83" name="Picture 83" descr="Appendix Figure B- 7. -- Relative concentrations of fishing effort (red) and monitoring coverage (blue) from EM pool trips for discard gaps (EM, top) and from observer pool trips for average weight gaps (OB, bottom) for 2019 pot gear trips. Areas with fewer than 3 distinct fishing vessels were obscured and replaced with proportions of trips that were moni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0648" cy="4480560"/>
                    </a:xfrm>
                    <a:prstGeom prst="rect">
                      <a:avLst/>
                    </a:prstGeom>
                  </pic:spPr>
                </pic:pic>
              </a:graphicData>
            </a:graphic>
          </wp:inline>
        </w:drawing>
      </w:r>
    </w:p>
    <w:sectPr w:rsidR="00D55E82" w:rsidSect="00136C00">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Jim.Lee" w:date="2020-10-02T09:18:00Z" w:initials="J">
    <w:p w14:paraId="27B05991" w14:textId="04E67E9D" w:rsidR="004B5B2C" w:rsidRDefault="004B5B2C">
      <w:pPr>
        <w:pStyle w:val="CommentText"/>
      </w:pPr>
      <w:r>
        <w:rPr>
          <w:rStyle w:val="CommentReference"/>
        </w:rPr>
        <w:annotationRef/>
      </w:r>
      <w:r>
        <w:t xml:space="preserve">Craig – did you mean U.S. EEZ off Alaska? </w:t>
      </w:r>
    </w:p>
  </w:comment>
  <w:comment w:id="17" w:author="Craig.Faunce" w:date="2020-10-06T10:23:00Z" w:initials="C">
    <w:p w14:paraId="3632EF92" w14:textId="314B6D4F" w:rsidR="004B5B2C" w:rsidRDefault="004B5B2C">
      <w:pPr>
        <w:pStyle w:val="CommentText"/>
      </w:pPr>
      <w:r>
        <w:rPr>
          <w:rStyle w:val="CommentReference"/>
        </w:rPr>
        <w:annotationRef/>
      </w:r>
      <w:r>
        <w:t>Yup.  Good catch</w:t>
      </w:r>
    </w:p>
  </w:comment>
  <w:comment w:id="22" w:author="Jim.Lee" w:date="2020-10-02T09:20:00Z" w:initials="J">
    <w:p w14:paraId="7F7ABF7E" w14:textId="2388E993" w:rsidR="004B5B2C" w:rsidRDefault="004B5B2C">
      <w:pPr>
        <w:pStyle w:val="CommentText"/>
      </w:pPr>
      <w:r>
        <w:rPr>
          <w:rStyle w:val="CommentReference"/>
        </w:rPr>
        <w:annotationRef/>
      </w:r>
      <w:r>
        <w:t>Definition needed?</w:t>
      </w:r>
    </w:p>
  </w:comment>
  <w:comment w:id="23" w:author="Craig.Faunce" w:date="2020-10-06T10:23:00Z" w:initials="C">
    <w:p w14:paraId="5AFD982D" w14:textId="5640604C" w:rsidR="004B5B2C" w:rsidRDefault="004B5B2C">
      <w:pPr>
        <w:pStyle w:val="CommentText"/>
      </w:pPr>
      <w:r>
        <w:rPr>
          <w:rStyle w:val="CommentReference"/>
        </w:rPr>
        <w:annotationRef/>
      </w:r>
      <w:r>
        <w:t>nope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B05991" w15:done="0"/>
  <w15:commentEx w15:paraId="3632EF92" w15:paraIdParent="27B05991" w15:done="0"/>
  <w15:commentEx w15:paraId="7F7ABF7E" w15:done="0"/>
  <w15:commentEx w15:paraId="5AFD982D" w15:paraIdParent="7F7ABF7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FF2FF" w14:textId="77777777" w:rsidR="00E61BCE" w:rsidRDefault="00E61BCE">
      <w:pPr>
        <w:spacing w:line="240" w:lineRule="auto"/>
      </w:pPr>
      <w:r>
        <w:separator/>
      </w:r>
    </w:p>
  </w:endnote>
  <w:endnote w:type="continuationSeparator" w:id="0">
    <w:p w14:paraId="03CF113E" w14:textId="77777777" w:rsidR="00E61BCE" w:rsidRDefault="00E61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197112"/>
      <w:docPartObj>
        <w:docPartGallery w:val="Page Numbers (Bottom of Page)"/>
        <w:docPartUnique/>
      </w:docPartObj>
    </w:sdtPr>
    <w:sdtEndPr>
      <w:rPr>
        <w:noProof/>
      </w:rPr>
    </w:sdtEndPr>
    <w:sdtContent>
      <w:p w14:paraId="4C1C6BCB" w14:textId="47A13ECC" w:rsidR="004B5B2C" w:rsidRDefault="004B5B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EE6EE" w14:textId="7E031477" w:rsidR="004B5B2C" w:rsidRDefault="004B5B2C" w:rsidP="0080236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823037"/>
      <w:docPartObj>
        <w:docPartGallery w:val="Page Numbers (Bottom of Page)"/>
        <w:docPartUnique/>
      </w:docPartObj>
    </w:sdtPr>
    <w:sdtEndPr>
      <w:rPr>
        <w:noProof/>
      </w:rPr>
    </w:sdtEndPr>
    <w:sdtContent>
      <w:p w14:paraId="4775F4F9" w14:textId="56644E22" w:rsidR="004B5B2C" w:rsidRDefault="004B5B2C">
        <w:pPr>
          <w:pStyle w:val="Footer"/>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75513"/>
      <w:docPartObj>
        <w:docPartGallery w:val="Page Numbers (Bottom of Page)"/>
        <w:docPartUnique/>
      </w:docPartObj>
    </w:sdtPr>
    <w:sdtEndPr>
      <w:rPr>
        <w:noProof/>
      </w:rPr>
    </w:sdtEndPr>
    <w:sdtContent>
      <w:p w14:paraId="7378ACF9" w14:textId="511306D5" w:rsidR="004B5B2C" w:rsidRDefault="004B5B2C">
        <w:pPr>
          <w:pStyle w:val="Footer"/>
          <w:jc w:val="center"/>
        </w:pPr>
        <w:r>
          <w:fldChar w:fldCharType="begin"/>
        </w:r>
        <w:r>
          <w:instrText xml:space="preserve"> PAGE   \* MERGEFORMAT </w:instrText>
        </w:r>
        <w:r>
          <w:fldChar w:fldCharType="separate"/>
        </w:r>
        <w:r w:rsidR="00F279D4">
          <w:rPr>
            <w:noProof/>
          </w:rPr>
          <w:t>iv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489480"/>
      <w:docPartObj>
        <w:docPartGallery w:val="Page Numbers (Bottom of Page)"/>
        <w:docPartUnique/>
      </w:docPartObj>
    </w:sdtPr>
    <w:sdtEndPr>
      <w:rPr>
        <w:noProof/>
      </w:rPr>
    </w:sdtEndPr>
    <w:sdtContent>
      <w:p w14:paraId="4BA9E1A6" w14:textId="506CB50E" w:rsidR="004B5B2C" w:rsidRDefault="004B5B2C" w:rsidP="00990B27">
        <w:pPr>
          <w:pStyle w:val="Footer"/>
          <w:jc w:val="center"/>
        </w:pPr>
        <w:r>
          <w:fldChar w:fldCharType="begin"/>
        </w:r>
        <w:r>
          <w:instrText xml:space="preserve"> PAGE   \* MERGEFORMAT </w:instrText>
        </w:r>
        <w:r>
          <w:fldChar w:fldCharType="separate"/>
        </w:r>
        <w:r w:rsidR="00F279D4">
          <w:rPr>
            <w:noProof/>
          </w:rPr>
          <w:t>iii</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012626"/>
      <w:docPartObj>
        <w:docPartGallery w:val="Page Numbers (Bottom of Page)"/>
        <w:docPartUnique/>
      </w:docPartObj>
    </w:sdtPr>
    <w:sdtEndPr>
      <w:rPr>
        <w:noProof/>
      </w:rPr>
    </w:sdtEndPr>
    <w:sdtContent>
      <w:p w14:paraId="564BBCC1" w14:textId="17162060" w:rsidR="004B5B2C" w:rsidRDefault="004B5B2C">
        <w:pPr>
          <w:pStyle w:val="Footer"/>
          <w:jc w:val="center"/>
        </w:pPr>
        <w:r>
          <w:fldChar w:fldCharType="begin"/>
        </w:r>
        <w:r>
          <w:instrText xml:space="preserve"> PAGE   \* MERGEFORMAT </w:instrText>
        </w:r>
        <w:r>
          <w:fldChar w:fldCharType="separate"/>
        </w:r>
        <w:r w:rsidR="00F279D4">
          <w:rPr>
            <w:noProof/>
          </w:rPr>
          <w:t>v</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C0D34" w14:textId="35379DBE" w:rsidR="004B5B2C" w:rsidRDefault="004B5B2C">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641585"/>
      <w:docPartObj>
        <w:docPartGallery w:val="Page Numbers (Bottom of Page)"/>
        <w:docPartUnique/>
      </w:docPartObj>
    </w:sdtPr>
    <w:sdtEndPr>
      <w:rPr>
        <w:noProof/>
      </w:rPr>
    </w:sdtEndPr>
    <w:sdtContent>
      <w:p w14:paraId="54C35BCF" w14:textId="3BA6B579" w:rsidR="004B5B2C" w:rsidRDefault="004B5B2C">
        <w:pPr>
          <w:pStyle w:val="Footer"/>
          <w:jc w:val="center"/>
        </w:pPr>
        <w:r>
          <w:fldChar w:fldCharType="begin"/>
        </w:r>
        <w:r>
          <w:instrText xml:space="preserve"> PAGE   \* MERGEFORMAT </w:instrText>
        </w:r>
        <w:r>
          <w:fldChar w:fldCharType="separate"/>
        </w:r>
        <w:r w:rsidR="00F279D4">
          <w:rPr>
            <w:noProof/>
          </w:rPr>
          <w:t>5</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48FB1" w14:textId="72E0CBE9" w:rsidR="004B5B2C" w:rsidRDefault="004B5B2C" w:rsidP="00990B2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BE11E" w14:textId="77777777" w:rsidR="00E61BCE" w:rsidRDefault="00E61BCE">
      <w:r>
        <w:separator/>
      </w:r>
    </w:p>
  </w:footnote>
  <w:footnote w:type="continuationSeparator" w:id="0">
    <w:p w14:paraId="6911CCC3" w14:textId="77777777" w:rsidR="00E61BCE" w:rsidRDefault="00E61B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D7DE3A"/>
    <w:multiLevelType w:val="multilevel"/>
    <w:tmpl w:val="017C5F4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C2B6BE0"/>
    <w:multiLevelType w:val="multilevel"/>
    <w:tmpl w:val="103C4EE0"/>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9D1DBC13"/>
    <w:multiLevelType w:val="multilevel"/>
    <w:tmpl w:val="EF0EB3A4"/>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83C582B"/>
    <w:multiLevelType w:val="multilevel"/>
    <w:tmpl w:val="405438D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F42F41D"/>
    <w:multiLevelType w:val="multilevel"/>
    <w:tmpl w:val="F1EA5DF6"/>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FDBDC2D"/>
    <w:multiLevelType w:val="multilevel"/>
    <w:tmpl w:val="36385E8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26F6D28"/>
    <w:multiLevelType w:val="multilevel"/>
    <w:tmpl w:val="356250C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start w:val="1"/>
      <w:numFmt w:val="bullet"/>
      <w:lvlText w:val=""/>
      <w:lvlJc w:val="left"/>
      <w:pPr>
        <w:tabs>
          <w:tab w:val="num" w:pos="2160"/>
        </w:tabs>
        <w:ind w:left="2640" w:hanging="480"/>
      </w:pPr>
      <w:rPr>
        <w:rFonts w:ascii="Symbol" w:hAnsi="Symbol" w:hint="default"/>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1CEC6215"/>
    <w:multiLevelType w:val="multilevel"/>
    <w:tmpl w:val="809A0780"/>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rPr>
        <w:b/>
      </w:r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A651D1B"/>
    <w:multiLevelType w:val="hybridMultilevel"/>
    <w:tmpl w:val="AA4A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630225"/>
    <w:multiLevelType w:val="multilevel"/>
    <w:tmpl w:val="E244D54A"/>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6"/>
  </w:num>
  <w:num w:numId="15">
    <w:abstractNumId w:val="6"/>
  </w:num>
  <w:num w:numId="16">
    <w:abstractNumId w:val="6"/>
  </w:num>
  <w:num w:numId="17">
    <w:abstractNumId w:val="6"/>
  </w:num>
  <w:num w:numId="18">
    <w:abstractNumId w:val="6"/>
  </w:num>
  <w:num w:numId="19">
    <w:abstractNumId w:val="6"/>
  </w:num>
  <w:num w:numId="20">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1">
    <w:abstractNumId w:val="6"/>
  </w:num>
  <w:num w:numId="22">
    <w:abstractNumId w:val="6"/>
  </w:num>
  <w:num w:numId="23">
    <w:abstractNumId w:val="6"/>
  </w:num>
  <w:num w:numId="24">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aig.Faunce">
    <w15:presenceInfo w15:providerId="None" w15:userId="Craig.Faunce"/>
  </w15:person>
  <w15:person w15:author="Jim.Lee">
    <w15:presenceInfo w15:providerId="None" w15:userId="Jim.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628"/>
    <w:rsid w:val="000021AC"/>
    <w:rsid w:val="00006CA6"/>
    <w:rsid w:val="0000745B"/>
    <w:rsid w:val="00011C8B"/>
    <w:rsid w:val="00013479"/>
    <w:rsid w:val="00015697"/>
    <w:rsid w:val="000243B6"/>
    <w:rsid w:val="00070C0C"/>
    <w:rsid w:val="000770A8"/>
    <w:rsid w:val="0008419F"/>
    <w:rsid w:val="00093786"/>
    <w:rsid w:val="000B1D84"/>
    <w:rsid w:val="000D6FB4"/>
    <w:rsid w:val="000E0D59"/>
    <w:rsid w:val="00107B28"/>
    <w:rsid w:val="0011121D"/>
    <w:rsid w:val="00133872"/>
    <w:rsid w:val="00136C00"/>
    <w:rsid w:val="001647C3"/>
    <w:rsid w:val="001725AD"/>
    <w:rsid w:val="00190E2A"/>
    <w:rsid w:val="001B3E9C"/>
    <w:rsid w:val="001B74FD"/>
    <w:rsid w:val="001C3FEC"/>
    <w:rsid w:val="001C4E5B"/>
    <w:rsid w:val="001D280C"/>
    <w:rsid w:val="001E2751"/>
    <w:rsid w:val="00207C27"/>
    <w:rsid w:val="00210309"/>
    <w:rsid w:val="0022523A"/>
    <w:rsid w:val="00242DC4"/>
    <w:rsid w:val="00252D0B"/>
    <w:rsid w:val="00285258"/>
    <w:rsid w:val="0029481A"/>
    <w:rsid w:val="0029631F"/>
    <w:rsid w:val="002B1592"/>
    <w:rsid w:val="002B76D7"/>
    <w:rsid w:val="002C1987"/>
    <w:rsid w:val="002D03AA"/>
    <w:rsid w:val="002F1252"/>
    <w:rsid w:val="002F2AEE"/>
    <w:rsid w:val="002F3350"/>
    <w:rsid w:val="002F40C2"/>
    <w:rsid w:val="00317985"/>
    <w:rsid w:val="003225E7"/>
    <w:rsid w:val="003314C7"/>
    <w:rsid w:val="003410F0"/>
    <w:rsid w:val="003441BD"/>
    <w:rsid w:val="00354C58"/>
    <w:rsid w:val="003555BD"/>
    <w:rsid w:val="003652BF"/>
    <w:rsid w:val="00385732"/>
    <w:rsid w:val="00387177"/>
    <w:rsid w:val="00397259"/>
    <w:rsid w:val="003A0F30"/>
    <w:rsid w:val="003A1665"/>
    <w:rsid w:val="003A2473"/>
    <w:rsid w:val="003B1434"/>
    <w:rsid w:val="003C316D"/>
    <w:rsid w:val="003C50C5"/>
    <w:rsid w:val="003C5AC7"/>
    <w:rsid w:val="003D36FD"/>
    <w:rsid w:val="003F0E24"/>
    <w:rsid w:val="003F4286"/>
    <w:rsid w:val="004070A8"/>
    <w:rsid w:val="004125A8"/>
    <w:rsid w:val="004158F6"/>
    <w:rsid w:val="00417ED2"/>
    <w:rsid w:val="00436F42"/>
    <w:rsid w:val="00444415"/>
    <w:rsid w:val="004549AA"/>
    <w:rsid w:val="004566B8"/>
    <w:rsid w:val="0047234D"/>
    <w:rsid w:val="00472B2B"/>
    <w:rsid w:val="004A2C8E"/>
    <w:rsid w:val="004B5B2C"/>
    <w:rsid w:val="004C15B5"/>
    <w:rsid w:val="004E29B3"/>
    <w:rsid w:val="004E748B"/>
    <w:rsid w:val="004F6707"/>
    <w:rsid w:val="005034A6"/>
    <w:rsid w:val="00505948"/>
    <w:rsid w:val="005121E8"/>
    <w:rsid w:val="00516147"/>
    <w:rsid w:val="00517B9F"/>
    <w:rsid w:val="00534BE3"/>
    <w:rsid w:val="00551BB9"/>
    <w:rsid w:val="005521A1"/>
    <w:rsid w:val="005609A7"/>
    <w:rsid w:val="00561EAF"/>
    <w:rsid w:val="005649BA"/>
    <w:rsid w:val="00566284"/>
    <w:rsid w:val="005711A8"/>
    <w:rsid w:val="00574611"/>
    <w:rsid w:val="0058035C"/>
    <w:rsid w:val="0058367D"/>
    <w:rsid w:val="00586C53"/>
    <w:rsid w:val="0059057B"/>
    <w:rsid w:val="00590D07"/>
    <w:rsid w:val="00592421"/>
    <w:rsid w:val="005A1919"/>
    <w:rsid w:val="005B4292"/>
    <w:rsid w:val="005B47EA"/>
    <w:rsid w:val="005D2AB5"/>
    <w:rsid w:val="005D592E"/>
    <w:rsid w:val="005F3007"/>
    <w:rsid w:val="005F4B17"/>
    <w:rsid w:val="00605C51"/>
    <w:rsid w:val="006069C6"/>
    <w:rsid w:val="006109EF"/>
    <w:rsid w:val="00614920"/>
    <w:rsid w:val="0062285A"/>
    <w:rsid w:val="00626229"/>
    <w:rsid w:val="00630EEF"/>
    <w:rsid w:val="00653DBE"/>
    <w:rsid w:val="00656FBD"/>
    <w:rsid w:val="0066023C"/>
    <w:rsid w:val="006611B6"/>
    <w:rsid w:val="00667907"/>
    <w:rsid w:val="006741EA"/>
    <w:rsid w:val="00692A54"/>
    <w:rsid w:val="006C0AFF"/>
    <w:rsid w:val="006C652C"/>
    <w:rsid w:val="006C715F"/>
    <w:rsid w:val="006D6E1A"/>
    <w:rsid w:val="006F22BD"/>
    <w:rsid w:val="006F47B9"/>
    <w:rsid w:val="007112CB"/>
    <w:rsid w:val="007329B2"/>
    <w:rsid w:val="00735A7D"/>
    <w:rsid w:val="00743CF7"/>
    <w:rsid w:val="00753D87"/>
    <w:rsid w:val="00776D60"/>
    <w:rsid w:val="00784D58"/>
    <w:rsid w:val="007919F3"/>
    <w:rsid w:val="00793EA6"/>
    <w:rsid w:val="007C6698"/>
    <w:rsid w:val="007D709D"/>
    <w:rsid w:val="007D7168"/>
    <w:rsid w:val="007E0F44"/>
    <w:rsid w:val="007F4B3D"/>
    <w:rsid w:val="007F5C77"/>
    <w:rsid w:val="007F797F"/>
    <w:rsid w:val="00802368"/>
    <w:rsid w:val="00805156"/>
    <w:rsid w:val="0081202D"/>
    <w:rsid w:val="00823ECE"/>
    <w:rsid w:val="00843FAA"/>
    <w:rsid w:val="00845111"/>
    <w:rsid w:val="00852207"/>
    <w:rsid w:val="00852469"/>
    <w:rsid w:val="00854706"/>
    <w:rsid w:val="00867BFF"/>
    <w:rsid w:val="00886554"/>
    <w:rsid w:val="00890791"/>
    <w:rsid w:val="008A348E"/>
    <w:rsid w:val="008A45AF"/>
    <w:rsid w:val="008C40E9"/>
    <w:rsid w:val="008D3BA2"/>
    <w:rsid w:val="008D6863"/>
    <w:rsid w:val="008F0290"/>
    <w:rsid w:val="008F0F55"/>
    <w:rsid w:val="008F2681"/>
    <w:rsid w:val="008F3610"/>
    <w:rsid w:val="00902D2E"/>
    <w:rsid w:val="009059FA"/>
    <w:rsid w:val="009216B2"/>
    <w:rsid w:val="00924505"/>
    <w:rsid w:val="009279A0"/>
    <w:rsid w:val="00940227"/>
    <w:rsid w:val="009409F7"/>
    <w:rsid w:val="00956AAF"/>
    <w:rsid w:val="00965678"/>
    <w:rsid w:val="00967972"/>
    <w:rsid w:val="009805C1"/>
    <w:rsid w:val="00990B27"/>
    <w:rsid w:val="009B5635"/>
    <w:rsid w:val="00A07C2E"/>
    <w:rsid w:val="00A15CE6"/>
    <w:rsid w:val="00A228A8"/>
    <w:rsid w:val="00A25C96"/>
    <w:rsid w:val="00A65A38"/>
    <w:rsid w:val="00A65A7E"/>
    <w:rsid w:val="00A732F3"/>
    <w:rsid w:val="00A759C6"/>
    <w:rsid w:val="00A83971"/>
    <w:rsid w:val="00A84561"/>
    <w:rsid w:val="00A94B9B"/>
    <w:rsid w:val="00A94CB3"/>
    <w:rsid w:val="00AA0F29"/>
    <w:rsid w:val="00AB4D17"/>
    <w:rsid w:val="00AD60D2"/>
    <w:rsid w:val="00AE6F83"/>
    <w:rsid w:val="00B00AC2"/>
    <w:rsid w:val="00B05B0F"/>
    <w:rsid w:val="00B119C2"/>
    <w:rsid w:val="00B142F7"/>
    <w:rsid w:val="00B20EA2"/>
    <w:rsid w:val="00B3001F"/>
    <w:rsid w:val="00B36573"/>
    <w:rsid w:val="00B7426F"/>
    <w:rsid w:val="00B7782F"/>
    <w:rsid w:val="00B80791"/>
    <w:rsid w:val="00B86B75"/>
    <w:rsid w:val="00B95BD1"/>
    <w:rsid w:val="00BA6D5A"/>
    <w:rsid w:val="00BA7B1F"/>
    <w:rsid w:val="00BB7F60"/>
    <w:rsid w:val="00BC150B"/>
    <w:rsid w:val="00BC48D5"/>
    <w:rsid w:val="00BF1D23"/>
    <w:rsid w:val="00BF6529"/>
    <w:rsid w:val="00C07604"/>
    <w:rsid w:val="00C1681A"/>
    <w:rsid w:val="00C36279"/>
    <w:rsid w:val="00C569F1"/>
    <w:rsid w:val="00C61157"/>
    <w:rsid w:val="00C9087C"/>
    <w:rsid w:val="00C933AF"/>
    <w:rsid w:val="00C96278"/>
    <w:rsid w:val="00CA3C6E"/>
    <w:rsid w:val="00CB0A55"/>
    <w:rsid w:val="00CB26AB"/>
    <w:rsid w:val="00CE1D0B"/>
    <w:rsid w:val="00CE6157"/>
    <w:rsid w:val="00D0130F"/>
    <w:rsid w:val="00D12235"/>
    <w:rsid w:val="00D1349A"/>
    <w:rsid w:val="00D13A2B"/>
    <w:rsid w:val="00D15C67"/>
    <w:rsid w:val="00D33698"/>
    <w:rsid w:val="00D343B3"/>
    <w:rsid w:val="00D35F4C"/>
    <w:rsid w:val="00D405F1"/>
    <w:rsid w:val="00D55BC5"/>
    <w:rsid w:val="00D55E82"/>
    <w:rsid w:val="00D625EA"/>
    <w:rsid w:val="00D81B3F"/>
    <w:rsid w:val="00D96F55"/>
    <w:rsid w:val="00DB1172"/>
    <w:rsid w:val="00DB1315"/>
    <w:rsid w:val="00DB22E4"/>
    <w:rsid w:val="00DB2308"/>
    <w:rsid w:val="00DF18D9"/>
    <w:rsid w:val="00DF76E8"/>
    <w:rsid w:val="00E151FE"/>
    <w:rsid w:val="00E27CB3"/>
    <w:rsid w:val="00E315A3"/>
    <w:rsid w:val="00E32BF1"/>
    <w:rsid w:val="00E334A6"/>
    <w:rsid w:val="00E403E7"/>
    <w:rsid w:val="00E4217F"/>
    <w:rsid w:val="00E42D35"/>
    <w:rsid w:val="00E53394"/>
    <w:rsid w:val="00E54993"/>
    <w:rsid w:val="00E61BCE"/>
    <w:rsid w:val="00E74355"/>
    <w:rsid w:val="00E763B6"/>
    <w:rsid w:val="00E81E24"/>
    <w:rsid w:val="00E9578E"/>
    <w:rsid w:val="00EB46E8"/>
    <w:rsid w:val="00EB4966"/>
    <w:rsid w:val="00ED228F"/>
    <w:rsid w:val="00EE089D"/>
    <w:rsid w:val="00EF3C36"/>
    <w:rsid w:val="00F12740"/>
    <w:rsid w:val="00F275C8"/>
    <w:rsid w:val="00F279D4"/>
    <w:rsid w:val="00F35581"/>
    <w:rsid w:val="00F47C3F"/>
    <w:rsid w:val="00F522BF"/>
    <w:rsid w:val="00F52D46"/>
    <w:rsid w:val="00F852A4"/>
    <w:rsid w:val="00F87944"/>
    <w:rsid w:val="00FA0D1A"/>
    <w:rsid w:val="00FA2E2C"/>
    <w:rsid w:val="00FB46B8"/>
    <w:rsid w:val="00FB6D90"/>
    <w:rsid w:val="00FC69AA"/>
    <w:rsid w:val="00FD28D0"/>
    <w:rsid w:val="00FD7DAE"/>
    <w:rsid w:val="00FD7E2F"/>
    <w:rsid w:val="00FE306F"/>
    <w:rsid w:val="00FE4F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1980A"/>
  <w15:docId w15:val="{7C77D135-4C39-4996-8130-05A851FB4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A"/>
    <w:pPr>
      <w:spacing w:after="0" w:line="480" w:lineRule="auto"/>
      <w:contextualSpacing/>
    </w:pPr>
    <w:rPr>
      <w:rFonts w:ascii="Times New Roman" w:hAnsi="Times New Roman"/>
      <w:sz w:val="22"/>
    </w:rPr>
  </w:style>
  <w:style w:type="paragraph" w:styleId="Heading1">
    <w:name w:val="heading 1"/>
    <w:basedOn w:val="Normal"/>
    <w:next w:val="Normal"/>
    <w:link w:val="Heading1Char"/>
    <w:uiPriority w:val="9"/>
    <w:qFormat/>
    <w:rsid w:val="00AC61D4"/>
    <w:pPr>
      <w:keepNext/>
      <w:keepLines/>
      <w:spacing w:before="360" w:after="100" w:afterAutospacing="1"/>
      <w:jc w:val="center"/>
      <w:outlineLvl w:val="0"/>
    </w:pPr>
    <w:rPr>
      <w:rFonts w:eastAsiaTheme="majorEastAsia" w:cstheme="majorBidi"/>
      <w:b/>
      <w:bCs/>
      <w:smallCaps/>
      <w:sz w:val="28"/>
      <w:szCs w:val="32"/>
    </w:rPr>
  </w:style>
  <w:style w:type="paragraph" w:styleId="Heading2">
    <w:name w:val="heading 2"/>
    <w:basedOn w:val="Normal"/>
    <w:next w:val="Normal"/>
    <w:link w:val="Heading2Char"/>
    <w:uiPriority w:val="9"/>
    <w:unhideWhenUsed/>
    <w:qFormat/>
    <w:rsid w:val="00AC61D4"/>
    <w:pPr>
      <w:keepNext/>
      <w:keepLines/>
      <w:spacing w:before="200" w:after="100" w:afterAutospacing="1"/>
      <w:jc w:val="center"/>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64195A"/>
    <w:pPr>
      <w:keepNext/>
      <w:keepLines/>
      <w:spacing w:before="200" w:after="120"/>
      <w:jc w:val="center"/>
      <w:outlineLvl w:val="2"/>
    </w:pPr>
    <w:rPr>
      <w:rFonts w:eastAsiaTheme="majorEastAsia" w:cstheme="majorBidi"/>
      <w:b/>
      <w:bCs/>
      <w:i/>
      <w:szCs w:val="28"/>
    </w:rPr>
  </w:style>
  <w:style w:type="paragraph" w:styleId="Heading4">
    <w:name w:val="heading 4"/>
    <w:basedOn w:val="Normal"/>
    <w:next w:val="BodyText"/>
    <w:link w:val="Heading4Char"/>
    <w:uiPriority w:val="9"/>
    <w:unhideWhenUsed/>
    <w:qFormat/>
    <w:rsid w:val="002A312E"/>
    <w:pPr>
      <w:keepNext/>
      <w:keepLines/>
      <w:spacing w:before="200"/>
      <w:outlineLvl w:val="3"/>
    </w:pPr>
    <w:rPr>
      <w:rFonts w:eastAsiaTheme="majorEastAsia" w:cstheme="majorBidi"/>
      <w:bCs/>
    </w:rPr>
  </w:style>
  <w:style w:type="paragraph" w:styleId="Heading5">
    <w:name w:val="heading 5"/>
    <w:basedOn w:val="Normal"/>
    <w:next w:val="BodyText"/>
    <w:link w:val="Heading5Char"/>
    <w:uiPriority w:val="9"/>
    <w:unhideWhenUsed/>
    <w:qFormat/>
    <w:rsid w:val="009F6D9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link w:val="Heading6Char"/>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uiPriority w:val="9"/>
    <w:semiHidden/>
    <w:unhideWhenUsed/>
    <w:qFormat/>
    <w:rsid w:val="00136C00"/>
    <w:pPr>
      <w:spacing w:after="160" w:line="259" w:lineRule="auto"/>
      <w:contextualSpacing w:val="0"/>
      <w:outlineLvl w:val="6"/>
    </w:pPr>
    <w:rPr>
      <w:rFonts w:asciiTheme="majorHAnsi" w:eastAsiaTheme="majorEastAsia" w:hAnsiTheme="majorHAnsi" w:cstheme="majorBidi"/>
      <w:i/>
      <w:iCs/>
      <w:szCs w:val="22"/>
    </w:rPr>
  </w:style>
  <w:style w:type="paragraph" w:styleId="Heading8">
    <w:name w:val="heading 8"/>
    <w:basedOn w:val="Normal"/>
    <w:next w:val="Normal"/>
    <w:link w:val="Heading8Char"/>
    <w:uiPriority w:val="9"/>
    <w:semiHidden/>
    <w:unhideWhenUsed/>
    <w:qFormat/>
    <w:rsid w:val="00136C00"/>
    <w:pPr>
      <w:spacing w:line="240" w:lineRule="auto"/>
      <w:contextualSpacing w:val="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36C00"/>
    <w:pPr>
      <w:spacing w:line="240" w:lineRule="auto"/>
      <w:contextualSpacing w:val="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Normal"/>
    <w:link w:val="CompactChar"/>
    <w:qFormat/>
    <w:rsid w:val="00370A14"/>
    <w:pPr>
      <w:spacing w:before="36" w:after="36" w:line="240" w:lineRule="auto"/>
    </w:pPr>
  </w:style>
  <w:style w:type="paragraph" w:styleId="Title">
    <w:name w:val="Title"/>
    <w:basedOn w:val="Normal"/>
    <w:next w:val="BodyText"/>
    <w:link w:val="TitleChar"/>
    <w:uiPriority w:val="10"/>
    <w:qFormat/>
    <w:rsid w:val="004500E1"/>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rsid w:val="004500E1"/>
    <w:pPr>
      <w:keepNext/>
      <w:keepLines/>
      <w:spacing w:line="480" w:lineRule="auto"/>
      <w:jc w:val="center"/>
    </w:pPr>
    <w:rPr>
      <w:rFonts w:ascii="Times New Roman" w:hAnsi="Times New Roman"/>
      <w:sz w:val="22"/>
    </w:rPr>
  </w:style>
  <w:style w:type="paragraph" w:styleId="Date">
    <w:name w:val="Date"/>
    <w:next w:val="BodyText"/>
    <w:link w:val="DateChar"/>
    <w:qFormat/>
    <w:rsid w:val="004500E1"/>
    <w:pPr>
      <w:keepNext/>
      <w:keepLines/>
      <w:spacing w:line="480" w:lineRule="auto"/>
      <w:jc w:val="center"/>
    </w:pPr>
    <w:rPr>
      <w:rFonts w:ascii="Times New Roman" w:hAnsi="Times New Roman"/>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1"/>
    <w:uiPriority w:val="9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uiPriority w:val="99"/>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uiPriority w:val="99"/>
    <w:rsid w:val="00C43498"/>
    <w:rPr>
      <w:rFonts w:ascii="Tahoma" w:hAnsi="Tahoma" w:cs="Tahoma"/>
      <w:sz w:val="16"/>
      <w:szCs w:val="16"/>
    </w:rPr>
  </w:style>
  <w:style w:type="character" w:customStyle="1" w:styleId="BalloonTextChar">
    <w:name w:val="Balloon Text Char"/>
    <w:basedOn w:val="DefaultParagraphFont"/>
    <w:link w:val="BalloonText"/>
    <w:uiPriority w:val="99"/>
    <w:rsid w:val="00C43498"/>
    <w:rPr>
      <w:rFonts w:ascii="Tahoma" w:hAnsi="Tahoma" w:cs="Tahoma"/>
      <w:sz w:val="16"/>
      <w:szCs w:val="16"/>
    </w:rPr>
  </w:style>
  <w:style w:type="character" w:customStyle="1" w:styleId="Heading1Char">
    <w:name w:val="Heading 1 Char"/>
    <w:basedOn w:val="DefaultParagraphFont"/>
    <w:link w:val="Heading1"/>
    <w:uiPriority w:val="9"/>
    <w:rsid w:val="00AC61D4"/>
    <w:rPr>
      <w:rFonts w:ascii="Times New Roman" w:eastAsiaTheme="majorEastAsia" w:hAnsi="Times New Roman" w:cstheme="majorBidi"/>
      <w:b/>
      <w:bCs/>
      <w:smallCaps/>
      <w:sz w:val="28"/>
      <w:szCs w:val="32"/>
    </w:rPr>
  </w:style>
  <w:style w:type="character" w:customStyle="1" w:styleId="Heading2Char">
    <w:name w:val="Heading 2 Char"/>
    <w:basedOn w:val="DefaultParagraphFont"/>
    <w:link w:val="Heading2"/>
    <w:uiPriority w:val="9"/>
    <w:rsid w:val="00AC61D4"/>
    <w:rPr>
      <w:rFonts w:ascii="Times New Roman" w:eastAsiaTheme="majorEastAsia" w:hAnsi="Times New Roman" w:cstheme="majorBidi"/>
      <w:b/>
      <w:bCs/>
      <w:sz w:val="22"/>
      <w:szCs w:val="32"/>
    </w:rPr>
  </w:style>
  <w:style w:type="character" w:customStyle="1" w:styleId="Heading3Char">
    <w:name w:val="Heading 3 Char"/>
    <w:basedOn w:val="DefaultParagraphFont"/>
    <w:link w:val="Heading3"/>
    <w:uiPriority w:val="9"/>
    <w:rsid w:val="0064195A"/>
    <w:rPr>
      <w:rFonts w:ascii="Times New Roman" w:eastAsiaTheme="majorEastAsia" w:hAnsi="Times New Roman" w:cstheme="majorBidi"/>
      <w:b/>
      <w:bCs/>
      <w:i/>
      <w:sz w:val="22"/>
      <w:szCs w:val="28"/>
    </w:rPr>
  </w:style>
  <w:style w:type="character" w:customStyle="1" w:styleId="CompactChar">
    <w:name w:val="Compact Char"/>
    <w:basedOn w:val="DefaultParagraphFont"/>
    <w:link w:val="Compact"/>
    <w:rsid w:val="00370A14"/>
    <w:rPr>
      <w:rFonts w:ascii="Times New Roman" w:hAnsi="Times New Roman"/>
      <w:sz w:val="22"/>
    </w:rPr>
  </w:style>
  <w:style w:type="character" w:customStyle="1" w:styleId="BodyTextChar">
    <w:name w:val="Body Text Char"/>
    <w:basedOn w:val="DefaultParagraphFont"/>
    <w:link w:val="BodyText"/>
    <w:rsid w:val="002A312E"/>
    <w:rPr>
      <w:rFonts w:ascii="Times New Roman" w:hAnsi="Times New Roman"/>
      <w:sz w:val="22"/>
    </w:rPr>
  </w:style>
  <w:style w:type="paragraph" w:customStyle="1" w:styleId="Default">
    <w:name w:val="Default"/>
    <w:rsid w:val="00133872"/>
    <w:pPr>
      <w:autoSpaceDE w:val="0"/>
      <w:autoSpaceDN w:val="0"/>
      <w:adjustRightInd w:val="0"/>
      <w:spacing w:after="0"/>
    </w:pPr>
    <w:rPr>
      <w:rFonts w:ascii="Arial" w:hAnsi="Arial" w:cs="Arial"/>
      <w:color w:val="000000"/>
    </w:rPr>
  </w:style>
  <w:style w:type="paragraph" w:styleId="Footer">
    <w:name w:val="footer"/>
    <w:basedOn w:val="Normal"/>
    <w:link w:val="FooterChar"/>
    <w:uiPriority w:val="99"/>
    <w:unhideWhenUsed/>
    <w:rsid w:val="00133872"/>
    <w:pPr>
      <w:tabs>
        <w:tab w:val="center" w:pos="4680"/>
        <w:tab w:val="right" w:pos="9360"/>
      </w:tabs>
      <w:spacing w:line="240" w:lineRule="auto"/>
    </w:pPr>
  </w:style>
  <w:style w:type="character" w:customStyle="1" w:styleId="FooterChar">
    <w:name w:val="Footer Char"/>
    <w:basedOn w:val="DefaultParagraphFont"/>
    <w:link w:val="Footer"/>
    <w:uiPriority w:val="99"/>
    <w:rsid w:val="00133872"/>
    <w:rPr>
      <w:rFonts w:ascii="Times New Roman" w:hAnsi="Times New Roman"/>
      <w:sz w:val="22"/>
    </w:rPr>
  </w:style>
  <w:style w:type="paragraph" w:customStyle="1" w:styleId="Pa01">
    <w:name w:val="Pa0+1"/>
    <w:basedOn w:val="Default"/>
    <w:next w:val="Default"/>
    <w:uiPriority w:val="99"/>
    <w:rsid w:val="00133872"/>
    <w:pPr>
      <w:spacing w:line="241" w:lineRule="atLeast"/>
    </w:pPr>
    <w:rPr>
      <w:color w:val="auto"/>
    </w:rPr>
  </w:style>
  <w:style w:type="character" w:customStyle="1" w:styleId="A41">
    <w:name w:val="A4+1"/>
    <w:uiPriority w:val="99"/>
    <w:rsid w:val="00133872"/>
    <w:rPr>
      <w:color w:val="211D1E"/>
      <w:sz w:val="12"/>
      <w:szCs w:val="12"/>
    </w:rPr>
  </w:style>
  <w:style w:type="paragraph" w:styleId="TOC1">
    <w:name w:val="toc 1"/>
    <w:basedOn w:val="Normal"/>
    <w:next w:val="Normal"/>
    <w:autoRedefine/>
    <w:uiPriority w:val="39"/>
    <w:unhideWhenUsed/>
    <w:rsid w:val="008A45AF"/>
    <w:pPr>
      <w:tabs>
        <w:tab w:val="right" w:leader="dot" w:pos="9350"/>
      </w:tabs>
      <w:spacing w:line="240" w:lineRule="auto"/>
    </w:pPr>
  </w:style>
  <w:style w:type="paragraph" w:styleId="TOC2">
    <w:name w:val="toc 2"/>
    <w:basedOn w:val="Normal"/>
    <w:next w:val="Normal"/>
    <w:autoRedefine/>
    <w:uiPriority w:val="39"/>
    <w:unhideWhenUsed/>
    <w:rsid w:val="008A45AF"/>
    <w:pPr>
      <w:tabs>
        <w:tab w:val="right" w:leader="dot" w:pos="9350"/>
      </w:tabs>
      <w:spacing w:line="240" w:lineRule="auto"/>
      <w:ind w:left="216"/>
    </w:pPr>
  </w:style>
  <w:style w:type="paragraph" w:styleId="TOC3">
    <w:name w:val="toc 3"/>
    <w:basedOn w:val="Normal"/>
    <w:next w:val="Normal"/>
    <w:autoRedefine/>
    <w:uiPriority w:val="39"/>
    <w:unhideWhenUsed/>
    <w:rsid w:val="002F40C2"/>
    <w:pPr>
      <w:spacing w:after="100"/>
      <w:ind w:left="440"/>
    </w:pPr>
  </w:style>
  <w:style w:type="character" w:styleId="CommentReference">
    <w:name w:val="annotation reference"/>
    <w:basedOn w:val="DefaultParagraphFont"/>
    <w:uiPriority w:val="99"/>
    <w:semiHidden/>
    <w:unhideWhenUsed/>
    <w:rsid w:val="006D6E1A"/>
    <w:rPr>
      <w:sz w:val="16"/>
      <w:szCs w:val="16"/>
    </w:rPr>
  </w:style>
  <w:style w:type="paragraph" w:styleId="CommentText">
    <w:name w:val="annotation text"/>
    <w:basedOn w:val="Normal"/>
    <w:link w:val="CommentTextChar"/>
    <w:uiPriority w:val="99"/>
    <w:unhideWhenUsed/>
    <w:rsid w:val="006D6E1A"/>
    <w:pPr>
      <w:spacing w:line="240" w:lineRule="auto"/>
    </w:pPr>
    <w:rPr>
      <w:sz w:val="20"/>
      <w:szCs w:val="20"/>
    </w:rPr>
  </w:style>
  <w:style w:type="character" w:customStyle="1" w:styleId="CommentTextChar">
    <w:name w:val="Comment Text Char"/>
    <w:basedOn w:val="DefaultParagraphFont"/>
    <w:link w:val="CommentText"/>
    <w:uiPriority w:val="99"/>
    <w:rsid w:val="006D6E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D6E1A"/>
    <w:rPr>
      <w:b/>
      <w:bCs/>
    </w:rPr>
  </w:style>
  <w:style w:type="character" w:customStyle="1" w:styleId="CommentSubjectChar">
    <w:name w:val="Comment Subject Char"/>
    <w:basedOn w:val="CommentTextChar"/>
    <w:link w:val="CommentSubject"/>
    <w:uiPriority w:val="99"/>
    <w:semiHidden/>
    <w:rsid w:val="006D6E1A"/>
    <w:rPr>
      <w:rFonts w:ascii="Times New Roman" w:hAnsi="Times New Roman"/>
      <w:b/>
      <w:bCs/>
      <w:sz w:val="20"/>
      <w:szCs w:val="20"/>
    </w:rPr>
  </w:style>
  <w:style w:type="character" w:customStyle="1" w:styleId="Heading7Char">
    <w:name w:val="Heading 7 Char"/>
    <w:basedOn w:val="DefaultParagraphFont"/>
    <w:link w:val="Heading7"/>
    <w:uiPriority w:val="9"/>
    <w:semiHidden/>
    <w:rsid w:val="00136C00"/>
    <w:rPr>
      <w:rFonts w:asciiTheme="majorHAnsi" w:eastAsiaTheme="majorEastAsia" w:hAnsiTheme="majorHAnsi" w:cstheme="majorBidi"/>
      <w:i/>
      <w:iCs/>
      <w:sz w:val="22"/>
      <w:szCs w:val="22"/>
    </w:rPr>
  </w:style>
  <w:style w:type="character" w:customStyle="1" w:styleId="Heading8Char">
    <w:name w:val="Heading 8 Char"/>
    <w:basedOn w:val="DefaultParagraphFont"/>
    <w:link w:val="Heading8"/>
    <w:uiPriority w:val="9"/>
    <w:semiHidden/>
    <w:rsid w:val="00136C0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36C00"/>
    <w:rPr>
      <w:rFonts w:asciiTheme="majorHAnsi" w:eastAsiaTheme="majorEastAsia" w:hAnsiTheme="majorHAnsi" w:cstheme="majorBidi"/>
      <w:i/>
      <w:iCs/>
      <w:spacing w:val="5"/>
      <w:sz w:val="20"/>
      <w:szCs w:val="20"/>
    </w:rPr>
  </w:style>
  <w:style w:type="character" w:customStyle="1" w:styleId="Heading4Char">
    <w:name w:val="Heading 4 Char"/>
    <w:basedOn w:val="DefaultParagraphFont"/>
    <w:link w:val="Heading4"/>
    <w:uiPriority w:val="9"/>
    <w:rsid w:val="00136C00"/>
    <w:rPr>
      <w:rFonts w:ascii="Times New Roman" w:eastAsiaTheme="majorEastAsia" w:hAnsi="Times New Roman" w:cstheme="majorBidi"/>
      <w:bCs/>
      <w:sz w:val="22"/>
    </w:rPr>
  </w:style>
  <w:style w:type="character" w:customStyle="1" w:styleId="Heading5Char">
    <w:name w:val="Heading 5 Char"/>
    <w:basedOn w:val="DefaultParagraphFont"/>
    <w:link w:val="Heading5"/>
    <w:uiPriority w:val="9"/>
    <w:rsid w:val="00136C00"/>
    <w:rPr>
      <w:rFonts w:asciiTheme="majorHAnsi" w:eastAsiaTheme="majorEastAsia" w:hAnsiTheme="majorHAnsi" w:cstheme="majorBidi"/>
      <w:i/>
      <w:iCs/>
      <w:color w:val="FFFFFF" w:themeColor="background1"/>
      <w:sz w:val="16"/>
    </w:rPr>
  </w:style>
  <w:style w:type="character" w:customStyle="1" w:styleId="Heading6Char">
    <w:name w:val="Heading 6 Char"/>
    <w:basedOn w:val="DefaultParagraphFont"/>
    <w:link w:val="Heading6"/>
    <w:uiPriority w:val="9"/>
    <w:rsid w:val="00136C00"/>
    <w:rPr>
      <w:rFonts w:asciiTheme="majorHAnsi" w:eastAsiaTheme="majorEastAsia" w:hAnsiTheme="majorHAnsi" w:cstheme="majorBidi"/>
      <w:color w:val="4F81BD" w:themeColor="accent1"/>
      <w:sz w:val="22"/>
    </w:rPr>
  </w:style>
  <w:style w:type="character" w:customStyle="1" w:styleId="TitleChar">
    <w:name w:val="Title Char"/>
    <w:basedOn w:val="DefaultParagraphFont"/>
    <w:link w:val="Title"/>
    <w:uiPriority w:val="10"/>
    <w:rsid w:val="00136C00"/>
    <w:rPr>
      <w:rFonts w:ascii="Times New Roman" w:eastAsiaTheme="majorEastAsia" w:hAnsi="Times New Roman" w:cstheme="majorBidi"/>
      <w:b/>
      <w:bCs/>
      <w:smallCaps/>
      <w:sz w:val="28"/>
      <w:szCs w:val="36"/>
    </w:rPr>
  </w:style>
  <w:style w:type="paragraph" w:styleId="ListParagraph">
    <w:name w:val="List Paragraph"/>
    <w:basedOn w:val="Normal"/>
    <w:uiPriority w:val="34"/>
    <w:qFormat/>
    <w:rsid w:val="00136C00"/>
    <w:pPr>
      <w:spacing w:after="160" w:line="259" w:lineRule="auto"/>
      <w:ind w:left="720"/>
    </w:pPr>
    <w:rPr>
      <w:sz w:val="24"/>
      <w:szCs w:val="22"/>
    </w:rPr>
  </w:style>
  <w:style w:type="character" w:customStyle="1" w:styleId="FootnoteTextChar">
    <w:name w:val="Footnote Text Char"/>
    <w:basedOn w:val="DefaultParagraphFont"/>
    <w:link w:val="FootnoteText1"/>
    <w:uiPriority w:val="99"/>
    <w:locked/>
    <w:rsid w:val="00136C00"/>
    <w:rPr>
      <w:sz w:val="20"/>
      <w:szCs w:val="20"/>
    </w:rPr>
  </w:style>
  <w:style w:type="paragraph" w:customStyle="1" w:styleId="FootnoteText1">
    <w:name w:val="Footnote Text1"/>
    <w:basedOn w:val="Normal"/>
    <w:next w:val="FootnoteText"/>
    <w:link w:val="FootnoteTextChar"/>
    <w:uiPriority w:val="99"/>
    <w:rsid w:val="00136C00"/>
    <w:pPr>
      <w:widowControl w:val="0"/>
      <w:spacing w:after="160" w:line="259" w:lineRule="auto"/>
      <w:contextualSpacing w:val="0"/>
    </w:pPr>
    <w:rPr>
      <w:rFonts w:asciiTheme="minorHAnsi" w:hAnsiTheme="minorHAnsi"/>
      <w:sz w:val="20"/>
      <w:szCs w:val="20"/>
    </w:rPr>
  </w:style>
  <w:style w:type="table" w:customStyle="1" w:styleId="TableGrid1">
    <w:name w:val="Table Grid1"/>
    <w:basedOn w:val="TableNormal"/>
    <w:uiPriority w:val="39"/>
    <w:rsid w:val="00136C00"/>
    <w:pPr>
      <w:spacing w:after="0"/>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1">
    <w:name w:val="Footnote Text Char1"/>
    <w:basedOn w:val="DefaultParagraphFont"/>
    <w:link w:val="FootnoteText"/>
    <w:uiPriority w:val="99"/>
    <w:rsid w:val="00136C00"/>
    <w:rPr>
      <w:rFonts w:ascii="Times New Roman" w:hAnsi="Times New Roman"/>
      <w:sz w:val="22"/>
    </w:rPr>
  </w:style>
  <w:style w:type="paragraph" w:styleId="Header">
    <w:name w:val="header"/>
    <w:basedOn w:val="Normal"/>
    <w:link w:val="HeaderChar"/>
    <w:uiPriority w:val="99"/>
    <w:unhideWhenUsed/>
    <w:rsid w:val="00136C00"/>
    <w:pPr>
      <w:tabs>
        <w:tab w:val="center" w:pos="4680"/>
        <w:tab w:val="right" w:pos="9360"/>
      </w:tabs>
      <w:spacing w:after="160" w:line="259" w:lineRule="auto"/>
      <w:contextualSpacing w:val="0"/>
    </w:pPr>
    <w:rPr>
      <w:sz w:val="24"/>
      <w:szCs w:val="22"/>
    </w:rPr>
  </w:style>
  <w:style w:type="character" w:customStyle="1" w:styleId="HeaderChar">
    <w:name w:val="Header Char"/>
    <w:basedOn w:val="DefaultParagraphFont"/>
    <w:link w:val="Header"/>
    <w:uiPriority w:val="99"/>
    <w:rsid w:val="00136C00"/>
    <w:rPr>
      <w:rFonts w:ascii="Times New Roman" w:hAnsi="Times New Roman"/>
      <w:szCs w:val="22"/>
    </w:rPr>
  </w:style>
  <w:style w:type="numbering" w:customStyle="1" w:styleId="NoList1">
    <w:name w:val="No List1"/>
    <w:next w:val="NoList"/>
    <w:uiPriority w:val="99"/>
    <w:semiHidden/>
    <w:unhideWhenUsed/>
    <w:rsid w:val="00136C00"/>
  </w:style>
  <w:style w:type="paragraph" w:customStyle="1" w:styleId="msonormal0">
    <w:name w:val="msonormal"/>
    <w:basedOn w:val="Normal"/>
    <w:rsid w:val="00136C00"/>
    <w:pPr>
      <w:spacing w:before="100" w:beforeAutospacing="1" w:after="100" w:afterAutospacing="1" w:line="259" w:lineRule="auto"/>
      <w:contextualSpacing w:val="0"/>
    </w:pPr>
    <w:rPr>
      <w:rFonts w:eastAsia="Times New Roman" w:cs="Times New Roman"/>
      <w:sz w:val="24"/>
    </w:rPr>
  </w:style>
  <w:style w:type="paragraph" w:styleId="NormalWeb">
    <w:name w:val="Normal (Web)"/>
    <w:basedOn w:val="Normal"/>
    <w:uiPriority w:val="99"/>
    <w:unhideWhenUsed/>
    <w:rsid w:val="00136C00"/>
    <w:pPr>
      <w:spacing w:before="100" w:beforeAutospacing="1" w:after="100" w:afterAutospacing="1" w:line="259" w:lineRule="auto"/>
      <w:contextualSpacing w:val="0"/>
    </w:pPr>
    <w:rPr>
      <w:rFonts w:eastAsia="Times New Roman" w:cs="Times New Roman"/>
      <w:sz w:val="24"/>
    </w:rPr>
  </w:style>
  <w:style w:type="character" w:customStyle="1" w:styleId="apple-converted-space">
    <w:name w:val="apple-converted-space"/>
    <w:basedOn w:val="DefaultParagraphFont"/>
    <w:rsid w:val="00136C00"/>
  </w:style>
  <w:style w:type="character" w:styleId="Emphasis">
    <w:name w:val="Emphasis"/>
    <w:basedOn w:val="DefaultParagraphFont"/>
    <w:uiPriority w:val="20"/>
    <w:qFormat/>
    <w:rsid w:val="00136C00"/>
    <w:rPr>
      <w:i/>
      <w:iCs/>
    </w:rPr>
  </w:style>
  <w:style w:type="character" w:styleId="Strong">
    <w:name w:val="Strong"/>
    <w:basedOn w:val="DefaultParagraphFont"/>
    <w:uiPriority w:val="22"/>
    <w:qFormat/>
    <w:rsid w:val="00136C00"/>
    <w:rPr>
      <w:b/>
      <w:bCs/>
    </w:rPr>
  </w:style>
  <w:style w:type="paragraph" w:customStyle="1" w:styleId="TableParagraph">
    <w:name w:val="Table Paragraph"/>
    <w:basedOn w:val="Normal"/>
    <w:uiPriority w:val="1"/>
    <w:rsid w:val="00136C00"/>
    <w:pPr>
      <w:widowControl w:val="0"/>
      <w:spacing w:after="160" w:line="259" w:lineRule="auto"/>
      <w:contextualSpacing w:val="0"/>
    </w:pPr>
    <w:rPr>
      <w:rFonts w:asciiTheme="minorHAnsi" w:hAnsiTheme="minorHAnsi"/>
      <w:sz w:val="24"/>
      <w:szCs w:val="22"/>
    </w:rPr>
  </w:style>
  <w:style w:type="table" w:styleId="TableGrid">
    <w:name w:val="Table Grid"/>
    <w:basedOn w:val="TableNormal"/>
    <w:uiPriority w:val="39"/>
    <w:rsid w:val="00136C00"/>
    <w:pPr>
      <w:spacing w:after="0"/>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Char">
    <w:name w:val="Subtitle Char"/>
    <w:basedOn w:val="DefaultParagraphFont"/>
    <w:link w:val="Subtitle"/>
    <w:uiPriority w:val="11"/>
    <w:rsid w:val="00136C00"/>
    <w:rPr>
      <w:rFonts w:ascii="Times New Roman" w:eastAsiaTheme="majorEastAsia" w:hAnsi="Times New Roman" w:cstheme="majorBidi"/>
      <w:b/>
      <w:bCs/>
      <w:smallCaps/>
      <w:sz w:val="30"/>
      <w:szCs w:val="30"/>
    </w:rPr>
  </w:style>
  <w:style w:type="character" w:customStyle="1" w:styleId="DateChar">
    <w:name w:val="Date Char"/>
    <w:basedOn w:val="DefaultParagraphFont"/>
    <w:link w:val="Date"/>
    <w:rsid w:val="00136C00"/>
    <w:rPr>
      <w:rFonts w:ascii="Times New Roman" w:hAnsi="Times New Roman"/>
      <w:sz w:val="22"/>
    </w:rPr>
  </w:style>
  <w:style w:type="paragraph" w:styleId="TOC4">
    <w:name w:val="toc 4"/>
    <w:basedOn w:val="Normal"/>
    <w:next w:val="Normal"/>
    <w:autoRedefine/>
    <w:uiPriority w:val="39"/>
    <w:unhideWhenUsed/>
    <w:rsid w:val="00136C00"/>
    <w:pPr>
      <w:spacing w:after="100" w:line="259" w:lineRule="auto"/>
      <w:ind w:left="660"/>
      <w:contextualSpacing w:val="0"/>
    </w:pPr>
    <w:rPr>
      <w:rFonts w:asciiTheme="minorHAnsi" w:eastAsiaTheme="minorEastAsia" w:hAnsiTheme="minorHAnsi"/>
      <w:szCs w:val="22"/>
    </w:rPr>
  </w:style>
  <w:style w:type="paragraph" w:styleId="TOC5">
    <w:name w:val="toc 5"/>
    <w:basedOn w:val="Normal"/>
    <w:next w:val="Normal"/>
    <w:autoRedefine/>
    <w:uiPriority w:val="39"/>
    <w:unhideWhenUsed/>
    <w:rsid w:val="00136C00"/>
    <w:pPr>
      <w:spacing w:after="100" w:line="259" w:lineRule="auto"/>
      <w:ind w:left="880"/>
      <w:contextualSpacing w:val="0"/>
    </w:pPr>
    <w:rPr>
      <w:rFonts w:asciiTheme="minorHAnsi" w:eastAsiaTheme="minorEastAsia" w:hAnsiTheme="minorHAnsi"/>
      <w:szCs w:val="22"/>
    </w:rPr>
  </w:style>
  <w:style w:type="paragraph" w:styleId="TOC6">
    <w:name w:val="toc 6"/>
    <w:basedOn w:val="Normal"/>
    <w:next w:val="Normal"/>
    <w:autoRedefine/>
    <w:uiPriority w:val="39"/>
    <w:unhideWhenUsed/>
    <w:rsid w:val="00136C00"/>
    <w:pPr>
      <w:spacing w:after="100" w:line="259" w:lineRule="auto"/>
      <w:ind w:left="1100"/>
      <w:contextualSpacing w:val="0"/>
    </w:pPr>
    <w:rPr>
      <w:rFonts w:asciiTheme="minorHAnsi" w:eastAsiaTheme="minorEastAsia" w:hAnsiTheme="minorHAnsi"/>
      <w:szCs w:val="22"/>
    </w:rPr>
  </w:style>
  <w:style w:type="paragraph" w:styleId="TOC7">
    <w:name w:val="toc 7"/>
    <w:basedOn w:val="Normal"/>
    <w:next w:val="Normal"/>
    <w:autoRedefine/>
    <w:uiPriority w:val="39"/>
    <w:unhideWhenUsed/>
    <w:rsid w:val="00136C00"/>
    <w:pPr>
      <w:spacing w:after="100" w:line="259" w:lineRule="auto"/>
      <w:ind w:left="1320"/>
      <w:contextualSpacing w:val="0"/>
    </w:pPr>
    <w:rPr>
      <w:rFonts w:asciiTheme="minorHAnsi" w:eastAsiaTheme="minorEastAsia" w:hAnsiTheme="minorHAnsi"/>
      <w:szCs w:val="22"/>
    </w:rPr>
  </w:style>
  <w:style w:type="paragraph" w:styleId="TOC8">
    <w:name w:val="toc 8"/>
    <w:basedOn w:val="Normal"/>
    <w:next w:val="Normal"/>
    <w:autoRedefine/>
    <w:uiPriority w:val="39"/>
    <w:unhideWhenUsed/>
    <w:rsid w:val="00136C00"/>
    <w:pPr>
      <w:spacing w:after="100" w:line="259" w:lineRule="auto"/>
      <w:ind w:left="1540"/>
      <w:contextualSpacing w:val="0"/>
    </w:pPr>
    <w:rPr>
      <w:rFonts w:asciiTheme="minorHAnsi" w:eastAsiaTheme="minorEastAsia" w:hAnsiTheme="minorHAnsi"/>
      <w:szCs w:val="22"/>
    </w:rPr>
  </w:style>
  <w:style w:type="paragraph" w:styleId="TOC9">
    <w:name w:val="toc 9"/>
    <w:basedOn w:val="Normal"/>
    <w:next w:val="Normal"/>
    <w:autoRedefine/>
    <w:uiPriority w:val="39"/>
    <w:unhideWhenUsed/>
    <w:rsid w:val="00136C00"/>
    <w:pPr>
      <w:spacing w:after="100" w:line="259" w:lineRule="auto"/>
      <w:ind w:left="1760"/>
      <w:contextualSpacing w:val="0"/>
    </w:pPr>
    <w:rPr>
      <w:rFonts w:asciiTheme="minorHAnsi" w:eastAsiaTheme="minorEastAsia" w:hAnsiTheme="minorHAnsi"/>
      <w:szCs w:val="22"/>
    </w:rPr>
  </w:style>
  <w:style w:type="character" w:customStyle="1" w:styleId="UnresolvedMention1">
    <w:name w:val="Unresolved Mention1"/>
    <w:basedOn w:val="DefaultParagraphFont"/>
    <w:uiPriority w:val="99"/>
    <w:semiHidden/>
    <w:unhideWhenUsed/>
    <w:rsid w:val="00136C00"/>
    <w:rPr>
      <w:color w:val="808080"/>
      <w:shd w:val="clear" w:color="auto" w:fill="E6E6E6"/>
    </w:rPr>
  </w:style>
  <w:style w:type="paragraph" w:styleId="NoSpacing">
    <w:name w:val="No Spacing"/>
    <w:basedOn w:val="Normal"/>
    <w:link w:val="NoSpacingChar"/>
    <w:uiPriority w:val="1"/>
    <w:qFormat/>
    <w:rsid w:val="00136C00"/>
    <w:pPr>
      <w:spacing w:after="160" w:line="259" w:lineRule="auto"/>
      <w:contextualSpacing w:val="0"/>
    </w:pPr>
    <w:rPr>
      <w:rFonts w:asciiTheme="minorHAnsi" w:eastAsiaTheme="minorEastAsia" w:hAnsiTheme="minorHAnsi"/>
      <w:szCs w:val="22"/>
    </w:rPr>
  </w:style>
  <w:style w:type="paragraph" w:styleId="Quote">
    <w:name w:val="Quote"/>
    <w:basedOn w:val="Normal"/>
    <w:next w:val="Normal"/>
    <w:link w:val="QuoteChar"/>
    <w:uiPriority w:val="29"/>
    <w:qFormat/>
    <w:rsid w:val="00136C00"/>
    <w:pPr>
      <w:spacing w:before="200" w:after="160" w:line="259" w:lineRule="auto"/>
      <w:ind w:left="360" w:right="360"/>
      <w:contextualSpacing w:val="0"/>
    </w:pPr>
    <w:rPr>
      <w:rFonts w:asciiTheme="minorHAnsi" w:eastAsiaTheme="minorEastAsia" w:hAnsiTheme="minorHAnsi"/>
      <w:i/>
      <w:iCs/>
      <w:szCs w:val="22"/>
    </w:rPr>
  </w:style>
  <w:style w:type="character" w:customStyle="1" w:styleId="QuoteChar">
    <w:name w:val="Quote Char"/>
    <w:basedOn w:val="DefaultParagraphFont"/>
    <w:link w:val="Quote"/>
    <w:uiPriority w:val="29"/>
    <w:rsid w:val="00136C00"/>
    <w:rPr>
      <w:rFonts w:eastAsiaTheme="minorEastAsia"/>
      <w:i/>
      <w:iCs/>
      <w:sz w:val="22"/>
      <w:szCs w:val="22"/>
    </w:rPr>
  </w:style>
  <w:style w:type="paragraph" w:styleId="IntenseQuote">
    <w:name w:val="Intense Quote"/>
    <w:basedOn w:val="Normal"/>
    <w:next w:val="Normal"/>
    <w:link w:val="IntenseQuoteChar"/>
    <w:uiPriority w:val="30"/>
    <w:qFormat/>
    <w:rsid w:val="00136C00"/>
    <w:pPr>
      <w:pBdr>
        <w:bottom w:val="single" w:sz="4" w:space="1" w:color="auto"/>
      </w:pBdr>
      <w:spacing w:before="200" w:after="280" w:line="259" w:lineRule="auto"/>
      <w:ind w:left="1008" w:right="1152"/>
      <w:contextualSpacing w:val="0"/>
      <w:jc w:val="both"/>
    </w:pPr>
    <w:rPr>
      <w:rFonts w:asciiTheme="minorHAnsi" w:eastAsiaTheme="minorEastAsia" w:hAnsiTheme="minorHAnsi"/>
      <w:b/>
      <w:bCs/>
      <w:i/>
      <w:iCs/>
      <w:szCs w:val="22"/>
    </w:rPr>
  </w:style>
  <w:style w:type="character" w:customStyle="1" w:styleId="IntenseQuoteChar">
    <w:name w:val="Intense Quote Char"/>
    <w:basedOn w:val="DefaultParagraphFont"/>
    <w:link w:val="IntenseQuote"/>
    <w:uiPriority w:val="30"/>
    <w:rsid w:val="00136C00"/>
    <w:rPr>
      <w:rFonts w:eastAsiaTheme="minorEastAsia"/>
      <w:b/>
      <w:bCs/>
      <w:i/>
      <w:iCs/>
      <w:sz w:val="22"/>
      <w:szCs w:val="22"/>
    </w:rPr>
  </w:style>
  <w:style w:type="character" w:styleId="SubtleEmphasis">
    <w:name w:val="Subtle Emphasis"/>
    <w:uiPriority w:val="19"/>
    <w:qFormat/>
    <w:rsid w:val="00136C00"/>
    <w:rPr>
      <w:i/>
      <w:iCs/>
    </w:rPr>
  </w:style>
  <w:style w:type="character" w:styleId="IntenseEmphasis">
    <w:name w:val="Intense Emphasis"/>
    <w:uiPriority w:val="21"/>
    <w:qFormat/>
    <w:rsid w:val="00136C00"/>
    <w:rPr>
      <w:b/>
      <w:bCs/>
    </w:rPr>
  </w:style>
  <w:style w:type="character" w:styleId="SubtleReference">
    <w:name w:val="Subtle Reference"/>
    <w:uiPriority w:val="31"/>
    <w:qFormat/>
    <w:rsid w:val="00136C00"/>
    <w:rPr>
      <w:smallCaps/>
    </w:rPr>
  </w:style>
  <w:style w:type="character" w:styleId="IntenseReference">
    <w:name w:val="Intense Reference"/>
    <w:uiPriority w:val="32"/>
    <w:qFormat/>
    <w:rsid w:val="00136C00"/>
    <w:rPr>
      <w:smallCaps/>
      <w:spacing w:val="5"/>
      <w:u w:val="single"/>
    </w:rPr>
  </w:style>
  <w:style w:type="character" w:styleId="BookTitle">
    <w:name w:val="Book Title"/>
    <w:uiPriority w:val="33"/>
    <w:qFormat/>
    <w:rsid w:val="00136C00"/>
    <w:rPr>
      <w:i/>
      <w:iCs/>
      <w:smallCaps/>
      <w:spacing w:val="5"/>
    </w:rPr>
  </w:style>
  <w:style w:type="character" w:styleId="FollowedHyperlink">
    <w:name w:val="FollowedHyperlink"/>
    <w:basedOn w:val="DefaultParagraphFont"/>
    <w:semiHidden/>
    <w:unhideWhenUsed/>
    <w:rsid w:val="00136C00"/>
    <w:rPr>
      <w:color w:val="800080" w:themeColor="followedHyperlink"/>
      <w:u w:val="single"/>
    </w:rPr>
  </w:style>
  <w:style w:type="paragraph" w:styleId="Revision">
    <w:name w:val="Revision"/>
    <w:hidden/>
    <w:uiPriority w:val="99"/>
    <w:semiHidden/>
    <w:rsid w:val="00136C00"/>
    <w:pPr>
      <w:spacing w:after="0"/>
    </w:pPr>
    <w:rPr>
      <w:rFonts w:ascii="Times New Roman" w:eastAsiaTheme="minorEastAsia" w:hAnsi="Times New Roman" w:cs="Times New Roman"/>
    </w:rPr>
  </w:style>
  <w:style w:type="character" w:customStyle="1" w:styleId="NoSpacingChar">
    <w:name w:val="No Spacing Char"/>
    <w:basedOn w:val="DefaultParagraphFont"/>
    <w:link w:val="NoSpacing"/>
    <w:uiPriority w:val="1"/>
    <w:rsid w:val="00136C00"/>
    <w:rPr>
      <w:rFonts w:eastAsiaTheme="minorEastAsia"/>
      <w:sz w:val="22"/>
      <w:szCs w:val="22"/>
    </w:rPr>
  </w:style>
  <w:style w:type="table" w:styleId="PlainTable2">
    <w:name w:val="Plain Table 2"/>
    <w:basedOn w:val="TableNormal"/>
    <w:uiPriority w:val="42"/>
    <w:rsid w:val="00136C00"/>
    <w:pPr>
      <w:spacing w:after="0"/>
    </w:pPr>
    <w:rPr>
      <w:rFonts w:ascii="Times New Roman" w:eastAsia="Times New Roman" w:hAnsi="Times New Roman" w:cs="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
    <w:name w:val="List Table 2"/>
    <w:basedOn w:val="TableNormal"/>
    <w:uiPriority w:val="47"/>
    <w:rsid w:val="00136C00"/>
    <w:pPr>
      <w:spacing w:after="0"/>
    </w:pPr>
    <w:rPr>
      <w:rFonts w:ascii="Times New Roman" w:eastAsia="Times New Roman" w:hAnsi="Times New Roman" w:cs="Times New Roman"/>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semiHidden/>
    <w:unhideWhenUsed/>
    <w:rsid w:val="00136C00"/>
    <w:rPr>
      <w:color w:val="808080"/>
      <w:shd w:val="clear" w:color="auto" w:fill="E6E6E6"/>
    </w:rPr>
  </w:style>
  <w:style w:type="paragraph" w:customStyle="1" w:styleId="xl63">
    <w:name w:val="xl63"/>
    <w:basedOn w:val="Normal"/>
    <w:rsid w:val="00136C00"/>
    <w:pPr>
      <w:shd w:val="clear" w:color="000000" w:fill="FFFFFF"/>
      <w:spacing w:before="100" w:beforeAutospacing="1" w:after="100" w:afterAutospacing="1" w:line="240" w:lineRule="auto"/>
      <w:contextualSpacing w:val="0"/>
    </w:pPr>
    <w:rPr>
      <w:rFonts w:eastAsia="Times New Roman" w:cs="Times New Roman"/>
      <w:b/>
      <w:bCs/>
      <w:sz w:val="24"/>
    </w:rPr>
  </w:style>
  <w:style w:type="paragraph" w:customStyle="1" w:styleId="xl64">
    <w:name w:val="xl64"/>
    <w:basedOn w:val="Normal"/>
    <w:rsid w:val="00136C00"/>
    <w:pPr>
      <w:pBdr>
        <w:bottom w:val="single" w:sz="4" w:space="0" w:color="auto"/>
      </w:pBdr>
      <w:shd w:val="clear" w:color="000000" w:fill="FFFFFF"/>
      <w:spacing w:before="100" w:beforeAutospacing="1" w:after="100" w:afterAutospacing="1" w:line="240" w:lineRule="auto"/>
      <w:contextualSpacing w:val="0"/>
      <w:jc w:val="center"/>
      <w:textAlignment w:val="center"/>
    </w:pPr>
    <w:rPr>
      <w:rFonts w:eastAsia="Times New Roman" w:cs="Times New Roman"/>
      <w:b/>
      <w:bCs/>
      <w:sz w:val="24"/>
    </w:rPr>
  </w:style>
  <w:style w:type="paragraph" w:customStyle="1" w:styleId="xl65">
    <w:name w:val="xl65"/>
    <w:basedOn w:val="Normal"/>
    <w:rsid w:val="00136C00"/>
    <w:pPr>
      <w:spacing w:before="100" w:beforeAutospacing="1" w:after="100" w:afterAutospacing="1" w:line="240" w:lineRule="auto"/>
      <w:contextualSpacing w:val="0"/>
    </w:pPr>
    <w:rPr>
      <w:rFonts w:eastAsia="Times New Roman" w:cs="Times New Roman"/>
      <w:b/>
      <w:bCs/>
      <w:sz w:val="24"/>
    </w:rPr>
  </w:style>
  <w:style w:type="paragraph" w:customStyle="1" w:styleId="xl66">
    <w:name w:val="xl66"/>
    <w:basedOn w:val="Normal"/>
    <w:rsid w:val="00136C00"/>
    <w:pPr>
      <w:pBdr>
        <w:bottom w:val="single" w:sz="4" w:space="0" w:color="auto"/>
      </w:pBdr>
      <w:shd w:val="clear" w:color="000000" w:fill="FFFFFF"/>
      <w:spacing w:before="100" w:beforeAutospacing="1" w:after="100" w:afterAutospacing="1" w:line="240" w:lineRule="auto"/>
      <w:contextualSpacing w:val="0"/>
      <w:textAlignment w:val="center"/>
    </w:pPr>
    <w:rPr>
      <w:rFonts w:eastAsia="Times New Roman" w:cs="Times New Roman"/>
      <w:b/>
      <w:bCs/>
      <w:sz w:val="24"/>
    </w:rPr>
  </w:style>
  <w:style w:type="paragraph" w:customStyle="1" w:styleId="xl67">
    <w:name w:val="xl67"/>
    <w:basedOn w:val="Normal"/>
    <w:rsid w:val="00136C00"/>
    <w:pP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68">
    <w:name w:val="xl68"/>
    <w:basedOn w:val="Normal"/>
    <w:rsid w:val="00136C00"/>
    <w:pPr>
      <w:pBdr>
        <w:top w:val="single" w:sz="4" w:space="0" w:color="auto"/>
        <w:left w:val="single" w:sz="4" w:space="0" w:color="auto"/>
        <w:bottom w:val="single" w:sz="8" w:space="0" w:color="auto"/>
      </w:pBdr>
      <w:shd w:val="clear" w:color="000000" w:fill="FFFFFF"/>
      <w:spacing w:before="100" w:beforeAutospacing="1" w:after="100" w:afterAutospacing="1" w:line="240" w:lineRule="auto"/>
      <w:contextualSpacing w:val="0"/>
      <w:jc w:val="center"/>
      <w:textAlignment w:val="center"/>
    </w:pPr>
    <w:rPr>
      <w:rFonts w:eastAsia="Times New Roman" w:cs="Times New Roman"/>
      <w:sz w:val="24"/>
    </w:rPr>
  </w:style>
  <w:style w:type="paragraph" w:customStyle="1" w:styleId="xl69">
    <w:name w:val="xl69"/>
    <w:basedOn w:val="Normal"/>
    <w:rsid w:val="00136C00"/>
    <w:pPr>
      <w:pBdr>
        <w:top w:val="single" w:sz="4" w:space="0" w:color="auto"/>
        <w:bottom w:val="single" w:sz="8" w:space="0" w:color="auto"/>
        <w:right w:val="single" w:sz="4" w:space="0" w:color="auto"/>
      </w:pBdr>
      <w:shd w:val="clear" w:color="000000" w:fill="FFFFFF"/>
      <w:spacing w:before="100" w:beforeAutospacing="1" w:after="100" w:afterAutospacing="1" w:line="240" w:lineRule="auto"/>
      <w:contextualSpacing w:val="0"/>
      <w:jc w:val="center"/>
      <w:textAlignment w:val="center"/>
    </w:pPr>
    <w:rPr>
      <w:rFonts w:eastAsia="Times New Roman" w:cs="Times New Roman"/>
      <w:sz w:val="24"/>
    </w:rPr>
  </w:style>
  <w:style w:type="paragraph" w:customStyle="1" w:styleId="xl70">
    <w:name w:val="xl70"/>
    <w:basedOn w:val="Normal"/>
    <w:rsid w:val="00136C00"/>
    <w:pPr>
      <w:pBdr>
        <w:top w:val="single" w:sz="4" w:space="0" w:color="auto"/>
        <w:bottom w:val="single" w:sz="8" w:space="0" w:color="auto"/>
      </w:pBdr>
      <w:shd w:val="clear" w:color="000000" w:fill="FFFFFF"/>
      <w:spacing w:before="100" w:beforeAutospacing="1" w:after="100" w:afterAutospacing="1" w:line="240" w:lineRule="auto"/>
      <w:contextualSpacing w:val="0"/>
      <w:jc w:val="center"/>
      <w:textAlignment w:val="center"/>
    </w:pPr>
    <w:rPr>
      <w:rFonts w:eastAsia="Times New Roman" w:cs="Times New Roman"/>
      <w:sz w:val="24"/>
    </w:rPr>
  </w:style>
  <w:style w:type="paragraph" w:customStyle="1" w:styleId="xl71">
    <w:name w:val="xl71"/>
    <w:basedOn w:val="Normal"/>
    <w:rsid w:val="00136C00"/>
    <w:pPr>
      <w:pBdr>
        <w:top w:val="single" w:sz="4" w:space="0" w:color="auto"/>
        <w:bottom w:val="single" w:sz="8" w:space="0" w:color="auto"/>
      </w:pBdr>
      <w:shd w:val="clear" w:color="000000" w:fill="D9D9D9"/>
      <w:spacing w:before="100" w:beforeAutospacing="1" w:after="100" w:afterAutospacing="1" w:line="240" w:lineRule="auto"/>
      <w:contextualSpacing w:val="0"/>
      <w:jc w:val="center"/>
      <w:textAlignment w:val="center"/>
    </w:pPr>
    <w:rPr>
      <w:rFonts w:eastAsia="Times New Roman" w:cs="Times New Roman"/>
      <w:sz w:val="24"/>
    </w:rPr>
  </w:style>
  <w:style w:type="paragraph" w:customStyle="1" w:styleId="xl72">
    <w:name w:val="xl72"/>
    <w:basedOn w:val="Normal"/>
    <w:rsid w:val="00136C00"/>
    <w:pPr>
      <w:shd w:val="clear" w:color="000000" w:fill="FFFFFF"/>
      <w:spacing w:before="100" w:beforeAutospacing="1" w:after="100" w:afterAutospacing="1" w:line="240" w:lineRule="auto"/>
      <w:contextualSpacing w:val="0"/>
      <w:textAlignment w:val="top"/>
    </w:pPr>
    <w:rPr>
      <w:rFonts w:eastAsia="Times New Roman" w:cs="Times New Roman"/>
      <w:b/>
      <w:bCs/>
      <w:sz w:val="24"/>
    </w:rPr>
  </w:style>
  <w:style w:type="paragraph" w:customStyle="1" w:styleId="xl73">
    <w:name w:val="xl73"/>
    <w:basedOn w:val="Normal"/>
    <w:rsid w:val="00136C00"/>
    <w:pPr>
      <w:pBdr>
        <w:top w:val="single" w:sz="4" w:space="0" w:color="auto"/>
        <w:left w:val="single" w:sz="4" w:space="0" w:color="auto"/>
        <w:bottom w:val="single" w:sz="4" w:space="0" w:color="auto"/>
      </w:pBd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74">
    <w:name w:val="xl74"/>
    <w:basedOn w:val="Normal"/>
    <w:rsid w:val="00136C00"/>
    <w:pPr>
      <w:pBdr>
        <w:top w:val="single" w:sz="4" w:space="0" w:color="auto"/>
        <w:bottom w:val="single" w:sz="4" w:space="0" w:color="auto"/>
        <w:right w:val="single" w:sz="4" w:space="0" w:color="auto"/>
      </w:pBd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75">
    <w:name w:val="xl75"/>
    <w:basedOn w:val="Normal"/>
    <w:rsid w:val="00136C00"/>
    <w:pPr>
      <w:pBdr>
        <w:top w:val="single" w:sz="4" w:space="0" w:color="auto"/>
        <w:bottom w:val="single" w:sz="4" w:space="0" w:color="auto"/>
      </w:pBdr>
      <w:shd w:val="clear" w:color="000000" w:fill="D9D9D9"/>
      <w:spacing w:before="100" w:beforeAutospacing="1" w:after="100" w:afterAutospacing="1" w:line="240" w:lineRule="auto"/>
      <w:contextualSpacing w:val="0"/>
    </w:pPr>
    <w:rPr>
      <w:rFonts w:eastAsia="Times New Roman" w:cs="Times New Roman"/>
      <w:sz w:val="24"/>
    </w:rPr>
  </w:style>
  <w:style w:type="paragraph" w:customStyle="1" w:styleId="xl76">
    <w:name w:val="xl76"/>
    <w:basedOn w:val="Normal"/>
    <w:rsid w:val="00136C00"/>
    <w:pPr>
      <w:shd w:val="clear" w:color="000000" w:fill="D9D9D9"/>
      <w:spacing w:before="100" w:beforeAutospacing="1" w:after="100" w:afterAutospacing="1" w:line="240" w:lineRule="auto"/>
      <w:contextualSpacing w:val="0"/>
    </w:pPr>
    <w:rPr>
      <w:rFonts w:eastAsia="Times New Roman" w:cs="Times New Roman"/>
      <w:sz w:val="24"/>
    </w:rPr>
  </w:style>
  <w:style w:type="paragraph" w:customStyle="1" w:styleId="xl77">
    <w:name w:val="xl77"/>
    <w:basedOn w:val="Normal"/>
    <w:rsid w:val="00136C00"/>
    <w:pPr>
      <w:pBdr>
        <w:left w:val="single" w:sz="4" w:space="0" w:color="auto"/>
      </w:pBd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78">
    <w:name w:val="xl78"/>
    <w:basedOn w:val="Normal"/>
    <w:rsid w:val="00136C00"/>
    <w:pP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79">
    <w:name w:val="xl79"/>
    <w:basedOn w:val="Normal"/>
    <w:rsid w:val="00136C00"/>
    <w:pPr>
      <w:pBdr>
        <w:top w:val="single" w:sz="4" w:space="0" w:color="auto"/>
        <w:bottom w:val="single" w:sz="4" w:space="0" w:color="auto"/>
      </w:pBd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80">
    <w:name w:val="xl80"/>
    <w:basedOn w:val="Normal"/>
    <w:rsid w:val="00136C00"/>
    <w:pPr>
      <w:pBdr>
        <w:top w:val="single" w:sz="8" w:space="0" w:color="auto"/>
        <w:left w:val="single" w:sz="4" w:space="0" w:color="auto"/>
      </w:pBdr>
      <w:shd w:val="clear" w:color="000000" w:fill="FFFFFF"/>
      <w:spacing w:before="100" w:beforeAutospacing="1" w:after="100" w:afterAutospacing="1" w:line="240" w:lineRule="auto"/>
      <w:contextualSpacing w:val="0"/>
      <w:jc w:val="center"/>
    </w:pPr>
    <w:rPr>
      <w:rFonts w:eastAsia="Times New Roman" w:cs="Times New Roman"/>
      <w:b/>
      <w:bCs/>
      <w:sz w:val="24"/>
    </w:rPr>
  </w:style>
  <w:style w:type="paragraph" w:customStyle="1" w:styleId="xl81">
    <w:name w:val="xl81"/>
    <w:basedOn w:val="Normal"/>
    <w:rsid w:val="00136C00"/>
    <w:pPr>
      <w:spacing w:before="100" w:beforeAutospacing="1" w:after="100" w:afterAutospacing="1" w:line="240" w:lineRule="auto"/>
      <w:contextualSpacing w:val="0"/>
      <w:textAlignment w:val="top"/>
    </w:pPr>
    <w:rPr>
      <w:rFonts w:eastAsia="Times New Roman" w:cs="Times New Roman"/>
      <w:sz w:val="24"/>
    </w:rPr>
  </w:style>
  <w:style w:type="paragraph" w:customStyle="1" w:styleId="xl82">
    <w:name w:val="xl82"/>
    <w:basedOn w:val="Normal"/>
    <w:rsid w:val="00136C00"/>
    <w:pPr>
      <w:spacing w:before="100" w:beforeAutospacing="1" w:after="100" w:afterAutospacing="1" w:line="240" w:lineRule="auto"/>
      <w:contextualSpacing w:val="0"/>
      <w:jc w:val="center"/>
    </w:pPr>
    <w:rPr>
      <w:rFonts w:eastAsia="Times New Roman" w:cs="Times New Roman"/>
      <w:sz w:val="24"/>
    </w:rPr>
  </w:style>
  <w:style w:type="paragraph" w:customStyle="1" w:styleId="xl83">
    <w:name w:val="xl83"/>
    <w:basedOn w:val="Normal"/>
    <w:rsid w:val="00136C00"/>
    <w:pPr>
      <w:pBdr>
        <w:top w:val="single" w:sz="4" w:space="0" w:color="auto"/>
      </w:pBdr>
      <w:shd w:val="clear" w:color="000000" w:fill="FFFFFF"/>
      <w:spacing w:before="100" w:beforeAutospacing="1" w:after="100" w:afterAutospacing="1" w:line="240" w:lineRule="auto"/>
      <w:contextualSpacing w:val="0"/>
      <w:textAlignment w:val="top"/>
    </w:pPr>
    <w:rPr>
      <w:rFonts w:eastAsia="Times New Roman" w:cs="Times New Roman"/>
      <w:sz w:val="24"/>
    </w:rPr>
  </w:style>
  <w:style w:type="paragraph" w:customStyle="1" w:styleId="xl84">
    <w:name w:val="xl84"/>
    <w:basedOn w:val="Normal"/>
    <w:rsid w:val="00136C00"/>
    <w:pPr>
      <w:pBdr>
        <w:top w:val="single" w:sz="4" w:space="0" w:color="auto"/>
        <w:bottom w:val="single" w:sz="4" w:space="0" w:color="auto"/>
      </w:pBd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85">
    <w:name w:val="xl85"/>
    <w:basedOn w:val="Normal"/>
    <w:rsid w:val="00136C00"/>
    <w:pPr>
      <w:shd w:val="clear" w:color="000000" w:fill="FFFFFF"/>
      <w:spacing w:before="100" w:beforeAutospacing="1" w:after="100" w:afterAutospacing="1" w:line="240" w:lineRule="auto"/>
      <w:contextualSpacing w:val="0"/>
      <w:textAlignment w:val="top"/>
    </w:pPr>
    <w:rPr>
      <w:rFonts w:eastAsia="Times New Roman" w:cs="Times New Roman"/>
      <w:sz w:val="24"/>
    </w:rPr>
  </w:style>
  <w:style w:type="paragraph" w:customStyle="1" w:styleId="xl86">
    <w:name w:val="xl86"/>
    <w:basedOn w:val="Normal"/>
    <w:rsid w:val="00136C00"/>
    <w:pPr>
      <w:pBdr>
        <w:bottom w:val="single" w:sz="4" w:space="0" w:color="auto"/>
      </w:pBdr>
      <w:shd w:val="clear" w:color="000000" w:fill="FFFFFF"/>
      <w:spacing w:before="100" w:beforeAutospacing="1" w:after="100" w:afterAutospacing="1" w:line="240" w:lineRule="auto"/>
      <w:contextualSpacing w:val="0"/>
      <w:textAlignment w:val="top"/>
    </w:pPr>
    <w:rPr>
      <w:rFonts w:eastAsia="Times New Roman" w:cs="Times New Roman"/>
      <w:sz w:val="24"/>
    </w:rPr>
  </w:style>
  <w:style w:type="paragraph" w:customStyle="1" w:styleId="xl87">
    <w:name w:val="xl87"/>
    <w:basedOn w:val="Normal"/>
    <w:rsid w:val="00136C00"/>
    <w:pPr>
      <w:pBdr>
        <w:top w:val="single" w:sz="4" w:space="0" w:color="auto"/>
        <w:bottom w:val="single" w:sz="4" w:space="0" w:color="auto"/>
      </w:pBdr>
      <w:shd w:val="clear" w:color="000000" w:fill="FFFFFF"/>
      <w:spacing w:before="100" w:beforeAutospacing="1" w:after="100" w:afterAutospacing="1" w:line="240" w:lineRule="auto"/>
      <w:contextualSpacing w:val="0"/>
      <w:textAlignment w:val="top"/>
    </w:pPr>
    <w:rPr>
      <w:rFonts w:eastAsia="Times New Roman" w:cs="Times New Roman"/>
      <w:sz w:val="24"/>
    </w:rPr>
  </w:style>
  <w:style w:type="paragraph" w:customStyle="1" w:styleId="xl88">
    <w:name w:val="xl88"/>
    <w:basedOn w:val="Normal"/>
    <w:rsid w:val="00136C00"/>
    <w:pPr>
      <w:pBdr>
        <w:bottom w:val="single" w:sz="8" w:space="0" w:color="auto"/>
      </w:pBdr>
      <w:spacing w:before="100" w:beforeAutospacing="1" w:after="100" w:afterAutospacing="1" w:line="240" w:lineRule="auto"/>
      <w:contextualSpacing w:val="0"/>
    </w:pPr>
    <w:rPr>
      <w:rFonts w:eastAsia="Times New Roman" w:cs="Times New Roman"/>
      <w:sz w:val="24"/>
    </w:rPr>
  </w:style>
  <w:style w:type="paragraph" w:customStyle="1" w:styleId="xl89">
    <w:name w:val="xl89"/>
    <w:basedOn w:val="Normal"/>
    <w:rsid w:val="00136C00"/>
    <w:pPr>
      <w:pBdr>
        <w:bottom w:val="single" w:sz="8" w:space="0" w:color="auto"/>
      </w:pBdr>
      <w:spacing w:before="100" w:beforeAutospacing="1" w:after="100" w:afterAutospacing="1" w:line="240" w:lineRule="auto"/>
      <w:contextualSpacing w:val="0"/>
      <w:textAlignment w:val="top"/>
    </w:pPr>
    <w:rPr>
      <w:rFonts w:eastAsia="Times New Roman" w:cs="Times New Roman"/>
      <w:sz w:val="24"/>
    </w:rPr>
  </w:style>
  <w:style w:type="paragraph" w:customStyle="1" w:styleId="xl90">
    <w:name w:val="xl90"/>
    <w:basedOn w:val="Normal"/>
    <w:rsid w:val="00136C00"/>
    <w:pPr>
      <w:pBdr>
        <w:top w:val="single" w:sz="4" w:space="0" w:color="auto"/>
        <w:bottom w:val="single" w:sz="8" w:space="0" w:color="auto"/>
        <w:right w:val="single" w:sz="4" w:space="0" w:color="auto"/>
      </w:pBdr>
      <w:shd w:val="clear" w:color="000000" w:fill="FFFFFF"/>
      <w:spacing w:before="100" w:beforeAutospacing="1" w:after="100" w:afterAutospacing="1" w:line="240" w:lineRule="auto"/>
      <w:contextualSpacing w:val="0"/>
    </w:pPr>
    <w:rPr>
      <w:rFonts w:eastAsia="Times New Roman" w:cs="Times New Roman"/>
      <w:sz w:val="24"/>
    </w:rPr>
  </w:style>
  <w:style w:type="paragraph" w:customStyle="1" w:styleId="xl91">
    <w:name w:val="xl91"/>
    <w:basedOn w:val="Normal"/>
    <w:rsid w:val="00136C00"/>
    <w:pPr>
      <w:pBdr>
        <w:left w:val="single" w:sz="4" w:space="0" w:color="auto"/>
        <w:bottom w:val="single" w:sz="4" w:space="0" w:color="auto"/>
      </w:pBdr>
      <w:shd w:val="clear" w:color="000000" w:fill="FFFFFF"/>
      <w:spacing w:before="100" w:beforeAutospacing="1" w:after="100" w:afterAutospacing="1" w:line="240" w:lineRule="auto"/>
      <w:contextualSpacing w:val="0"/>
      <w:jc w:val="center"/>
      <w:textAlignment w:val="center"/>
    </w:pPr>
    <w:rPr>
      <w:rFonts w:eastAsia="Times New Roman" w:cs="Times New Roman"/>
      <w:b/>
      <w:bCs/>
      <w:sz w:val="24"/>
    </w:rPr>
  </w:style>
  <w:style w:type="paragraph" w:customStyle="1" w:styleId="xl92">
    <w:name w:val="xl92"/>
    <w:basedOn w:val="Normal"/>
    <w:rsid w:val="00136C00"/>
    <w:pPr>
      <w:pBdr>
        <w:bottom w:val="single" w:sz="4" w:space="0" w:color="auto"/>
      </w:pBdr>
      <w:shd w:val="clear" w:color="000000" w:fill="FFFFFF"/>
      <w:spacing w:before="100" w:beforeAutospacing="1" w:after="100" w:afterAutospacing="1" w:line="240" w:lineRule="auto"/>
      <w:contextualSpacing w:val="0"/>
      <w:jc w:val="center"/>
      <w:textAlignment w:val="center"/>
    </w:pPr>
    <w:rPr>
      <w:rFonts w:eastAsia="Times New Roman" w:cs="Times New Roman"/>
      <w:b/>
      <w:bCs/>
      <w:sz w:val="24"/>
    </w:rPr>
  </w:style>
  <w:style w:type="paragraph" w:customStyle="1" w:styleId="xl93">
    <w:name w:val="xl93"/>
    <w:basedOn w:val="Normal"/>
    <w:rsid w:val="00136C00"/>
    <w:pPr>
      <w:pBdr>
        <w:bottom w:val="single" w:sz="4" w:space="0" w:color="auto"/>
        <w:right w:val="single" w:sz="4" w:space="0" w:color="auto"/>
      </w:pBdr>
      <w:shd w:val="clear" w:color="000000" w:fill="FFFFFF"/>
      <w:spacing w:before="100" w:beforeAutospacing="1" w:after="100" w:afterAutospacing="1" w:line="240" w:lineRule="auto"/>
      <w:contextualSpacing w:val="0"/>
      <w:jc w:val="center"/>
      <w:textAlignment w:val="center"/>
    </w:pPr>
    <w:rPr>
      <w:rFonts w:eastAsia="Times New Roman" w:cs="Times New Roman"/>
      <w:b/>
      <w:bCs/>
      <w:sz w:val="24"/>
    </w:rPr>
  </w:style>
  <w:style w:type="paragraph" w:customStyle="1" w:styleId="xl94">
    <w:name w:val="xl94"/>
    <w:basedOn w:val="Normal"/>
    <w:rsid w:val="00136C00"/>
    <w:pPr>
      <w:pBdr>
        <w:bottom w:val="single" w:sz="4" w:space="0" w:color="auto"/>
      </w:pBdr>
      <w:shd w:val="clear" w:color="000000" w:fill="D9D9D9"/>
      <w:spacing w:before="100" w:beforeAutospacing="1" w:after="100" w:afterAutospacing="1" w:line="240" w:lineRule="auto"/>
      <w:contextualSpacing w:val="0"/>
      <w:jc w:val="center"/>
      <w:textAlignment w:val="center"/>
    </w:pPr>
    <w:rPr>
      <w:rFonts w:eastAsia="Times New Roman" w:cs="Times New Roman"/>
      <w:b/>
      <w:bCs/>
      <w:sz w:val="24"/>
    </w:rPr>
  </w:style>
  <w:style w:type="character" w:customStyle="1" w:styleId="UnresolvedMention3">
    <w:name w:val="Unresolved Mention3"/>
    <w:basedOn w:val="DefaultParagraphFont"/>
    <w:uiPriority w:val="99"/>
    <w:rsid w:val="00136C00"/>
    <w:rPr>
      <w:color w:val="605E5C"/>
      <w:shd w:val="clear" w:color="auto" w:fill="E1DFDD"/>
    </w:rPr>
  </w:style>
  <w:style w:type="table" w:styleId="TableGridLight">
    <w:name w:val="Grid Table Light"/>
    <w:basedOn w:val="TableNormal"/>
    <w:uiPriority w:val="40"/>
    <w:rsid w:val="00136C00"/>
    <w:pPr>
      <w:spacing w:after="0"/>
    </w:pPr>
    <w:rPr>
      <w:rFonts w:ascii="Times New Roman" w:eastAsia="Times New Roman" w:hAnsi="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36C00"/>
    <w:pPr>
      <w:spacing w:after="0"/>
    </w:pPr>
    <w:rPr>
      <w:rFonts w:ascii="Times New Roman" w:eastAsia="Times New Roman" w:hAnsi="Times New Roman" w:cs="Times New Roma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36C00"/>
    <w:pPr>
      <w:spacing w:after="0"/>
    </w:pPr>
    <w:rPr>
      <w:rFonts w:ascii="Times New Roman" w:eastAsia="Times New Roman" w:hAnsi="Times New Roman"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136C00"/>
    <w:pPr>
      <w:spacing w:line="240" w:lineRule="auto"/>
      <w:contextualSpacing w:val="0"/>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136C0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36C00"/>
    <w:rPr>
      <w:vertAlign w:val="superscript"/>
    </w:rPr>
  </w:style>
  <w:style w:type="character" w:styleId="PlaceholderText">
    <w:name w:val="Placeholder Text"/>
    <w:basedOn w:val="DefaultParagraphFont"/>
    <w:uiPriority w:val="99"/>
    <w:rsid w:val="00136C00"/>
    <w:rPr>
      <w:color w:val="808080"/>
    </w:rPr>
  </w:style>
  <w:style w:type="character" w:styleId="LineNumber">
    <w:name w:val="line number"/>
    <w:basedOn w:val="DefaultParagraphFont"/>
    <w:uiPriority w:val="99"/>
    <w:semiHidden/>
    <w:unhideWhenUsed/>
    <w:rsid w:val="00136C00"/>
  </w:style>
  <w:style w:type="paragraph" w:customStyle="1" w:styleId="MTDisplayEquation">
    <w:name w:val="MTDisplayEquation"/>
    <w:basedOn w:val="Normal"/>
    <w:next w:val="Normal"/>
    <w:rsid w:val="00136C00"/>
    <w:pPr>
      <w:tabs>
        <w:tab w:val="center" w:pos="4680"/>
        <w:tab w:val="right" w:pos="9360"/>
      </w:tabs>
      <w:suppressAutoHyphens/>
      <w:autoSpaceDN w:val="0"/>
      <w:spacing w:after="200" w:line="276" w:lineRule="auto"/>
      <w:contextualSpacing w:val="0"/>
    </w:pPr>
    <w:rPr>
      <w:rFonts w:ascii="Calibri" w:eastAsia="Calibri" w:hAnsi="Calibri" w:cs="Times New Roman"/>
      <w:sz w:val="38"/>
      <w:szCs w:val="40"/>
    </w:rPr>
  </w:style>
  <w:style w:type="paragraph" w:customStyle="1" w:styleId="Heading11">
    <w:name w:val="Heading 11"/>
    <w:basedOn w:val="Normal"/>
    <w:next w:val="Normal"/>
    <w:uiPriority w:val="9"/>
    <w:rsid w:val="00136C00"/>
    <w:pPr>
      <w:keepNext/>
      <w:keepLines/>
      <w:spacing w:before="320" w:line="240" w:lineRule="auto"/>
      <w:contextualSpacing w:val="0"/>
      <w:outlineLvl w:val="0"/>
    </w:pPr>
    <w:rPr>
      <w:rFonts w:ascii="Calibri Light" w:eastAsia="Times New Roman" w:hAnsi="Calibri Light" w:cs="Times New Roman"/>
      <w:color w:val="2F5496"/>
      <w:sz w:val="32"/>
      <w:szCs w:val="32"/>
    </w:rPr>
  </w:style>
  <w:style w:type="paragraph" w:customStyle="1" w:styleId="Heading21">
    <w:name w:val="Heading 21"/>
    <w:basedOn w:val="Normal"/>
    <w:next w:val="Normal"/>
    <w:uiPriority w:val="9"/>
    <w:unhideWhenUsed/>
    <w:rsid w:val="00136C00"/>
    <w:pPr>
      <w:keepNext/>
      <w:keepLines/>
      <w:spacing w:before="80" w:line="240" w:lineRule="auto"/>
      <w:contextualSpacing w:val="0"/>
      <w:outlineLvl w:val="1"/>
    </w:pPr>
    <w:rPr>
      <w:rFonts w:ascii="Calibri Light" w:eastAsia="Times New Roman" w:hAnsi="Calibri Light" w:cs="Times New Roman"/>
      <w:color w:val="404040"/>
      <w:sz w:val="28"/>
      <w:szCs w:val="28"/>
    </w:rPr>
  </w:style>
  <w:style w:type="paragraph" w:customStyle="1" w:styleId="Heading31">
    <w:name w:val="Heading 31"/>
    <w:basedOn w:val="Normal"/>
    <w:next w:val="Normal"/>
    <w:uiPriority w:val="9"/>
    <w:unhideWhenUsed/>
    <w:rsid w:val="00136C00"/>
    <w:pPr>
      <w:keepNext/>
      <w:keepLines/>
      <w:spacing w:before="40" w:line="240" w:lineRule="auto"/>
      <w:contextualSpacing w:val="0"/>
      <w:outlineLvl w:val="2"/>
    </w:pPr>
    <w:rPr>
      <w:rFonts w:ascii="Calibri Light" w:eastAsia="Times New Roman" w:hAnsi="Calibri Light" w:cs="Times New Roman"/>
      <w:color w:val="44546A"/>
      <w:sz w:val="24"/>
    </w:rPr>
  </w:style>
  <w:style w:type="paragraph" w:customStyle="1" w:styleId="Heading41">
    <w:name w:val="Heading 41"/>
    <w:basedOn w:val="Normal"/>
    <w:next w:val="Normal"/>
    <w:uiPriority w:val="9"/>
    <w:semiHidden/>
    <w:unhideWhenUsed/>
    <w:qFormat/>
    <w:rsid w:val="00136C00"/>
    <w:pPr>
      <w:keepNext/>
      <w:keepLines/>
      <w:spacing w:before="40" w:line="264" w:lineRule="auto"/>
      <w:contextualSpacing w:val="0"/>
      <w:outlineLvl w:val="3"/>
    </w:pPr>
    <w:rPr>
      <w:rFonts w:ascii="Calibri Light" w:eastAsia="Times New Roman" w:hAnsi="Calibri Light" w:cs="Times New Roman"/>
      <w:szCs w:val="22"/>
    </w:rPr>
  </w:style>
  <w:style w:type="paragraph" w:customStyle="1" w:styleId="Heading51">
    <w:name w:val="Heading 51"/>
    <w:basedOn w:val="Normal"/>
    <w:next w:val="Normal"/>
    <w:uiPriority w:val="9"/>
    <w:semiHidden/>
    <w:unhideWhenUsed/>
    <w:qFormat/>
    <w:rsid w:val="00136C00"/>
    <w:pPr>
      <w:keepNext/>
      <w:keepLines/>
      <w:spacing w:before="40" w:line="264" w:lineRule="auto"/>
      <w:contextualSpacing w:val="0"/>
      <w:outlineLvl w:val="4"/>
    </w:pPr>
    <w:rPr>
      <w:rFonts w:ascii="Calibri Light" w:eastAsia="Times New Roman" w:hAnsi="Calibri Light" w:cs="Times New Roman"/>
      <w:color w:val="44546A"/>
      <w:szCs w:val="22"/>
    </w:rPr>
  </w:style>
  <w:style w:type="paragraph" w:customStyle="1" w:styleId="Heading61">
    <w:name w:val="Heading 61"/>
    <w:basedOn w:val="Normal"/>
    <w:next w:val="Normal"/>
    <w:uiPriority w:val="9"/>
    <w:semiHidden/>
    <w:unhideWhenUsed/>
    <w:qFormat/>
    <w:rsid w:val="00136C00"/>
    <w:pPr>
      <w:keepNext/>
      <w:keepLines/>
      <w:spacing w:before="40" w:line="264" w:lineRule="auto"/>
      <w:contextualSpacing w:val="0"/>
      <w:outlineLvl w:val="5"/>
    </w:pPr>
    <w:rPr>
      <w:rFonts w:ascii="Calibri Light" w:eastAsia="Times New Roman" w:hAnsi="Calibri Light" w:cs="Times New Roman"/>
      <w:i/>
      <w:iCs/>
      <w:color w:val="44546A"/>
      <w:sz w:val="21"/>
      <w:szCs w:val="21"/>
    </w:rPr>
  </w:style>
  <w:style w:type="paragraph" w:customStyle="1" w:styleId="Heading71">
    <w:name w:val="Heading 71"/>
    <w:basedOn w:val="Normal"/>
    <w:next w:val="Normal"/>
    <w:uiPriority w:val="9"/>
    <w:semiHidden/>
    <w:unhideWhenUsed/>
    <w:qFormat/>
    <w:rsid w:val="00136C00"/>
    <w:pPr>
      <w:keepNext/>
      <w:keepLines/>
      <w:spacing w:before="40" w:line="264" w:lineRule="auto"/>
      <w:contextualSpacing w:val="0"/>
      <w:outlineLvl w:val="6"/>
    </w:pPr>
    <w:rPr>
      <w:rFonts w:ascii="Calibri Light" w:eastAsia="Times New Roman" w:hAnsi="Calibri Light" w:cs="Times New Roman"/>
      <w:i/>
      <w:iCs/>
      <w:color w:val="1F3864"/>
      <w:sz w:val="21"/>
      <w:szCs w:val="21"/>
    </w:rPr>
  </w:style>
  <w:style w:type="paragraph" w:customStyle="1" w:styleId="Heading81">
    <w:name w:val="Heading 81"/>
    <w:basedOn w:val="Normal"/>
    <w:next w:val="Normal"/>
    <w:uiPriority w:val="9"/>
    <w:semiHidden/>
    <w:unhideWhenUsed/>
    <w:qFormat/>
    <w:rsid w:val="00136C00"/>
    <w:pPr>
      <w:keepNext/>
      <w:keepLines/>
      <w:spacing w:before="40" w:line="264" w:lineRule="auto"/>
      <w:contextualSpacing w:val="0"/>
      <w:outlineLvl w:val="7"/>
    </w:pPr>
    <w:rPr>
      <w:rFonts w:ascii="Calibri Light" w:eastAsia="Times New Roman" w:hAnsi="Calibri Light" w:cs="Times New Roman"/>
      <w:b/>
      <w:bCs/>
      <w:color w:val="44546A"/>
      <w:sz w:val="20"/>
      <w:szCs w:val="20"/>
    </w:rPr>
  </w:style>
  <w:style w:type="paragraph" w:customStyle="1" w:styleId="Heading91">
    <w:name w:val="Heading 91"/>
    <w:basedOn w:val="Normal"/>
    <w:next w:val="Normal"/>
    <w:uiPriority w:val="9"/>
    <w:semiHidden/>
    <w:unhideWhenUsed/>
    <w:qFormat/>
    <w:rsid w:val="00136C00"/>
    <w:pPr>
      <w:keepNext/>
      <w:keepLines/>
      <w:spacing w:before="40" w:line="264" w:lineRule="auto"/>
      <w:contextualSpacing w:val="0"/>
      <w:outlineLvl w:val="8"/>
    </w:pPr>
    <w:rPr>
      <w:rFonts w:ascii="Calibri Light" w:eastAsia="Times New Roman" w:hAnsi="Calibri Light" w:cs="Times New Roman"/>
      <w:b/>
      <w:bCs/>
      <w:i/>
      <w:iCs/>
      <w:color w:val="44546A"/>
      <w:sz w:val="20"/>
      <w:szCs w:val="20"/>
    </w:rPr>
  </w:style>
  <w:style w:type="paragraph" w:customStyle="1" w:styleId="TOCHeading1">
    <w:name w:val="TOC Heading1"/>
    <w:basedOn w:val="Heading1"/>
    <w:next w:val="Normal"/>
    <w:uiPriority w:val="39"/>
    <w:unhideWhenUsed/>
    <w:qFormat/>
    <w:rsid w:val="00136C00"/>
    <w:pPr>
      <w:pBdr>
        <w:bottom w:val="single" w:sz="4" w:space="1" w:color="auto"/>
      </w:pBdr>
      <w:spacing w:before="240" w:after="0" w:afterAutospacing="0" w:line="259" w:lineRule="auto"/>
      <w:ind w:left="432" w:hanging="432"/>
      <w:contextualSpacing w:val="0"/>
      <w:jc w:val="left"/>
    </w:pPr>
    <w:rPr>
      <w:rFonts w:ascii="Calibri Light" w:eastAsia="Times New Roman" w:hAnsi="Calibri Light" w:cs="Times New Roman"/>
      <w:b w:val="0"/>
      <w:bCs w:val="0"/>
      <w:smallCaps w:val="0"/>
      <w:color w:val="2F5496"/>
      <w:sz w:val="32"/>
    </w:rPr>
  </w:style>
  <w:style w:type="paragraph" w:customStyle="1" w:styleId="Caption1">
    <w:name w:val="Caption1"/>
    <w:basedOn w:val="Normal"/>
    <w:next w:val="Normal"/>
    <w:uiPriority w:val="35"/>
    <w:semiHidden/>
    <w:unhideWhenUsed/>
    <w:qFormat/>
    <w:rsid w:val="00136C00"/>
    <w:pPr>
      <w:spacing w:after="120" w:line="240" w:lineRule="auto"/>
      <w:contextualSpacing w:val="0"/>
    </w:pPr>
    <w:rPr>
      <w:rFonts w:ascii="Calibri" w:eastAsia="Times New Roman" w:hAnsi="Calibri" w:cs="Times New Roman"/>
      <w:b/>
      <w:bCs/>
      <w:smallCaps/>
      <w:color w:val="595959"/>
      <w:spacing w:val="6"/>
      <w:sz w:val="20"/>
      <w:szCs w:val="20"/>
    </w:rPr>
  </w:style>
  <w:style w:type="paragraph" w:customStyle="1" w:styleId="Title1">
    <w:name w:val="Title1"/>
    <w:basedOn w:val="Normal"/>
    <w:next w:val="Normal"/>
    <w:uiPriority w:val="10"/>
    <w:qFormat/>
    <w:rsid w:val="00136C00"/>
    <w:pPr>
      <w:spacing w:line="240" w:lineRule="auto"/>
    </w:pPr>
    <w:rPr>
      <w:rFonts w:ascii="Calibri Light" w:eastAsia="Times New Roman" w:hAnsi="Calibri Light" w:cs="Times New Roman"/>
      <w:color w:val="4472C4"/>
      <w:spacing w:val="-10"/>
      <w:sz w:val="56"/>
      <w:szCs w:val="56"/>
    </w:rPr>
  </w:style>
  <w:style w:type="paragraph" w:customStyle="1" w:styleId="Subtitle1">
    <w:name w:val="Subtitle1"/>
    <w:basedOn w:val="Normal"/>
    <w:next w:val="Normal"/>
    <w:uiPriority w:val="11"/>
    <w:qFormat/>
    <w:rsid w:val="00136C00"/>
    <w:pPr>
      <w:numPr>
        <w:ilvl w:val="1"/>
      </w:numPr>
      <w:spacing w:after="120" w:line="240" w:lineRule="auto"/>
      <w:contextualSpacing w:val="0"/>
    </w:pPr>
    <w:rPr>
      <w:rFonts w:ascii="Calibri Light" w:eastAsia="Times New Roman" w:hAnsi="Calibri Light" w:cs="Times New Roman"/>
      <w:sz w:val="24"/>
    </w:rPr>
  </w:style>
  <w:style w:type="paragraph" w:customStyle="1" w:styleId="NoSpacing1">
    <w:name w:val="No Spacing1"/>
    <w:next w:val="NoSpacing"/>
    <w:uiPriority w:val="1"/>
    <w:qFormat/>
    <w:rsid w:val="00136C00"/>
    <w:pPr>
      <w:spacing w:after="0"/>
    </w:pPr>
    <w:rPr>
      <w:rFonts w:ascii="Calibri" w:eastAsia="Times New Roman" w:hAnsi="Calibri" w:cs="Times New Roman"/>
      <w:sz w:val="20"/>
      <w:szCs w:val="20"/>
    </w:rPr>
  </w:style>
  <w:style w:type="paragraph" w:customStyle="1" w:styleId="Quote1">
    <w:name w:val="Quote1"/>
    <w:basedOn w:val="Normal"/>
    <w:next w:val="Normal"/>
    <w:uiPriority w:val="29"/>
    <w:qFormat/>
    <w:rsid w:val="00136C00"/>
    <w:pPr>
      <w:spacing w:before="160" w:after="120" w:line="264" w:lineRule="auto"/>
      <w:ind w:left="720" w:right="720"/>
      <w:contextualSpacing w:val="0"/>
    </w:pPr>
    <w:rPr>
      <w:rFonts w:ascii="Calibri" w:eastAsia="Times New Roman" w:hAnsi="Calibri" w:cs="Times New Roman"/>
      <w:i/>
      <w:iCs/>
      <w:color w:val="404040"/>
      <w:sz w:val="20"/>
      <w:szCs w:val="20"/>
    </w:rPr>
  </w:style>
  <w:style w:type="paragraph" w:customStyle="1" w:styleId="IntenseQuote1">
    <w:name w:val="Intense Quote1"/>
    <w:basedOn w:val="Normal"/>
    <w:next w:val="Normal"/>
    <w:uiPriority w:val="30"/>
    <w:qFormat/>
    <w:rsid w:val="00136C00"/>
    <w:pPr>
      <w:pBdr>
        <w:left w:val="single" w:sz="18" w:space="12" w:color="4472C4"/>
      </w:pBdr>
      <w:spacing w:before="100" w:beforeAutospacing="1" w:after="120" w:line="300" w:lineRule="auto"/>
      <w:ind w:left="1224" w:right="1224"/>
      <w:contextualSpacing w:val="0"/>
    </w:pPr>
    <w:rPr>
      <w:rFonts w:ascii="Calibri Light" w:eastAsia="Times New Roman" w:hAnsi="Calibri Light" w:cs="Times New Roman"/>
      <w:color w:val="4472C4"/>
      <w:sz w:val="28"/>
      <w:szCs w:val="28"/>
    </w:rPr>
  </w:style>
  <w:style w:type="character" w:customStyle="1" w:styleId="SubtleEmphasis1">
    <w:name w:val="Subtle Emphasis1"/>
    <w:uiPriority w:val="19"/>
    <w:qFormat/>
    <w:rsid w:val="00136C00"/>
    <w:rPr>
      <w:i/>
      <w:iCs/>
      <w:color w:val="404040"/>
    </w:rPr>
  </w:style>
  <w:style w:type="character" w:customStyle="1" w:styleId="SubtleReference1">
    <w:name w:val="Subtle Reference1"/>
    <w:uiPriority w:val="31"/>
    <w:qFormat/>
    <w:rsid w:val="00136C00"/>
    <w:rPr>
      <w:smallCaps/>
      <w:color w:val="404040"/>
      <w:u w:val="single" w:color="7F7F7F"/>
    </w:rPr>
  </w:style>
  <w:style w:type="paragraph" w:customStyle="1" w:styleId="TOC11">
    <w:name w:val="TOC 11"/>
    <w:basedOn w:val="Normal"/>
    <w:next w:val="Normal"/>
    <w:autoRedefine/>
    <w:uiPriority w:val="39"/>
    <w:unhideWhenUsed/>
    <w:rsid w:val="00136C00"/>
    <w:pPr>
      <w:spacing w:after="100" w:line="264" w:lineRule="auto"/>
      <w:contextualSpacing w:val="0"/>
    </w:pPr>
    <w:rPr>
      <w:rFonts w:ascii="Calibri" w:eastAsia="Times New Roman" w:hAnsi="Calibri" w:cs="Times New Roman"/>
      <w:sz w:val="20"/>
      <w:szCs w:val="20"/>
    </w:rPr>
  </w:style>
  <w:style w:type="character" w:customStyle="1" w:styleId="Hyperlink1">
    <w:name w:val="Hyperlink1"/>
    <w:uiPriority w:val="99"/>
    <w:unhideWhenUsed/>
    <w:rsid w:val="00136C00"/>
    <w:rPr>
      <w:color w:val="0563C1"/>
      <w:u w:val="single"/>
    </w:rPr>
  </w:style>
  <w:style w:type="paragraph" w:customStyle="1" w:styleId="BalloonText1">
    <w:name w:val="Balloon Text1"/>
    <w:basedOn w:val="Normal"/>
    <w:next w:val="BalloonText"/>
    <w:uiPriority w:val="99"/>
    <w:semiHidden/>
    <w:unhideWhenUsed/>
    <w:rsid w:val="00136C00"/>
    <w:pPr>
      <w:spacing w:line="240" w:lineRule="auto"/>
      <w:contextualSpacing w:val="0"/>
    </w:pPr>
    <w:rPr>
      <w:rFonts w:ascii="Segoe UI" w:eastAsia="Calibri" w:hAnsi="Segoe UI" w:cs="Segoe UI"/>
      <w:sz w:val="18"/>
      <w:szCs w:val="18"/>
    </w:rPr>
  </w:style>
  <w:style w:type="paragraph" w:customStyle="1" w:styleId="CommentText1">
    <w:name w:val="Comment Text1"/>
    <w:basedOn w:val="Normal"/>
    <w:next w:val="CommentText"/>
    <w:uiPriority w:val="99"/>
    <w:semiHidden/>
    <w:unhideWhenUsed/>
    <w:rsid w:val="00136C00"/>
    <w:pPr>
      <w:spacing w:after="120" w:line="240" w:lineRule="auto"/>
      <w:contextualSpacing w:val="0"/>
    </w:pPr>
    <w:rPr>
      <w:rFonts w:ascii="Calibri" w:eastAsia="Calibri" w:hAnsi="Calibri" w:cs="Times New Roman"/>
      <w:szCs w:val="22"/>
    </w:rPr>
  </w:style>
  <w:style w:type="paragraph" w:customStyle="1" w:styleId="CommentSubject1">
    <w:name w:val="Comment Subject1"/>
    <w:basedOn w:val="CommentText"/>
    <w:next w:val="CommentText"/>
    <w:uiPriority w:val="99"/>
    <w:semiHidden/>
    <w:unhideWhenUsed/>
    <w:rsid w:val="00136C00"/>
    <w:pPr>
      <w:spacing w:after="120"/>
      <w:contextualSpacing w:val="0"/>
    </w:pPr>
    <w:rPr>
      <w:rFonts w:ascii="Calibri" w:eastAsia="Times New Roman" w:hAnsi="Calibri" w:cs="Times New Roman"/>
      <w:b/>
      <w:bCs/>
    </w:rPr>
  </w:style>
  <w:style w:type="character" w:customStyle="1" w:styleId="Heading1Char1">
    <w:name w:val="Heading 1 Char1"/>
    <w:uiPriority w:val="9"/>
    <w:rsid w:val="00136C00"/>
    <w:rPr>
      <w:rFonts w:ascii="Calibri Light" w:eastAsia="Times New Roman" w:hAnsi="Calibri Light" w:cs="Times New Roman"/>
      <w:color w:val="2F5496"/>
      <w:sz w:val="32"/>
      <w:szCs w:val="32"/>
    </w:rPr>
  </w:style>
  <w:style w:type="character" w:customStyle="1" w:styleId="Heading2Char1">
    <w:name w:val="Heading 2 Char1"/>
    <w:uiPriority w:val="9"/>
    <w:semiHidden/>
    <w:rsid w:val="00136C00"/>
    <w:rPr>
      <w:rFonts w:ascii="Calibri Light" w:eastAsia="Times New Roman" w:hAnsi="Calibri Light" w:cs="Times New Roman"/>
      <w:color w:val="2F5496"/>
      <w:sz w:val="26"/>
      <w:szCs w:val="26"/>
    </w:rPr>
  </w:style>
  <w:style w:type="character" w:customStyle="1" w:styleId="Heading3Char1">
    <w:name w:val="Heading 3 Char1"/>
    <w:uiPriority w:val="9"/>
    <w:semiHidden/>
    <w:rsid w:val="00136C00"/>
    <w:rPr>
      <w:rFonts w:ascii="Calibri Light" w:eastAsia="Times New Roman" w:hAnsi="Calibri Light" w:cs="Times New Roman"/>
      <w:color w:val="1F3763"/>
      <w:sz w:val="24"/>
      <w:szCs w:val="24"/>
    </w:rPr>
  </w:style>
  <w:style w:type="character" w:customStyle="1" w:styleId="Heading4Char1">
    <w:name w:val="Heading 4 Char1"/>
    <w:uiPriority w:val="9"/>
    <w:semiHidden/>
    <w:rsid w:val="00136C00"/>
    <w:rPr>
      <w:rFonts w:ascii="Calibri Light" w:eastAsia="Times New Roman" w:hAnsi="Calibri Light" w:cs="Times New Roman"/>
      <w:i/>
      <w:iCs/>
      <w:color w:val="2F5496"/>
    </w:rPr>
  </w:style>
  <w:style w:type="character" w:customStyle="1" w:styleId="Heading5Char1">
    <w:name w:val="Heading 5 Char1"/>
    <w:uiPriority w:val="9"/>
    <w:semiHidden/>
    <w:rsid w:val="00136C00"/>
    <w:rPr>
      <w:rFonts w:ascii="Calibri Light" w:eastAsia="Times New Roman" w:hAnsi="Calibri Light" w:cs="Times New Roman"/>
      <w:color w:val="2F5496"/>
    </w:rPr>
  </w:style>
  <w:style w:type="character" w:customStyle="1" w:styleId="Heading6Char1">
    <w:name w:val="Heading 6 Char1"/>
    <w:uiPriority w:val="9"/>
    <w:semiHidden/>
    <w:rsid w:val="00136C00"/>
    <w:rPr>
      <w:rFonts w:ascii="Calibri Light" w:eastAsia="Times New Roman" w:hAnsi="Calibri Light" w:cs="Times New Roman"/>
      <w:color w:val="1F3763"/>
    </w:rPr>
  </w:style>
  <w:style w:type="character" w:customStyle="1" w:styleId="Heading7Char1">
    <w:name w:val="Heading 7 Char1"/>
    <w:uiPriority w:val="9"/>
    <w:semiHidden/>
    <w:rsid w:val="00136C00"/>
    <w:rPr>
      <w:rFonts w:ascii="Calibri Light" w:eastAsia="Times New Roman" w:hAnsi="Calibri Light" w:cs="Times New Roman"/>
      <w:i/>
      <w:iCs/>
      <w:color w:val="1F3763"/>
    </w:rPr>
  </w:style>
  <w:style w:type="character" w:customStyle="1" w:styleId="Heading8Char1">
    <w:name w:val="Heading 8 Char1"/>
    <w:uiPriority w:val="9"/>
    <w:semiHidden/>
    <w:rsid w:val="00136C00"/>
    <w:rPr>
      <w:rFonts w:ascii="Calibri Light" w:eastAsia="Times New Roman" w:hAnsi="Calibri Light" w:cs="Times New Roman"/>
      <w:color w:val="272727"/>
      <w:sz w:val="21"/>
      <w:szCs w:val="21"/>
    </w:rPr>
  </w:style>
  <w:style w:type="character" w:customStyle="1" w:styleId="Heading9Char1">
    <w:name w:val="Heading 9 Char1"/>
    <w:uiPriority w:val="9"/>
    <w:semiHidden/>
    <w:rsid w:val="00136C00"/>
    <w:rPr>
      <w:rFonts w:ascii="Calibri Light" w:eastAsia="Times New Roman" w:hAnsi="Calibri Light" w:cs="Times New Roman"/>
      <w:i/>
      <w:iCs/>
      <w:color w:val="272727"/>
      <w:sz w:val="21"/>
      <w:szCs w:val="21"/>
    </w:rPr>
  </w:style>
  <w:style w:type="character" w:customStyle="1" w:styleId="TitleChar1">
    <w:name w:val="Title Char1"/>
    <w:uiPriority w:val="10"/>
    <w:rsid w:val="00136C00"/>
    <w:rPr>
      <w:rFonts w:ascii="Calibri Light" w:eastAsia="Times New Roman" w:hAnsi="Calibri Light" w:cs="Times New Roman"/>
      <w:spacing w:val="-10"/>
      <w:kern w:val="28"/>
      <w:sz w:val="56"/>
      <w:szCs w:val="56"/>
    </w:rPr>
  </w:style>
  <w:style w:type="character" w:customStyle="1" w:styleId="SubtitleChar1">
    <w:name w:val="Subtitle Char1"/>
    <w:uiPriority w:val="11"/>
    <w:rsid w:val="00136C00"/>
    <w:rPr>
      <w:rFonts w:eastAsia="Times New Roman"/>
      <w:color w:val="5A5A5A"/>
      <w:spacing w:val="15"/>
    </w:rPr>
  </w:style>
  <w:style w:type="character" w:customStyle="1" w:styleId="QuoteChar1">
    <w:name w:val="Quote Char1"/>
    <w:uiPriority w:val="29"/>
    <w:rsid w:val="00136C00"/>
    <w:rPr>
      <w:i/>
      <w:iCs/>
      <w:color w:val="404040"/>
    </w:rPr>
  </w:style>
  <w:style w:type="character" w:customStyle="1" w:styleId="IntenseQuoteChar1">
    <w:name w:val="Intense Quote Char1"/>
    <w:uiPriority w:val="30"/>
    <w:rsid w:val="00136C00"/>
    <w:rPr>
      <w:i/>
      <w:iCs/>
      <w:color w:val="4472C4"/>
    </w:rPr>
  </w:style>
  <w:style w:type="character" w:customStyle="1" w:styleId="BalloonTextChar1">
    <w:name w:val="Balloon Text Char1"/>
    <w:uiPriority w:val="99"/>
    <w:semiHidden/>
    <w:rsid w:val="00136C00"/>
    <w:rPr>
      <w:rFonts w:ascii="Segoe UI" w:hAnsi="Segoe UI" w:cs="Segoe UI"/>
      <w:sz w:val="18"/>
      <w:szCs w:val="18"/>
    </w:rPr>
  </w:style>
  <w:style w:type="character" w:customStyle="1" w:styleId="CommentTextChar1">
    <w:name w:val="Comment Text Char1"/>
    <w:uiPriority w:val="99"/>
    <w:semiHidden/>
    <w:rsid w:val="00136C00"/>
    <w:rPr>
      <w:sz w:val="20"/>
      <w:szCs w:val="20"/>
    </w:rPr>
  </w:style>
  <w:style w:type="character" w:customStyle="1" w:styleId="CommentSubjectChar1">
    <w:name w:val="Comment Subject Char1"/>
    <w:uiPriority w:val="99"/>
    <w:semiHidden/>
    <w:rsid w:val="00136C00"/>
    <w:rPr>
      <w:b/>
      <w:bCs/>
      <w:sz w:val="20"/>
      <w:szCs w:val="20"/>
    </w:rPr>
  </w:style>
  <w:style w:type="character" w:customStyle="1" w:styleId="ws2f">
    <w:name w:val="ws2f"/>
    <w:rsid w:val="00136C00"/>
  </w:style>
  <w:style w:type="character" w:customStyle="1" w:styleId="UnresolvedMention4">
    <w:name w:val="Unresolved Mention4"/>
    <w:basedOn w:val="DefaultParagraphFont"/>
    <w:uiPriority w:val="99"/>
    <w:semiHidden/>
    <w:unhideWhenUsed/>
    <w:rsid w:val="00136C00"/>
    <w:rPr>
      <w:color w:val="605E5C"/>
      <w:shd w:val="clear" w:color="auto" w:fill="E1DFDD"/>
    </w:rPr>
  </w:style>
  <w:style w:type="table" w:styleId="PlainTable1">
    <w:name w:val="Plain Table 1"/>
    <w:basedOn w:val="TableNormal"/>
    <w:uiPriority w:val="41"/>
    <w:rsid w:val="00136C00"/>
    <w:pPr>
      <w:spacing w:after="0"/>
    </w:pPr>
    <w:rPr>
      <w:rFonts w:ascii="Times New Roman" w:eastAsia="Times New Roman" w:hAnsi="Times New Roman"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36C00"/>
    <w:pPr>
      <w:spacing w:after="0"/>
    </w:pPr>
    <w:rPr>
      <w:rFonts w:ascii="Times New Roman" w:eastAsia="Times New Roman" w:hAnsi="Times New Roman" w:cs="Times New Roma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136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https://www.fisheries.noaa.gov/resource/document/2020-annual-deployment-plan-observers-groundfish-and-halibut-fisheries-alaska." TargetMode="External"/><Relationship Id="rId26" Type="http://schemas.openxmlformats.org/officeDocument/2006/relationships/image" Target="media/image3.png"/><Relationship Id="rId39" Type="http://schemas.openxmlformats.org/officeDocument/2006/relationships/hyperlink" Target="http://www.afsc.noaa.gov/Publications/ProcRpt/PR2018-02.pdf" TargetMode="External"/><Relationship Id="rId21" Type="http://schemas.openxmlformats.org/officeDocument/2006/relationships/hyperlink" Target="https://alaskafisheries.noaa.gov/sites/default/files/adp2014.pdf" TargetMode="External"/><Relationship Id="rId34" Type="http://schemas.openxmlformats.org/officeDocument/2006/relationships/image" Target="media/image11.png"/><Relationship Id="rId42" Type="http://schemas.openxmlformats.org/officeDocument/2006/relationships/hyperlink" Target="https://www.fisheries.noaa.gov/resource/document/2020-annual-deployment-plan-observers-groundfish-and-halibut-fisheries-alaska." TargetMode="External"/><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6.png"/><Relationship Id="rId11" Type="http://schemas.openxmlformats.org/officeDocument/2006/relationships/footer" Target="footer4.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www.afsc.noaa.gov/Publications/ProcRpt/PR2017-07.pdf"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9.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png"/><Relationship Id="rId10" Type="http://schemas.openxmlformats.org/officeDocument/2006/relationships/footer" Target="footer3.xml"/><Relationship Id="rId19" Type="http://schemas.openxmlformats.org/officeDocument/2006/relationships/hyperlink" Target="https://www.fisheries.noaa.gov/resource/document/2019-annual-deployment-plan-observers-groundfish-and-halibut-fisheries-alaska."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footer" Target="foot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www.fisheries.noaa.gov/resource/document/draft-2020-annual-deployment-plan-observers-and-electronic-monitoring-groundfish."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www.afsc.noaa.gov/Publications/ProcRpt/PR2019-04.pdf" TargetMode="External"/><Relationship Id="rId46" Type="http://schemas.openxmlformats.org/officeDocument/2006/relationships/image" Target="media/image18.png"/><Relationship Id="rId20" Type="http://schemas.openxmlformats.org/officeDocument/2006/relationships/hyperlink" Target="https://www.fisheries.noaa.gov/resource/document/ea-rir-amendment-114-fmp-groundfish-bsai-and-amendment-104-fmp-groundfish-goa-and" TargetMode="External"/><Relationship Id="rId41" Type="http://schemas.openxmlformats.org/officeDocument/2006/relationships/hyperlink" Target="https://www.fisheries.noaa.gov/resource/document/draft-2020-annual-deployment-plan-observers-and-electronic-monitoring-groundfish."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838B6-C112-4B3D-A619-BBD9AC44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19381</Words>
  <Characters>110473</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Deployment Performance Review of the 2019 North Pacific Observer Program</vt:lpstr>
    </vt:vector>
  </TitlesOfParts>
  <Company/>
  <LinksUpToDate>false</LinksUpToDate>
  <CharactersWithSpaces>129595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Performance Review of the 2019 North Pacific Observer Program</dc:title>
  <dc:creator>Fishery Monitoring Science Committee</dc:creator>
  <cp:lastModifiedBy>Craig.Faunce</cp:lastModifiedBy>
  <cp:revision>2</cp:revision>
  <cp:lastPrinted>2020-07-10T18:21:00Z</cp:lastPrinted>
  <dcterms:created xsi:type="dcterms:W3CDTF">2020-10-06T17:27:00Z</dcterms:created>
  <dcterms:modified xsi:type="dcterms:W3CDTF">2020-10-06T17:27:00Z</dcterms:modified>
</cp:coreProperties>
</file>
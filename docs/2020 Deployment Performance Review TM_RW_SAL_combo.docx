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CD5661" w14:textId="77777777" w:rsidR="00DD1ACA" w:rsidRDefault="000156D7">
      <w:pPr>
        <w:pStyle w:val="Title"/>
      </w:pPr>
      <w:bookmarkStart w:id="0" w:name="_GoBack"/>
      <w:bookmarkEnd w:id="0"/>
      <w:r>
        <w:t>Deployment Performance Review of the 2020 North Pacific Observer Program</w:t>
      </w:r>
    </w:p>
    <w:p w14:paraId="53778EF2" w14:textId="77777777" w:rsidR="000156D7" w:rsidRPr="001C6DA6" w:rsidRDefault="000156D7" w:rsidP="000156D7">
      <w:pPr>
        <w:pStyle w:val="Author"/>
        <w:rPr>
          <w:vertAlign w:val="superscript"/>
        </w:rPr>
        <w:sectPr w:rsidR="000156D7" w:rsidRPr="001C6DA6" w:rsidSect="000156D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start="1"/>
          <w:cols w:space="720"/>
          <w:titlePg/>
          <w:docGrid w:linePitch="299"/>
        </w:sectPr>
      </w:pPr>
      <w:bookmarkStart w:id="1" w:name="abstract"/>
      <w:r>
        <w:t>P. Ganz</w:t>
      </w:r>
      <w:r>
        <w:rPr>
          <w:vertAlign w:val="superscript"/>
        </w:rPr>
        <w:t>1</w:t>
      </w:r>
      <w:r>
        <w:t>, C. Faunce</w:t>
      </w:r>
      <w:r>
        <w:rPr>
          <w:vertAlign w:val="superscript"/>
        </w:rPr>
        <w:t>2, *</w:t>
      </w:r>
      <w:r>
        <w:t xml:space="preserve">, G. </w:t>
      </w:r>
      <w:r w:rsidRPr="00133872">
        <w:t>Mayhew</w:t>
      </w:r>
      <w:r w:rsidRPr="00133872">
        <w:rPr>
          <w:vertAlign w:val="superscript"/>
        </w:rPr>
        <w:t>3</w:t>
      </w:r>
      <w:r>
        <w:t>,</w:t>
      </w:r>
      <w:r>
        <w:rPr>
          <w:vertAlign w:val="superscript"/>
        </w:rPr>
        <w:t xml:space="preserve"> </w:t>
      </w:r>
      <w:r w:rsidRPr="00667907">
        <w:t>S</w:t>
      </w:r>
      <w:r>
        <w:t>. Barbeaux</w:t>
      </w:r>
      <w:r>
        <w:rPr>
          <w:vertAlign w:val="superscript"/>
        </w:rPr>
        <w:t>4</w:t>
      </w:r>
      <w:r>
        <w:t>, J. Gasper</w:t>
      </w:r>
      <w:r>
        <w:rPr>
          <w:vertAlign w:val="superscript"/>
        </w:rPr>
        <w:t>1</w:t>
      </w:r>
      <w:r>
        <w:t>, S. Lowe</w:t>
      </w:r>
      <w:r>
        <w:rPr>
          <w:vertAlign w:val="superscript"/>
        </w:rPr>
        <w:t>4</w:t>
      </w:r>
      <w:r>
        <w:t>, and R. Webster</w:t>
      </w:r>
      <w:r>
        <w:rPr>
          <w:vertAlign w:val="superscript"/>
        </w:rPr>
        <w:t>5</w:t>
      </w:r>
    </w:p>
    <w:p w14:paraId="2CB3AD3C"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1</w:t>
      </w:r>
      <w:r>
        <w:rPr>
          <w:rFonts w:ascii="Times New Roman" w:hAnsi="Times New Roman" w:cs="Times New Roman"/>
          <w:sz w:val="22"/>
          <w:szCs w:val="22"/>
        </w:rPr>
        <w:t>Sustainable Fisheries Division</w:t>
      </w:r>
    </w:p>
    <w:p w14:paraId="0409B00A"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Alaska Regional Office</w:t>
      </w:r>
    </w:p>
    <w:p w14:paraId="02B32FED"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2F4244BB"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1C53852B"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709 West 9th Street</w:t>
      </w:r>
    </w:p>
    <w:p w14:paraId="4B2874D3"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Juneau, AK, 99801</w:t>
      </w:r>
    </w:p>
    <w:p w14:paraId="6A1690F3" w14:textId="77777777" w:rsidR="000156D7" w:rsidRDefault="000156D7" w:rsidP="000156D7">
      <w:pPr>
        <w:pStyle w:val="Default"/>
        <w:jc w:val="center"/>
        <w:rPr>
          <w:rFonts w:ascii="Times New Roman" w:hAnsi="Times New Roman" w:cs="Times New Roman"/>
          <w:sz w:val="22"/>
          <w:szCs w:val="22"/>
        </w:rPr>
      </w:pPr>
    </w:p>
    <w:p w14:paraId="7EC3B35C" w14:textId="77777777" w:rsidR="000156D7" w:rsidRDefault="000156D7" w:rsidP="000156D7">
      <w:pPr>
        <w:pStyle w:val="Pa01"/>
        <w:spacing w:line="240" w:lineRule="auto"/>
        <w:jc w:val="center"/>
        <w:rPr>
          <w:rFonts w:ascii="Times New Roman" w:hAnsi="Times New Roman" w:cs="Times New Roman"/>
          <w:color w:val="211D1E"/>
          <w:sz w:val="22"/>
          <w:szCs w:val="22"/>
        </w:rPr>
      </w:pPr>
      <w:r>
        <w:rPr>
          <w:rFonts w:ascii="Times New Roman" w:hAnsi="Times New Roman" w:cs="Times New Roman"/>
          <w:color w:val="211D1E"/>
          <w:position w:val="5"/>
          <w:sz w:val="22"/>
          <w:szCs w:val="22"/>
          <w:vertAlign w:val="superscript"/>
        </w:rPr>
        <w:t>2</w:t>
      </w:r>
      <w:r>
        <w:rPr>
          <w:rStyle w:val="A41"/>
          <w:rFonts w:ascii="Times New Roman" w:hAnsi="Times New Roman" w:cs="Times New Roman"/>
          <w:sz w:val="22"/>
          <w:szCs w:val="22"/>
        </w:rPr>
        <w:t>Fisheries Monitoring and Analysis Division</w:t>
      </w:r>
    </w:p>
    <w:p w14:paraId="34C4BEA4" w14:textId="77777777" w:rsidR="000156D7" w:rsidRDefault="000156D7" w:rsidP="000156D7">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Alaska Fisheries Science Center</w:t>
      </w:r>
    </w:p>
    <w:p w14:paraId="7AD27AE8" w14:textId="77777777" w:rsidR="000156D7" w:rsidRDefault="000156D7" w:rsidP="000156D7">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National Marine Fisheries Service</w:t>
      </w:r>
    </w:p>
    <w:p w14:paraId="77C2149B" w14:textId="77777777" w:rsidR="000156D7" w:rsidRDefault="000156D7" w:rsidP="000156D7">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National Oceanic and Atmospheric Administration</w:t>
      </w:r>
    </w:p>
    <w:p w14:paraId="6B9D8819" w14:textId="77777777" w:rsidR="000156D7" w:rsidRDefault="000156D7" w:rsidP="000156D7">
      <w:pPr>
        <w:pStyle w:val="Pa01"/>
        <w:spacing w:line="240" w:lineRule="auto"/>
        <w:jc w:val="center"/>
        <w:rPr>
          <w:rStyle w:val="A41"/>
          <w:sz w:val="22"/>
          <w:szCs w:val="22"/>
        </w:rPr>
      </w:pPr>
      <w:r>
        <w:rPr>
          <w:rStyle w:val="A41"/>
          <w:rFonts w:ascii="Times New Roman" w:hAnsi="Times New Roman" w:cs="Times New Roman"/>
          <w:sz w:val="22"/>
          <w:szCs w:val="22"/>
        </w:rPr>
        <w:t>7600 Sand Point Way NE</w:t>
      </w:r>
    </w:p>
    <w:p w14:paraId="157B28C9" w14:textId="77777777" w:rsidR="000156D7" w:rsidRDefault="000156D7" w:rsidP="000156D7">
      <w:pPr>
        <w:pStyle w:val="Default"/>
        <w:jc w:val="center"/>
        <w:rPr>
          <w:rFonts w:ascii="Times New Roman" w:hAnsi="Times New Roman" w:cs="Times New Roman"/>
          <w:sz w:val="22"/>
          <w:szCs w:val="22"/>
        </w:rPr>
      </w:pPr>
      <w:r>
        <w:rPr>
          <w:rStyle w:val="A41"/>
          <w:rFonts w:ascii="Times New Roman" w:hAnsi="Times New Roman" w:cs="Times New Roman"/>
          <w:sz w:val="22"/>
          <w:szCs w:val="22"/>
        </w:rPr>
        <w:t>Seattle, WA 98115</w:t>
      </w:r>
    </w:p>
    <w:p w14:paraId="30D86AAE" w14:textId="77777777" w:rsidR="000156D7" w:rsidRPr="00802368" w:rsidRDefault="000156D7" w:rsidP="000156D7">
      <w:pPr>
        <w:pStyle w:val="Default"/>
        <w:rPr>
          <w:rFonts w:ascii="Times New Roman" w:hAnsi="Times New Roman" w:cs="Times New Roman"/>
          <w:sz w:val="22"/>
          <w:szCs w:val="22"/>
        </w:rPr>
      </w:pPr>
    </w:p>
    <w:p w14:paraId="79816FDF" w14:textId="77777777" w:rsidR="000156D7" w:rsidRDefault="000156D7" w:rsidP="000156D7">
      <w:pPr>
        <w:pStyle w:val="Default"/>
        <w:rPr>
          <w:rFonts w:ascii="Times New Roman" w:hAnsi="Times New Roman" w:cs="Times New Roman"/>
          <w:sz w:val="22"/>
          <w:szCs w:val="22"/>
        </w:rPr>
      </w:pPr>
      <w:r>
        <w:rPr>
          <w:rFonts w:ascii="Times New Roman" w:hAnsi="Times New Roman" w:cs="Times New Roman"/>
          <w:sz w:val="22"/>
          <w:szCs w:val="22"/>
          <w:vertAlign w:val="superscript"/>
        </w:rPr>
        <w:t>3</w:t>
      </w:r>
      <w:r>
        <w:rPr>
          <w:rFonts w:ascii="Times New Roman" w:hAnsi="Times New Roman" w:cs="Times New Roman"/>
          <w:sz w:val="22"/>
          <w:szCs w:val="22"/>
        </w:rPr>
        <w:t>Pacific States Marine Fisheries Commission</w:t>
      </w:r>
    </w:p>
    <w:p w14:paraId="75ADB5F8"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Alaska Fisheries Science Center</w:t>
      </w:r>
    </w:p>
    <w:p w14:paraId="242AE3F5"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1C77E108"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3E00BE22"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7600 Sand Point Way NE</w:t>
      </w:r>
    </w:p>
    <w:p w14:paraId="3D8AEA1B" w14:textId="77777777" w:rsidR="00572496" w:rsidRDefault="00572496" w:rsidP="00572496">
      <w:pPr>
        <w:pStyle w:val="Default"/>
        <w:jc w:val="center"/>
        <w:rPr>
          <w:rFonts w:ascii="Times New Roman" w:hAnsi="Times New Roman" w:cs="Times New Roman"/>
          <w:sz w:val="22"/>
          <w:szCs w:val="22"/>
        </w:rPr>
      </w:pPr>
      <w:r>
        <w:rPr>
          <w:rFonts w:ascii="Times New Roman" w:hAnsi="Times New Roman" w:cs="Times New Roman"/>
          <w:sz w:val="22"/>
          <w:szCs w:val="22"/>
        </w:rPr>
        <w:t>Seattle, WA 98115</w:t>
      </w:r>
    </w:p>
    <w:p w14:paraId="1543D9CA" w14:textId="77777777" w:rsidR="000156D7" w:rsidRDefault="000156D7" w:rsidP="000156D7">
      <w:pPr>
        <w:pStyle w:val="Default"/>
        <w:jc w:val="center"/>
        <w:rPr>
          <w:rFonts w:ascii="Times New Roman" w:hAnsi="Times New Roman" w:cs="Times New Roman"/>
          <w:sz w:val="22"/>
          <w:szCs w:val="22"/>
        </w:rPr>
      </w:pPr>
    </w:p>
    <w:p w14:paraId="6706D4E6" w14:textId="77777777" w:rsidR="000156D7" w:rsidRDefault="000156D7" w:rsidP="000156D7">
      <w:pPr>
        <w:pStyle w:val="Default"/>
        <w:jc w:val="center"/>
        <w:rPr>
          <w:rFonts w:ascii="Times New Roman" w:hAnsi="Times New Roman" w:cs="Times New Roman"/>
          <w:sz w:val="22"/>
          <w:szCs w:val="22"/>
        </w:rPr>
      </w:pPr>
    </w:p>
    <w:p w14:paraId="0C227671" w14:textId="77777777" w:rsidR="000156D7" w:rsidRDefault="000156D7" w:rsidP="00572496">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4</w:t>
      </w:r>
      <w:r>
        <w:rPr>
          <w:rFonts w:ascii="Times New Roman" w:hAnsi="Times New Roman" w:cs="Times New Roman"/>
          <w:sz w:val="22"/>
          <w:szCs w:val="22"/>
        </w:rPr>
        <w:t>Resource Ecology and Fisheries</w:t>
      </w:r>
    </w:p>
    <w:p w14:paraId="21267C55"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Management Division</w:t>
      </w:r>
    </w:p>
    <w:p w14:paraId="5C7C93F5"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Alaska Fisheries Science Center</w:t>
      </w:r>
    </w:p>
    <w:p w14:paraId="3244F7FE"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1AEAAAE2"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37AA7140"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7600 Sand Point Way NE</w:t>
      </w:r>
    </w:p>
    <w:p w14:paraId="20C7733A"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Seattle, WA 98115</w:t>
      </w:r>
    </w:p>
    <w:p w14:paraId="1E9C3CC8" w14:textId="77777777" w:rsidR="000156D7" w:rsidRDefault="000156D7" w:rsidP="000156D7">
      <w:pPr>
        <w:pStyle w:val="Default"/>
        <w:rPr>
          <w:rFonts w:ascii="Times New Roman" w:hAnsi="Times New Roman" w:cs="Times New Roman"/>
          <w:sz w:val="22"/>
          <w:szCs w:val="22"/>
        </w:rPr>
      </w:pPr>
    </w:p>
    <w:p w14:paraId="6AD48DC9"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5</w:t>
      </w:r>
      <w:r>
        <w:rPr>
          <w:rFonts w:ascii="Times New Roman" w:hAnsi="Times New Roman" w:cs="Times New Roman"/>
          <w:sz w:val="22"/>
          <w:szCs w:val="22"/>
        </w:rPr>
        <w:t>International Pacific Halibut Commission</w:t>
      </w:r>
    </w:p>
    <w:p w14:paraId="77503CA5"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2320 West Commodore Way, Suite 300</w:t>
      </w:r>
    </w:p>
    <w:p w14:paraId="5C33840B"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Seattle, WA 98199</w:t>
      </w:r>
    </w:p>
    <w:p w14:paraId="3F5D8ECF" w14:textId="77777777" w:rsidR="000156D7" w:rsidRDefault="000156D7" w:rsidP="000156D7">
      <w:pPr>
        <w:pStyle w:val="Default"/>
        <w:rPr>
          <w:rFonts w:ascii="Times New Roman" w:hAnsi="Times New Roman" w:cs="Times New Roman"/>
          <w:sz w:val="22"/>
          <w:szCs w:val="22"/>
        </w:rPr>
      </w:pPr>
    </w:p>
    <w:p w14:paraId="033C7BDC" w14:textId="77777777" w:rsidR="000156D7" w:rsidRDefault="000156D7" w:rsidP="000156D7">
      <w:pPr>
        <w:pStyle w:val="Default"/>
        <w:jc w:val="center"/>
        <w:rPr>
          <w:rFonts w:ascii="Times New Roman" w:hAnsi="Times New Roman" w:cs="Times New Roman"/>
          <w:sz w:val="22"/>
          <w:szCs w:val="22"/>
        </w:rPr>
      </w:pPr>
      <w:r w:rsidRPr="001C6DA6">
        <w:rPr>
          <w:rFonts w:ascii="Times New Roman" w:hAnsi="Times New Roman" w:cs="Times New Roman"/>
          <w:sz w:val="22"/>
          <w:szCs w:val="22"/>
        </w:rPr>
        <w:t>*</w:t>
      </w:r>
      <w:r>
        <w:rPr>
          <w:rFonts w:ascii="Times New Roman" w:hAnsi="Times New Roman" w:cs="Times New Roman"/>
          <w:sz w:val="22"/>
          <w:szCs w:val="22"/>
        </w:rPr>
        <w:t xml:space="preserve"> Corresponding author</w:t>
      </w:r>
    </w:p>
    <w:p w14:paraId="42686689"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E-mail address: craig.faunce@noaa.gov</w:t>
      </w:r>
    </w:p>
    <w:p w14:paraId="3A3277C7" w14:textId="77777777" w:rsidR="000156D7" w:rsidRDefault="000156D7" w:rsidP="000156D7">
      <w:pPr>
        <w:pStyle w:val="Default"/>
        <w:jc w:val="center"/>
        <w:rPr>
          <w:rFonts w:ascii="Times New Roman" w:hAnsi="Times New Roman" w:cs="Times New Roman"/>
          <w:sz w:val="22"/>
          <w:szCs w:val="22"/>
        </w:rPr>
      </w:pPr>
    </w:p>
    <w:p w14:paraId="3D29EE40" w14:textId="77777777" w:rsidR="000156D7" w:rsidRDefault="000156D7" w:rsidP="000156D7">
      <w:pPr>
        <w:pStyle w:val="Default"/>
        <w:jc w:val="center"/>
        <w:rPr>
          <w:rFonts w:ascii="Times New Roman" w:hAnsi="Times New Roman" w:cs="Times New Roman"/>
          <w:sz w:val="22"/>
          <w:szCs w:val="22"/>
        </w:rPr>
      </w:pPr>
    </w:p>
    <w:p w14:paraId="0CA5E8BE" w14:textId="77777777" w:rsidR="000156D7" w:rsidRDefault="000156D7" w:rsidP="000156D7">
      <w:pPr>
        <w:pStyle w:val="Default"/>
        <w:jc w:val="center"/>
        <w:rPr>
          <w:rFonts w:ascii="Times New Roman" w:hAnsi="Times New Roman" w:cs="Times New Roman"/>
          <w:sz w:val="22"/>
          <w:szCs w:val="22"/>
        </w:rPr>
      </w:pPr>
    </w:p>
    <w:p w14:paraId="53DE6C2E" w14:textId="77777777" w:rsidR="000156D7" w:rsidRDefault="000156D7" w:rsidP="000156D7">
      <w:pPr>
        <w:pStyle w:val="Default"/>
        <w:jc w:val="center"/>
        <w:rPr>
          <w:rFonts w:ascii="Times New Roman" w:hAnsi="Times New Roman" w:cs="Times New Roman"/>
          <w:sz w:val="22"/>
          <w:szCs w:val="22"/>
        </w:rPr>
      </w:pPr>
    </w:p>
    <w:p w14:paraId="16E91288" w14:textId="77777777" w:rsidR="000156D7" w:rsidRDefault="000156D7" w:rsidP="000156D7">
      <w:pPr>
        <w:pStyle w:val="Default"/>
        <w:jc w:val="center"/>
        <w:rPr>
          <w:rFonts w:ascii="Times New Roman" w:hAnsi="Times New Roman" w:cs="Times New Roman"/>
          <w:sz w:val="22"/>
          <w:szCs w:val="22"/>
        </w:rPr>
      </w:pPr>
    </w:p>
    <w:p w14:paraId="06789B84" w14:textId="77777777" w:rsidR="000156D7" w:rsidRDefault="000156D7" w:rsidP="000156D7">
      <w:pPr>
        <w:pStyle w:val="Default"/>
        <w:jc w:val="center"/>
        <w:rPr>
          <w:rFonts w:ascii="Times New Roman" w:hAnsi="Times New Roman" w:cs="Times New Roman"/>
          <w:sz w:val="22"/>
          <w:szCs w:val="22"/>
        </w:rPr>
      </w:pPr>
    </w:p>
    <w:p w14:paraId="5BF2BB97" w14:textId="77777777" w:rsidR="00572496" w:rsidRDefault="00572496" w:rsidP="000156D7">
      <w:pPr>
        <w:pStyle w:val="Default"/>
        <w:jc w:val="center"/>
        <w:rPr>
          <w:rFonts w:ascii="Times New Roman" w:hAnsi="Times New Roman" w:cs="Times New Roman"/>
          <w:sz w:val="22"/>
          <w:szCs w:val="22"/>
        </w:rPr>
      </w:pPr>
    </w:p>
    <w:p w14:paraId="0A13893E" w14:textId="77777777" w:rsidR="00572496" w:rsidRDefault="00572496" w:rsidP="000156D7">
      <w:pPr>
        <w:pStyle w:val="Default"/>
        <w:jc w:val="center"/>
        <w:rPr>
          <w:rFonts w:ascii="Times New Roman" w:hAnsi="Times New Roman" w:cs="Times New Roman"/>
          <w:sz w:val="22"/>
          <w:szCs w:val="22"/>
        </w:rPr>
      </w:pPr>
    </w:p>
    <w:p w14:paraId="2A84CCE4" w14:textId="77777777" w:rsidR="000156D7" w:rsidRDefault="000156D7" w:rsidP="000156D7">
      <w:pPr>
        <w:pStyle w:val="Default"/>
        <w:jc w:val="center"/>
        <w:rPr>
          <w:rFonts w:ascii="Times New Roman" w:hAnsi="Times New Roman" w:cs="Times New Roman"/>
          <w:sz w:val="22"/>
          <w:szCs w:val="22"/>
        </w:rPr>
      </w:pPr>
    </w:p>
    <w:p w14:paraId="43B5179A" w14:textId="77777777" w:rsidR="000156D7" w:rsidRDefault="000156D7" w:rsidP="000156D7">
      <w:pPr>
        <w:pStyle w:val="Default"/>
        <w:jc w:val="center"/>
        <w:rPr>
          <w:rFonts w:ascii="Times New Roman" w:hAnsi="Times New Roman" w:cs="Times New Roman"/>
          <w:sz w:val="22"/>
          <w:szCs w:val="22"/>
        </w:rPr>
        <w:sectPr w:rsidR="000156D7" w:rsidSect="000156D7">
          <w:type w:val="continuous"/>
          <w:pgSz w:w="12240" w:h="15840"/>
          <w:pgMar w:top="1440" w:right="1440" w:bottom="1440" w:left="1440" w:header="720" w:footer="720" w:gutter="0"/>
          <w:cols w:num="2" w:space="720"/>
        </w:sectPr>
      </w:pPr>
    </w:p>
    <w:p w14:paraId="15574172" w14:textId="77777777" w:rsidR="000156D7" w:rsidRDefault="000156D7">
      <w:pPr>
        <w:spacing w:after="200" w:line="240" w:lineRule="auto"/>
        <w:contextualSpacing w:val="0"/>
        <w:rPr>
          <w:rFonts w:cs="Times New Roman"/>
          <w:szCs w:val="22"/>
        </w:rPr>
      </w:pPr>
      <w:r>
        <w:rPr>
          <w:rFonts w:cs="Times New Roman"/>
          <w:szCs w:val="22"/>
        </w:rPr>
        <w:br w:type="page"/>
      </w:r>
    </w:p>
    <w:p w14:paraId="4F76655D" w14:textId="77777777" w:rsidR="00572496" w:rsidRDefault="00572496">
      <w:pPr>
        <w:spacing w:after="200" w:line="240" w:lineRule="auto"/>
        <w:contextualSpacing w:val="0"/>
        <w:rPr>
          <w:rFonts w:cs="Times New Roman"/>
          <w:color w:val="000000"/>
          <w:szCs w:val="22"/>
        </w:rPr>
      </w:pPr>
    </w:p>
    <w:p w14:paraId="0C1B8E69" w14:textId="77777777" w:rsidR="00572496" w:rsidRDefault="00572496" w:rsidP="000156D7">
      <w:pPr>
        <w:pStyle w:val="Heading1"/>
        <w:sectPr w:rsidR="00572496" w:rsidSect="008A4D1E">
          <w:footerReference w:type="default" r:id="rId14"/>
          <w:type w:val="continuous"/>
          <w:pgSz w:w="12240" w:h="15840"/>
          <w:pgMar w:top="1440" w:right="1440" w:bottom="1440" w:left="1440" w:header="720" w:footer="720" w:gutter="0"/>
          <w:pgNumType w:fmt="lowerRoman"/>
          <w:cols w:space="720"/>
        </w:sectPr>
      </w:pPr>
    </w:p>
    <w:p w14:paraId="1832FBA8" w14:textId="77777777" w:rsidR="00DD1ACA" w:rsidRDefault="000156D7" w:rsidP="000156D7">
      <w:pPr>
        <w:pStyle w:val="Heading1"/>
      </w:pPr>
      <w:bookmarkStart w:id="2" w:name="_Toc84583098"/>
      <w:r>
        <w:lastRenderedPageBreak/>
        <w:t>Abstract</w:t>
      </w:r>
      <w:bookmarkEnd w:id="2"/>
    </w:p>
    <w:p w14:paraId="76ED27A2" w14:textId="77777777" w:rsidR="00F63B3F" w:rsidRDefault="00F63B3F" w:rsidP="00F63B3F">
      <w:pPr>
        <w:ind w:firstLine="720"/>
      </w:pPr>
      <w:r>
        <w:t xml:space="preserve">This report contains analyses and findings that, taken together, are meant to evaluate how closely the North Pacific Observer Program </w:t>
      </w:r>
      <w:r w:rsidR="00B2543C">
        <w:t xml:space="preserve">(Observer Program) </w:t>
      </w:r>
      <w:r>
        <w:t xml:space="preserve">was able to monitor commercial fisheries in Alaska relative to the monitoring goals set in the 2020 Annual Deployment Plan (ADP). </w:t>
      </w:r>
      <w:r w:rsidR="00B2543C">
        <w:t xml:space="preserve">This report is authored by the Fishery Monitoring Science Committee (FMSC), which is established each year by the Alaska Fisheries Science Center’s (AFSC) Fishery Monitoring and Analysis Division (FMA) for the purpose of reviewing scientific elements of the Observer Program. </w:t>
      </w:r>
      <w:r>
        <w:t>Specifically, this report and the ADP focus predominantly on the partial coverage portion of the Observer Program, which contains vessels that have less than 100% of their trips monitored.</w:t>
      </w:r>
      <w:r w:rsidR="000156D7">
        <w:t xml:space="preserve"> </w:t>
      </w:r>
      <w:r w:rsidR="000156D7" w:rsidRPr="00E30E82">
        <w:t>Responses to comments by the North Pacific Fishery Management Council (Council) from the 201</w:t>
      </w:r>
      <w:r w:rsidR="00572496" w:rsidRPr="00E30E82">
        <w:t>9</w:t>
      </w:r>
      <w:r w:rsidR="000156D7" w:rsidRPr="00E30E82">
        <w:t xml:space="preserve"> version of this report, and recommendations to improve data quality and guide the 202</w:t>
      </w:r>
      <w:r w:rsidR="00572496" w:rsidRPr="00E30E82">
        <w:t>2</w:t>
      </w:r>
      <w:r w:rsidR="000156D7" w:rsidRPr="00E30E82">
        <w:t xml:space="preserve"> </w:t>
      </w:r>
      <w:r w:rsidRPr="00E30E82">
        <w:t>ADP</w:t>
      </w:r>
      <w:r w:rsidR="000156D7" w:rsidRPr="00E30E82">
        <w:t xml:space="preserve"> are also included.</w:t>
      </w:r>
      <w:r w:rsidR="000156D7">
        <w:t xml:space="preserve"> </w:t>
      </w:r>
    </w:p>
    <w:p w14:paraId="03165642" w14:textId="6F148EC5" w:rsidR="007B43F5" w:rsidRDefault="000156D7" w:rsidP="0015311D">
      <w:pPr>
        <w:pStyle w:val="FirstParagraph"/>
        <w:ind w:firstLine="720"/>
      </w:pPr>
      <w:r>
        <w:t>In 20</w:t>
      </w:r>
      <w:r w:rsidR="00572496">
        <w:t>20</w:t>
      </w:r>
      <w:r>
        <w:t>, there were 1</w:t>
      </w:r>
      <w:r w:rsidR="00AF2C72">
        <w:t>6</w:t>
      </w:r>
      <w:r>
        <w:t xml:space="preserve"> strata to evaluate: </w:t>
      </w:r>
      <w:r w:rsidR="00572496">
        <w:t>two</w:t>
      </w:r>
      <w:r>
        <w:t xml:space="preserve"> full coverage strat</w:t>
      </w:r>
      <w:r w:rsidR="00572496">
        <w:t>a</w:t>
      </w:r>
      <w:r>
        <w:t xml:space="preserve">, </w:t>
      </w:r>
      <w:r w:rsidR="00AF2C72">
        <w:t>nine</w:t>
      </w:r>
      <w:r>
        <w:t xml:space="preserve"> partial coverage observer strata defined by gear designation</w:t>
      </w:r>
      <w:r w:rsidR="00AF2C72">
        <w:t xml:space="preserve"> and time period</w:t>
      </w:r>
      <w:r>
        <w:t xml:space="preserve">, </w:t>
      </w:r>
      <w:r w:rsidR="00572496">
        <w:t>three</w:t>
      </w:r>
      <w:r>
        <w:t xml:space="preserve"> partial coverage </w:t>
      </w:r>
      <w:r w:rsidR="00B2543C">
        <w:t>e</w:t>
      </w:r>
      <w:r>
        <w:t xml:space="preserve">lectronic </w:t>
      </w:r>
      <w:r w:rsidR="00B2543C">
        <w:t>m</w:t>
      </w:r>
      <w:r>
        <w:t xml:space="preserve">onitoring (EM) strata defined by gear designation, one zero coverage EM research stratum, and one zero </w:t>
      </w:r>
      <w:r w:rsidR="00E466CA">
        <w:t>c</w:t>
      </w:r>
      <w:r>
        <w:t xml:space="preserve">overage stratum. </w:t>
      </w:r>
      <w:r w:rsidR="00864D01">
        <w:t>Of those 1</w:t>
      </w:r>
      <w:r w:rsidR="00AF2C72">
        <w:t>6</w:t>
      </w:r>
      <w:r w:rsidR="00864D01">
        <w:t xml:space="preserve"> strata, two were under an exempted fishing permit (EFP) </w:t>
      </w:r>
      <w:r w:rsidR="007B43F5">
        <w:t>to test</w:t>
      </w:r>
      <w:r w:rsidR="00864D01">
        <w:t xml:space="preserve"> the ability of EM </w:t>
      </w:r>
      <w:r w:rsidR="007B43F5">
        <w:t xml:space="preserve">equipment </w:t>
      </w:r>
      <w:r w:rsidR="00864D01">
        <w:t xml:space="preserve">to monitor fishing on trawl vessels. One </w:t>
      </w:r>
      <w:r w:rsidR="00E466CA">
        <w:t>EFP</w:t>
      </w:r>
      <w:r w:rsidR="00864D01">
        <w:t xml:space="preserve"> stratum was in full coverage, and one was in partial coverage. Outside of the EFP, o</w:t>
      </w:r>
      <w:r>
        <w:t xml:space="preserve">bservers were deployed </w:t>
      </w:r>
      <w:r w:rsidR="00E466CA">
        <w:t xml:space="preserve">to 2,856 full coverage trips </w:t>
      </w:r>
      <w:r>
        <w:t>on 1</w:t>
      </w:r>
      <w:r w:rsidR="00E466CA">
        <w:t>43</w:t>
      </w:r>
      <w:r>
        <w:t xml:space="preserve"> vessel</w:t>
      </w:r>
      <w:r w:rsidR="00E466CA">
        <w:t xml:space="preserve">s </w:t>
      </w:r>
      <w:r>
        <w:t xml:space="preserve">and </w:t>
      </w:r>
      <w:r w:rsidR="00986AF2">
        <w:t>319</w:t>
      </w:r>
      <w:r>
        <w:t xml:space="preserve"> </w:t>
      </w:r>
      <w:r w:rsidR="00986AF2">
        <w:t xml:space="preserve">partial coverage trips on 176 </w:t>
      </w:r>
      <w:r>
        <w:t xml:space="preserve">unique vessel and stratum combinations (vessels can fish in more than one stratum). </w:t>
      </w:r>
      <w:r w:rsidR="0015311D">
        <w:t>In total, 900 trips were monitored with EM across all gear types</w:t>
      </w:r>
      <w:r w:rsidR="00ED395B">
        <w:t>, with 647 of those trips occurring in the trawl EM EFP and 253 of those trips occurring in the regulated fixed gear EM program</w:t>
      </w:r>
      <w:r w:rsidR="0015311D">
        <w:t xml:space="preserve">. A total of 320 vessels fished 1,403 trips under zero coverage, accounting for 25% of all trips that occurred within the partial coverage category. </w:t>
      </w:r>
      <w:r>
        <w:t xml:space="preserve">Research EM systems were deployed onto </w:t>
      </w:r>
      <w:r w:rsidR="0015311D">
        <w:t>two</w:t>
      </w:r>
      <w:r>
        <w:t xml:space="preserve"> vessels that fished for 2</w:t>
      </w:r>
      <w:r w:rsidR="007B43F5">
        <w:t>2</w:t>
      </w:r>
      <w:r>
        <w:t xml:space="preserve"> trips. </w:t>
      </w:r>
    </w:p>
    <w:p w14:paraId="0AF7E4BE" w14:textId="1A242B00" w:rsidR="0030378A" w:rsidRDefault="007B43F5" w:rsidP="0015311D">
      <w:pPr>
        <w:pStyle w:val="FirstParagraph"/>
        <w:ind w:firstLine="720"/>
      </w:pPr>
      <w:r>
        <w:lastRenderedPageBreak/>
        <w:t xml:space="preserve">Fisheries monitoring </w:t>
      </w:r>
      <w:r w:rsidR="007F61E9">
        <w:t xml:space="preserve">in 2020 </w:t>
      </w:r>
      <w:r>
        <w:t xml:space="preserve">was substantially impacted by the COVID-19 pandemic, although the impacts were not uniform across </w:t>
      </w:r>
      <w:commentRangeStart w:id="3"/>
      <w:r>
        <w:t>monitoring tools</w:t>
      </w:r>
      <w:commentRangeEnd w:id="3"/>
      <w:r w:rsidR="00645FCF">
        <w:rPr>
          <w:rStyle w:val="CommentReference"/>
        </w:rPr>
        <w:commentReference w:id="3"/>
      </w:r>
      <w:r>
        <w:t>. The FMA successfully deployed observers to 99.7% of trips in the full coverage observed stratum, and only one of the eight trips not covered was related to COVID-19 response. Similarly, EM strata were largely unaffected by the pandemic</w:t>
      </w:r>
      <w:r w:rsidR="007F61E9">
        <w:t>, meeting expected monitoring rates in all strata. The strata most impacted by the pandemic were the partial coverage strata that are monitored by observers. For these strata: three distinct time periods were created by the response to COVID-19: one in which deployment w</w:t>
      </w:r>
      <w:r w:rsidR="008C233A">
        <w:t>as largely unaffected (January 1</w:t>
      </w:r>
      <w:r w:rsidR="007F61E9">
        <w:t xml:space="preserve"> t</w:t>
      </w:r>
      <w:r w:rsidR="008C233A">
        <w:t>hrough</w:t>
      </w:r>
      <w:r w:rsidR="007F61E9">
        <w:t xml:space="preserve"> March 25), one in which </w:t>
      </w:r>
      <w:r w:rsidR="001F3AE5">
        <w:t>observer coverage</w:t>
      </w:r>
      <w:r w:rsidR="007F61E9">
        <w:t xml:space="preserve"> waivers were issued broadly (March 26 t</w:t>
      </w:r>
      <w:r w:rsidR="008C233A">
        <w:t>hrough</w:t>
      </w:r>
      <w:r w:rsidR="007F61E9">
        <w:t xml:space="preserve"> June 30), and one in which observer deployment resumed out of a limited number of ports (July 1</w:t>
      </w:r>
      <w:r w:rsidR="008C233A">
        <w:t xml:space="preserve"> through</w:t>
      </w:r>
      <w:r w:rsidR="007F61E9">
        <w:t xml:space="preserve"> December 31). Realized coverage rates met expectations for all </w:t>
      </w:r>
      <w:r w:rsidR="0020003C">
        <w:t>partial coverage observed strata in the first time period. Realized coverage rates were lowest during the second time period</w:t>
      </w:r>
      <w:r w:rsidR="007F61E9">
        <w:t xml:space="preserve">, although there was no statistical expectation of coverage due to the waivers being issued. </w:t>
      </w:r>
      <w:r w:rsidR="0020003C">
        <w:t>In the third time period, realized coverage rates met expectations for the trawl stratum, but were lower than expected for the hook-and-line and pot strata.</w:t>
      </w:r>
    </w:p>
    <w:p w14:paraId="630EFA6E" w14:textId="35776519" w:rsidR="008A4D1E" w:rsidRDefault="0030378A" w:rsidP="00450E4B">
      <w:pPr>
        <w:pStyle w:val="FirstParagraph"/>
        <w:ind w:firstLine="720"/>
        <w:sectPr w:rsidR="008A4D1E" w:rsidSect="008A4D1E">
          <w:footerReference w:type="default" r:id="rId17"/>
          <w:pgSz w:w="12240" w:h="15840"/>
          <w:pgMar w:top="1440" w:right="1440" w:bottom="1440" w:left="1440" w:header="720" w:footer="720" w:gutter="0"/>
          <w:pgNumType w:fmt="lowerRoman"/>
          <w:cols w:space="720"/>
        </w:sectPr>
      </w:pPr>
      <w:r>
        <w:t>In order to improve the 2022 ADP, the FMSC recommends that all trips logged in the Observer Declare and Deploy System (ODDS) be closed using an existing pull down menu that lists landing report numbers associated with th</w:t>
      </w:r>
      <w:r w:rsidR="00A14678">
        <w:t>e vessel landing the trip. The FMSC has recommended for multiple years that the ODDS system be linked to the electronic reporting system that records landings (</w:t>
      </w:r>
      <w:proofErr w:type="spellStart"/>
      <w:r w:rsidR="00A14678">
        <w:t>eLandings</w:t>
      </w:r>
      <w:proofErr w:type="spellEnd"/>
      <w:r w:rsidR="00A14678">
        <w:t>)</w:t>
      </w:r>
      <w:r w:rsidR="009C6E53">
        <w:t xml:space="preserve"> so that intended deployment can be reliably compared to realized deployment</w:t>
      </w:r>
      <w:r w:rsidR="00A14678">
        <w:t xml:space="preserve">. The recommendation that trips be closed with landing report numbers describes how that link can be made with minimal impact to participants. The FMSC also recommends that the sampling design for the 2022 ADP use trip as the primary sampling unit and that the design not be constrained by port of departure or landing unless such a constraint is necessary for health and safety reasons. </w:t>
      </w:r>
      <w:r w:rsidR="00A14678" w:rsidRPr="00ED395B">
        <w:t xml:space="preserve">In </w:t>
      </w:r>
      <w:r w:rsidR="009D09E4" w:rsidRPr="00ED395B">
        <w:t>202</w:t>
      </w:r>
      <w:r w:rsidR="009D09E4">
        <w:t>0</w:t>
      </w:r>
      <w:r w:rsidR="00A14678">
        <w:t>, statistical tests of spatial bias were not able to be performed, due to the use of waivers and port-based deployment</w:t>
      </w:r>
      <w:r w:rsidR="009C6E53">
        <w:t>. Deploying observers with trip selection from all ports will improve the FMSC’s ability to determine whether the data collected by observers was spatially representative of all fish</w:t>
      </w:r>
      <w:r w:rsidR="00450E4B">
        <w:t>ing.</w:t>
      </w:r>
    </w:p>
    <w:sdt>
      <w:sdtPr>
        <w:rPr>
          <w:rFonts w:eastAsiaTheme="minorHAnsi" w:cstheme="minorBidi"/>
          <w:smallCaps w:val="0"/>
          <w:color w:val="auto"/>
          <w:sz w:val="22"/>
          <w:szCs w:val="24"/>
        </w:rPr>
        <w:id w:val="-1496953449"/>
        <w:docPartObj>
          <w:docPartGallery w:val="Table of Contents"/>
          <w:docPartUnique/>
        </w:docPartObj>
      </w:sdtPr>
      <w:sdtEndPr>
        <w:rPr>
          <w:b/>
          <w:bCs/>
          <w:noProof/>
        </w:rPr>
      </w:sdtEndPr>
      <w:sdtContent>
        <w:commentRangeStart w:id="4" w:displacedByCustomXml="prev"/>
        <w:p w14:paraId="50AA41A4" w14:textId="77777777" w:rsidR="00A336ED" w:rsidRPr="008A4D1E" w:rsidRDefault="00A336ED" w:rsidP="00A254C6">
          <w:pPr>
            <w:pStyle w:val="TOCHeading"/>
            <w:spacing w:before="0" w:after="0" w:afterAutospacing="0" w:line="240" w:lineRule="auto"/>
            <w:rPr>
              <w:b/>
              <w:color w:val="auto"/>
            </w:rPr>
          </w:pPr>
          <w:r w:rsidRPr="008A4D1E">
            <w:rPr>
              <w:b/>
              <w:color w:val="auto"/>
            </w:rPr>
            <w:t>Contents</w:t>
          </w:r>
          <w:commentRangeEnd w:id="4"/>
          <w:r w:rsidR="00B53064">
            <w:rPr>
              <w:rStyle w:val="CommentReference"/>
              <w:rFonts w:eastAsiaTheme="minorHAnsi" w:cstheme="minorBidi"/>
              <w:smallCaps w:val="0"/>
              <w:color w:val="auto"/>
            </w:rPr>
            <w:commentReference w:id="4"/>
          </w:r>
        </w:p>
        <w:p w14:paraId="5D081418" w14:textId="4DDA2748" w:rsidR="00A254C6" w:rsidRDefault="00A336ED" w:rsidP="00A254C6">
          <w:pPr>
            <w:pStyle w:val="TOC1"/>
            <w:tabs>
              <w:tab w:val="right" w:leader="dot" w:pos="9350"/>
            </w:tabs>
            <w:spacing w:after="0" w:line="240" w:lineRule="auto"/>
            <w:rPr>
              <w:rFonts w:asciiTheme="minorHAnsi" w:eastAsiaTheme="minorEastAsia" w:hAnsiTheme="minorHAnsi"/>
              <w:noProof/>
              <w:szCs w:val="22"/>
            </w:rPr>
          </w:pPr>
          <w:r>
            <w:fldChar w:fldCharType="begin"/>
          </w:r>
          <w:r>
            <w:instrText xml:space="preserve"> TOC \o "1-3" \h \z \u </w:instrText>
          </w:r>
          <w:r>
            <w:fldChar w:fldCharType="separate"/>
          </w:r>
          <w:hyperlink w:anchor="_Toc84583098" w:history="1">
            <w:r w:rsidR="00A254C6" w:rsidRPr="004126F3">
              <w:rPr>
                <w:rStyle w:val="Hyperlink"/>
                <w:noProof/>
              </w:rPr>
              <w:t>Abstract</w:t>
            </w:r>
            <w:r w:rsidR="00A254C6">
              <w:rPr>
                <w:noProof/>
                <w:webHidden/>
              </w:rPr>
              <w:tab/>
            </w:r>
            <w:r w:rsidR="00A254C6">
              <w:rPr>
                <w:noProof/>
                <w:webHidden/>
              </w:rPr>
              <w:fldChar w:fldCharType="begin"/>
            </w:r>
            <w:r w:rsidR="00A254C6">
              <w:rPr>
                <w:noProof/>
                <w:webHidden/>
              </w:rPr>
              <w:instrText xml:space="preserve"> PAGEREF _Toc84583098 \h </w:instrText>
            </w:r>
            <w:r w:rsidR="00A254C6">
              <w:rPr>
                <w:noProof/>
                <w:webHidden/>
              </w:rPr>
            </w:r>
            <w:r w:rsidR="00A254C6">
              <w:rPr>
                <w:noProof/>
                <w:webHidden/>
              </w:rPr>
              <w:fldChar w:fldCharType="separate"/>
            </w:r>
            <w:r w:rsidR="00A254C6">
              <w:rPr>
                <w:noProof/>
                <w:webHidden/>
              </w:rPr>
              <w:t>iii</w:t>
            </w:r>
            <w:r w:rsidR="00A254C6">
              <w:rPr>
                <w:noProof/>
                <w:webHidden/>
              </w:rPr>
              <w:fldChar w:fldCharType="end"/>
            </w:r>
          </w:hyperlink>
        </w:p>
        <w:p w14:paraId="19F7CD1D" w14:textId="40985592"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099" w:history="1">
            <w:r w:rsidR="00A254C6" w:rsidRPr="004126F3">
              <w:rPr>
                <w:rStyle w:val="Hyperlink"/>
                <w:noProof/>
              </w:rPr>
              <w:t>Introduction</w:t>
            </w:r>
            <w:r w:rsidR="00A254C6">
              <w:rPr>
                <w:noProof/>
                <w:webHidden/>
              </w:rPr>
              <w:tab/>
            </w:r>
            <w:r w:rsidR="00A254C6">
              <w:rPr>
                <w:noProof/>
                <w:webHidden/>
              </w:rPr>
              <w:fldChar w:fldCharType="begin"/>
            </w:r>
            <w:r w:rsidR="00A254C6">
              <w:rPr>
                <w:noProof/>
                <w:webHidden/>
              </w:rPr>
              <w:instrText xml:space="preserve"> PAGEREF _Toc84583099 \h </w:instrText>
            </w:r>
            <w:r w:rsidR="00A254C6">
              <w:rPr>
                <w:noProof/>
                <w:webHidden/>
              </w:rPr>
            </w:r>
            <w:r w:rsidR="00A254C6">
              <w:rPr>
                <w:noProof/>
                <w:webHidden/>
              </w:rPr>
              <w:fldChar w:fldCharType="separate"/>
            </w:r>
            <w:r w:rsidR="00A254C6">
              <w:rPr>
                <w:noProof/>
                <w:webHidden/>
              </w:rPr>
              <w:t>6</w:t>
            </w:r>
            <w:r w:rsidR="00A254C6">
              <w:rPr>
                <w:noProof/>
                <w:webHidden/>
              </w:rPr>
              <w:fldChar w:fldCharType="end"/>
            </w:r>
          </w:hyperlink>
        </w:p>
        <w:p w14:paraId="528496B1" w14:textId="38A12E74"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00" w:history="1">
            <w:r w:rsidR="00A254C6" w:rsidRPr="004126F3">
              <w:rPr>
                <w:rStyle w:val="Hyperlink"/>
                <w:noProof/>
              </w:rPr>
              <w:t>Background of the North Pacific Groundfish and Halibut Observer Program</w:t>
            </w:r>
            <w:r w:rsidR="00A254C6">
              <w:rPr>
                <w:noProof/>
                <w:webHidden/>
              </w:rPr>
              <w:tab/>
            </w:r>
            <w:r w:rsidR="00A254C6">
              <w:rPr>
                <w:noProof/>
                <w:webHidden/>
              </w:rPr>
              <w:fldChar w:fldCharType="begin"/>
            </w:r>
            <w:r w:rsidR="00A254C6">
              <w:rPr>
                <w:noProof/>
                <w:webHidden/>
              </w:rPr>
              <w:instrText xml:space="preserve"> PAGEREF _Toc84583100 \h </w:instrText>
            </w:r>
            <w:r w:rsidR="00A254C6">
              <w:rPr>
                <w:noProof/>
                <w:webHidden/>
              </w:rPr>
            </w:r>
            <w:r w:rsidR="00A254C6">
              <w:rPr>
                <w:noProof/>
                <w:webHidden/>
              </w:rPr>
              <w:fldChar w:fldCharType="separate"/>
            </w:r>
            <w:r w:rsidR="00A254C6">
              <w:rPr>
                <w:noProof/>
                <w:webHidden/>
              </w:rPr>
              <w:t>6</w:t>
            </w:r>
            <w:r w:rsidR="00A254C6">
              <w:rPr>
                <w:noProof/>
                <w:webHidden/>
              </w:rPr>
              <w:fldChar w:fldCharType="end"/>
            </w:r>
          </w:hyperlink>
        </w:p>
        <w:p w14:paraId="4395F73E" w14:textId="37D22E9C"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01" w:history="1">
            <w:r w:rsidR="00A254C6" w:rsidRPr="004126F3">
              <w:rPr>
                <w:rStyle w:val="Hyperlink"/>
                <w:noProof/>
              </w:rPr>
              <w:t>The Annual Deployment Plan and Review</w:t>
            </w:r>
            <w:r w:rsidR="00A254C6">
              <w:rPr>
                <w:noProof/>
                <w:webHidden/>
              </w:rPr>
              <w:tab/>
            </w:r>
            <w:r w:rsidR="00A254C6">
              <w:rPr>
                <w:noProof/>
                <w:webHidden/>
              </w:rPr>
              <w:fldChar w:fldCharType="begin"/>
            </w:r>
            <w:r w:rsidR="00A254C6">
              <w:rPr>
                <w:noProof/>
                <w:webHidden/>
              </w:rPr>
              <w:instrText xml:space="preserve"> PAGEREF _Toc84583101 \h </w:instrText>
            </w:r>
            <w:r w:rsidR="00A254C6">
              <w:rPr>
                <w:noProof/>
                <w:webHidden/>
              </w:rPr>
            </w:r>
            <w:r w:rsidR="00A254C6">
              <w:rPr>
                <w:noProof/>
                <w:webHidden/>
              </w:rPr>
              <w:fldChar w:fldCharType="separate"/>
            </w:r>
            <w:r w:rsidR="00A254C6">
              <w:rPr>
                <w:noProof/>
                <w:webHidden/>
              </w:rPr>
              <w:t>8</w:t>
            </w:r>
            <w:r w:rsidR="00A254C6">
              <w:rPr>
                <w:noProof/>
                <w:webHidden/>
              </w:rPr>
              <w:fldChar w:fldCharType="end"/>
            </w:r>
          </w:hyperlink>
        </w:p>
        <w:p w14:paraId="6B3AD16C" w14:textId="2760A01A"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02" w:history="1">
            <w:r w:rsidR="00A254C6" w:rsidRPr="004126F3">
              <w:rPr>
                <w:rStyle w:val="Hyperlink"/>
                <w:noProof/>
              </w:rPr>
              <w:t>Fishery Monitoring Science Committee</w:t>
            </w:r>
            <w:r w:rsidR="00A254C6">
              <w:rPr>
                <w:noProof/>
                <w:webHidden/>
              </w:rPr>
              <w:tab/>
            </w:r>
            <w:r w:rsidR="00A254C6">
              <w:rPr>
                <w:noProof/>
                <w:webHidden/>
              </w:rPr>
              <w:fldChar w:fldCharType="begin"/>
            </w:r>
            <w:r w:rsidR="00A254C6">
              <w:rPr>
                <w:noProof/>
                <w:webHidden/>
              </w:rPr>
              <w:instrText xml:space="preserve"> PAGEREF _Toc84583102 \h </w:instrText>
            </w:r>
            <w:r w:rsidR="00A254C6">
              <w:rPr>
                <w:noProof/>
                <w:webHidden/>
              </w:rPr>
            </w:r>
            <w:r w:rsidR="00A254C6">
              <w:rPr>
                <w:noProof/>
                <w:webHidden/>
              </w:rPr>
              <w:fldChar w:fldCharType="separate"/>
            </w:r>
            <w:r w:rsidR="00A254C6">
              <w:rPr>
                <w:noProof/>
                <w:webHidden/>
              </w:rPr>
              <w:t>8</w:t>
            </w:r>
            <w:r w:rsidR="00A254C6">
              <w:rPr>
                <w:noProof/>
                <w:webHidden/>
              </w:rPr>
              <w:fldChar w:fldCharType="end"/>
            </w:r>
          </w:hyperlink>
        </w:p>
        <w:p w14:paraId="4A811C83" w14:textId="0D3168F2"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03" w:history="1">
            <w:r w:rsidR="00A254C6" w:rsidRPr="004126F3">
              <w:rPr>
                <w:rStyle w:val="Hyperlink"/>
                <w:noProof/>
              </w:rPr>
              <w:t>The Sampling Design of the Observer Program</w:t>
            </w:r>
            <w:r w:rsidR="00A254C6">
              <w:rPr>
                <w:noProof/>
                <w:webHidden/>
              </w:rPr>
              <w:tab/>
            </w:r>
            <w:r w:rsidR="00A254C6">
              <w:rPr>
                <w:noProof/>
                <w:webHidden/>
              </w:rPr>
              <w:fldChar w:fldCharType="begin"/>
            </w:r>
            <w:r w:rsidR="00A254C6">
              <w:rPr>
                <w:noProof/>
                <w:webHidden/>
              </w:rPr>
              <w:instrText xml:space="preserve"> PAGEREF _Toc84583103 \h </w:instrText>
            </w:r>
            <w:r w:rsidR="00A254C6">
              <w:rPr>
                <w:noProof/>
                <w:webHidden/>
              </w:rPr>
            </w:r>
            <w:r w:rsidR="00A254C6">
              <w:rPr>
                <w:noProof/>
                <w:webHidden/>
              </w:rPr>
              <w:fldChar w:fldCharType="separate"/>
            </w:r>
            <w:r w:rsidR="00A254C6">
              <w:rPr>
                <w:noProof/>
                <w:webHidden/>
              </w:rPr>
              <w:t>9</w:t>
            </w:r>
            <w:r w:rsidR="00A254C6">
              <w:rPr>
                <w:noProof/>
                <w:webHidden/>
              </w:rPr>
              <w:fldChar w:fldCharType="end"/>
            </w:r>
          </w:hyperlink>
        </w:p>
        <w:p w14:paraId="562FA63B" w14:textId="2EBA8A26"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04" w:history="1">
            <w:r w:rsidR="00A254C6" w:rsidRPr="004126F3">
              <w:rPr>
                <w:rStyle w:val="Hyperlink"/>
                <w:noProof/>
              </w:rPr>
              <w:t>The 2020 Annual Deployment Plan</w:t>
            </w:r>
            <w:r w:rsidR="00A254C6">
              <w:rPr>
                <w:noProof/>
                <w:webHidden/>
              </w:rPr>
              <w:tab/>
            </w:r>
            <w:r w:rsidR="00A254C6">
              <w:rPr>
                <w:noProof/>
                <w:webHidden/>
              </w:rPr>
              <w:fldChar w:fldCharType="begin"/>
            </w:r>
            <w:r w:rsidR="00A254C6">
              <w:rPr>
                <w:noProof/>
                <w:webHidden/>
              </w:rPr>
              <w:instrText xml:space="preserve"> PAGEREF _Toc84583104 \h </w:instrText>
            </w:r>
            <w:r w:rsidR="00A254C6">
              <w:rPr>
                <w:noProof/>
                <w:webHidden/>
              </w:rPr>
            </w:r>
            <w:r w:rsidR="00A254C6">
              <w:rPr>
                <w:noProof/>
                <w:webHidden/>
              </w:rPr>
              <w:fldChar w:fldCharType="separate"/>
            </w:r>
            <w:r w:rsidR="00A254C6">
              <w:rPr>
                <w:noProof/>
                <w:webHidden/>
              </w:rPr>
              <w:t>11</w:t>
            </w:r>
            <w:r w:rsidR="00A254C6">
              <w:rPr>
                <w:noProof/>
                <w:webHidden/>
              </w:rPr>
              <w:fldChar w:fldCharType="end"/>
            </w:r>
          </w:hyperlink>
        </w:p>
        <w:p w14:paraId="7D08FAB3" w14:textId="0BCEB34E"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05" w:history="1">
            <w:r w:rsidR="00A254C6" w:rsidRPr="004126F3">
              <w:rPr>
                <w:rStyle w:val="Hyperlink"/>
                <w:noProof/>
              </w:rPr>
              <w:t>Performance Review Objectives</w:t>
            </w:r>
            <w:r w:rsidR="00A254C6">
              <w:rPr>
                <w:noProof/>
                <w:webHidden/>
              </w:rPr>
              <w:tab/>
            </w:r>
            <w:r w:rsidR="00A254C6">
              <w:rPr>
                <w:noProof/>
                <w:webHidden/>
              </w:rPr>
              <w:fldChar w:fldCharType="begin"/>
            </w:r>
            <w:r w:rsidR="00A254C6">
              <w:rPr>
                <w:noProof/>
                <w:webHidden/>
              </w:rPr>
              <w:instrText xml:space="preserve"> PAGEREF _Toc84583105 \h </w:instrText>
            </w:r>
            <w:r w:rsidR="00A254C6">
              <w:rPr>
                <w:noProof/>
                <w:webHidden/>
              </w:rPr>
            </w:r>
            <w:r w:rsidR="00A254C6">
              <w:rPr>
                <w:noProof/>
                <w:webHidden/>
              </w:rPr>
              <w:fldChar w:fldCharType="separate"/>
            </w:r>
            <w:r w:rsidR="00A254C6">
              <w:rPr>
                <w:noProof/>
                <w:webHidden/>
              </w:rPr>
              <w:t>13</w:t>
            </w:r>
            <w:r w:rsidR="00A254C6">
              <w:rPr>
                <w:noProof/>
                <w:webHidden/>
              </w:rPr>
              <w:fldChar w:fldCharType="end"/>
            </w:r>
          </w:hyperlink>
        </w:p>
        <w:p w14:paraId="5C8699FD" w14:textId="7CD56E9F"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06" w:history="1">
            <w:r w:rsidR="00A254C6" w:rsidRPr="004126F3">
              <w:rPr>
                <w:rStyle w:val="Hyperlink"/>
                <w:noProof/>
              </w:rPr>
              <w:t>Observer Deployment Performance Metrics</w:t>
            </w:r>
            <w:r w:rsidR="00A254C6">
              <w:rPr>
                <w:noProof/>
                <w:webHidden/>
              </w:rPr>
              <w:tab/>
            </w:r>
            <w:r w:rsidR="00A254C6">
              <w:rPr>
                <w:noProof/>
                <w:webHidden/>
              </w:rPr>
              <w:fldChar w:fldCharType="begin"/>
            </w:r>
            <w:r w:rsidR="00A254C6">
              <w:rPr>
                <w:noProof/>
                <w:webHidden/>
              </w:rPr>
              <w:instrText xml:space="preserve"> PAGEREF _Toc84583106 \h </w:instrText>
            </w:r>
            <w:r w:rsidR="00A254C6">
              <w:rPr>
                <w:noProof/>
                <w:webHidden/>
              </w:rPr>
            </w:r>
            <w:r w:rsidR="00A254C6">
              <w:rPr>
                <w:noProof/>
                <w:webHidden/>
              </w:rPr>
              <w:fldChar w:fldCharType="separate"/>
            </w:r>
            <w:r w:rsidR="00A254C6">
              <w:rPr>
                <w:noProof/>
                <w:webHidden/>
              </w:rPr>
              <w:t>15</w:t>
            </w:r>
            <w:r w:rsidR="00A254C6">
              <w:rPr>
                <w:noProof/>
                <w:webHidden/>
              </w:rPr>
              <w:fldChar w:fldCharType="end"/>
            </w:r>
          </w:hyperlink>
        </w:p>
        <w:p w14:paraId="32CE6D95" w14:textId="155D89B0"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07" w:history="1">
            <w:r w:rsidR="00A254C6" w:rsidRPr="004126F3">
              <w:rPr>
                <w:rStyle w:val="Hyperlink"/>
                <w:noProof/>
              </w:rPr>
              <w:t>Changes to This Report from Last Year</w:t>
            </w:r>
            <w:r w:rsidR="00A254C6">
              <w:rPr>
                <w:noProof/>
                <w:webHidden/>
              </w:rPr>
              <w:tab/>
            </w:r>
            <w:r w:rsidR="00A254C6">
              <w:rPr>
                <w:noProof/>
                <w:webHidden/>
              </w:rPr>
              <w:fldChar w:fldCharType="begin"/>
            </w:r>
            <w:r w:rsidR="00A254C6">
              <w:rPr>
                <w:noProof/>
                <w:webHidden/>
              </w:rPr>
              <w:instrText xml:space="preserve"> PAGEREF _Toc84583107 \h </w:instrText>
            </w:r>
            <w:r w:rsidR="00A254C6">
              <w:rPr>
                <w:noProof/>
                <w:webHidden/>
              </w:rPr>
            </w:r>
            <w:r w:rsidR="00A254C6">
              <w:rPr>
                <w:noProof/>
                <w:webHidden/>
              </w:rPr>
              <w:fldChar w:fldCharType="separate"/>
            </w:r>
            <w:r w:rsidR="00A254C6">
              <w:rPr>
                <w:noProof/>
                <w:webHidden/>
              </w:rPr>
              <w:t>17</w:t>
            </w:r>
            <w:r w:rsidR="00A254C6">
              <w:rPr>
                <w:noProof/>
                <w:webHidden/>
              </w:rPr>
              <w:fldChar w:fldCharType="end"/>
            </w:r>
          </w:hyperlink>
        </w:p>
        <w:p w14:paraId="344EAB78" w14:textId="5040517B"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08" w:history="1">
            <w:r w:rsidR="00A254C6" w:rsidRPr="004126F3">
              <w:rPr>
                <w:rStyle w:val="Hyperlink"/>
                <w:noProof/>
              </w:rPr>
              <w:t>Evaluation of Deployment in 2020</w:t>
            </w:r>
            <w:r w:rsidR="00A254C6">
              <w:rPr>
                <w:noProof/>
                <w:webHidden/>
              </w:rPr>
              <w:tab/>
            </w:r>
            <w:r w:rsidR="00A254C6">
              <w:rPr>
                <w:noProof/>
                <w:webHidden/>
              </w:rPr>
              <w:fldChar w:fldCharType="begin"/>
            </w:r>
            <w:r w:rsidR="00A254C6">
              <w:rPr>
                <w:noProof/>
                <w:webHidden/>
              </w:rPr>
              <w:instrText xml:space="preserve"> PAGEREF _Toc84583108 \h </w:instrText>
            </w:r>
            <w:r w:rsidR="00A254C6">
              <w:rPr>
                <w:noProof/>
                <w:webHidden/>
              </w:rPr>
            </w:r>
            <w:r w:rsidR="00A254C6">
              <w:rPr>
                <w:noProof/>
                <w:webHidden/>
              </w:rPr>
              <w:fldChar w:fldCharType="separate"/>
            </w:r>
            <w:r w:rsidR="00A254C6">
              <w:rPr>
                <w:noProof/>
                <w:webHidden/>
              </w:rPr>
              <w:t>18</w:t>
            </w:r>
            <w:r w:rsidR="00A254C6">
              <w:rPr>
                <w:noProof/>
                <w:webHidden/>
              </w:rPr>
              <w:fldChar w:fldCharType="end"/>
            </w:r>
          </w:hyperlink>
        </w:p>
        <w:p w14:paraId="4914F93A" w14:textId="09BC6D5C"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09" w:history="1">
            <w:r w:rsidR="00A254C6" w:rsidRPr="004126F3">
              <w:rPr>
                <w:rStyle w:val="Hyperlink"/>
                <w:noProof/>
              </w:rPr>
              <w:t>Evaluating Effort Predictions</w:t>
            </w:r>
            <w:r w:rsidR="00A254C6">
              <w:rPr>
                <w:noProof/>
                <w:webHidden/>
              </w:rPr>
              <w:tab/>
            </w:r>
            <w:r w:rsidR="00A254C6">
              <w:rPr>
                <w:noProof/>
                <w:webHidden/>
              </w:rPr>
              <w:fldChar w:fldCharType="begin"/>
            </w:r>
            <w:r w:rsidR="00A254C6">
              <w:rPr>
                <w:noProof/>
                <w:webHidden/>
              </w:rPr>
              <w:instrText xml:space="preserve"> PAGEREF _Toc84583109 \h </w:instrText>
            </w:r>
            <w:r w:rsidR="00A254C6">
              <w:rPr>
                <w:noProof/>
                <w:webHidden/>
              </w:rPr>
            </w:r>
            <w:r w:rsidR="00A254C6">
              <w:rPr>
                <w:noProof/>
                <w:webHidden/>
              </w:rPr>
              <w:fldChar w:fldCharType="separate"/>
            </w:r>
            <w:r w:rsidR="00A254C6">
              <w:rPr>
                <w:noProof/>
                <w:webHidden/>
              </w:rPr>
              <w:t>19</w:t>
            </w:r>
            <w:r w:rsidR="00A254C6">
              <w:rPr>
                <w:noProof/>
                <w:webHidden/>
              </w:rPr>
              <w:fldChar w:fldCharType="end"/>
            </w:r>
          </w:hyperlink>
        </w:p>
        <w:p w14:paraId="44AA0FB8" w14:textId="78E86FF8"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10" w:history="1">
            <w:r w:rsidR="00A254C6" w:rsidRPr="004126F3">
              <w:rPr>
                <w:rStyle w:val="Hyperlink"/>
                <w:noProof/>
              </w:rPr>
              <w:t>Performance of the Observer Declare and Deploy System in Trip-Selection</w:t>
            </w:r>
            <w:r w:rsidR="00A254C6">
              <w:rPr>
                <w:noProof/>
                <w:webHidden/>
              </w:rPr>
              <w:tab/>
            </w:r>
            <w:r w:rsidR="00A254C6">
              <w:rPr>
                <w:noProof/>
                <w:webHidden/>
              </w:rPr>
              <w:fldChar w:fldCharType="begin"/>
            </w:r>
            <w:r w:rsidR="00A254C6">
              <w:rPr>
                <w:noProof/>
                <w:webHidden/>
              </w:rPr>
              <w:instrText xml:space="preserve"> PAGEREF _Toc84583110 \h </w:instrText>
            </w:r>
            <w:r w:rsidR="00A254C6">
              <w:rPr>
                <w:noProof/>
                <w:webHidden/>
              </w:rPr>
            </w:r>
            <w:r w:rsidR="00A254C6">
              <w:rPr>
                <w:noProof/>
                <w:webHidden/>
              </w:rPr>
              <w:fldChar w:fldCharType="separate"/>
            </w:r>
            <w:r w:rsidR="00A254C6">
              <w:rPr>
                <w:noProof/>
                <w:webHidden/>
              </w:rPr>
              <w:t>20</w:t>
            </w:r>
            <w:r w:rsidR="00A254C6">
              <w:rPr>
                <w:noProof/>
                <w:webHidden/>
              </w:rPr>
              <w:fldChar w:fldCharType="end"/>
            </w:r>
          </w:hyperlink>
        </w:p>
        <w:p w14:paraId="4B29E407" w14:textId="490AF241"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11" w:history="1">
            <w:r w:rsidR="00A254C6" w:rsidRPr="004126F3">
              <w:rPr>
                <w:rStyle w:val="Hyperlink"/>
                <w:noProof/>
              </w:rPr>
              <w:t>Evaluation of Deployment Rates</w:t>
            </w:r>
            <w:r w:rsidR="00A254C6">
              <w:rPr>
                <w:noProof/>
                <w:webHidden/>
              </w:rPr>
              <w:tab/>
            </w:r>
            <w:r w:rsidR="00A254C6">
              <w:rPr>
                <w:noProof/>
                <w:webHidden/>
              </w:rPr>
              <w:fldChar w:fldCharType="begin"/>
            </w:r>
            <w:r w:rsidR="00A254C6">
              <w:rPr>
                <w:noProof/>
                <w:webHidden/>
              </w:rPr>
              <w:instrText xml:space="preserve"> PAGEREF _Toc84583111 \h </w:instrText>
            </w:r>
            <w:r w:rsidR="00A254C6">
              <w:rPr>
                <w:noProof/>
                <w:webHidden/>
              </w:rPr>
            </w:r>
            <w:r w:rsidR="00A254C6">
              <w:rPr>
                <w:noProof/>
                <w:webHidden/>
              </w:rPr>
              <w:fldChar w:fldCharType="separate"/>
            </w:r>
            <w:r w:rsidR="00A254C6">
              <w:rPr>
                <w:noProof/>
                <w:webHidden/>
              </w:rPr>
              <w:t>21</w:t>
            </w:r>
            <w:r w:rsidR="00A254C6">
              <w:rPr>
                <w:noProof/>
                <w:webHidden/>
              </w:rPr>
              <w:fldChar w:fldCharType="end"/>
            </w:r>
          </w:hyperlink>
        </w:p>
        <w:p w14:paraId="211DC6BF" w14:textId="48FC30F1" w:rsidR="00A254C6" w:rsidRDefault="007C0EB2" w:rsidP="00A254C6">
          <w:pPr>
            <w:pStyle w:val="TOC3"/>
            <w:tabs>
              <w:tab w:val="right" w:leader="dot" w:pos="9350"/>
            </w:tabs>
            <w:spacing w:after="0" w:line="240" w:lineRule="auto"/>
            <w:rPr>
              <w:rFonts w:asciiTheme="minorHAnsi" w:eastAsiaTheme="minorEastAsia" w:hAnsiTheme="minorHAnsi"/>
              <w:noProof/>
              <w:szCs w:val="22"/>
            </w:rPr>
          </w:pPr>
          <w:hyperlink w:anchor="_Toc84583112" w:history="1">
            <w:r w:rsidR="00A254C6" w:rsidRPr="004126F3">
              <w:rPr>
                <w:rStyle w:val="Hyperlink"/>
                <w:noProof/>
              </w:rPr>
              <w:t>At-sea Deployments</w:t>
            </w:r>
            <w:r w:rsidR="00A254C6">
              <w:rPr>
                <w:noProof/>
                <w:webHidden/>
              </w:rPr>
              <w:tab/>
            </w:r>
            <w:r w:rsidR="00A254C6">
              <w:rPr>
                <w:noProof/>
                <w:webHidden/>
              </w:rPr>
              <w:fldChar w:fldCharType="begin"/>
            </w:r>
            <w:r w:rsidR="00A254C6">
              <w:rPr>
                <w:noProof/>
                <w:webHidden/>
              </w:rPr>
              <w:instrText xml:space="preserve"> PAGEREF _Toc84583112 \h </w:instrText>
            </w:r>
            <w:r w:rsidR="00A254C6">
              <w:rPr>
                <w:noProof/>
                <w:webHidden/>
              </w:rPr>
            </w:r>
            <w:r w:rsidR="00A254C6">
              <w:rPr>
                <w:noProof/>
                <w:webHidden/>
              </w:rPr>
              <w:fldChar w:fldCharType="separate"/>
            </w:r>
            <w:r w:rsidR="00A254C6">
              <w:rPr>
                <w:noProof/>
                <w:webHidden/>
              </w:rPr>
              <w:t>22</w:t>
            </w:r>
            <w:r w:rsidR="00A254C6">
              <w:rPr>
                <w:noProof/>
                <w:webHidden/>
              </w:rPr>
              <w:fldChar w:fldCharType="end"/>
            </w:r>
          </w:hyperlink>
        </w:p>
        <w:p w14:paraId="0E5E5DF0" w14:textId="0E8E12AB" w:rsidR="00A254C6" w:rsidRDefault="007C0EB2" w:rsidP="00A254C6">
          <w:pPr>
            <w:pStyle w:val="TOC3"/>
            <w:tabs>
              <w:tab w:val="right" w:leader="dot" w:pos="9350"/>
            </w:tabs>
            <w:spacing w:after="0" w:line="240" w:lineRule="auto"/>
            <w:rPr>
              <w:rFonts w:asciiTheme="minorHAnsi" w:eastAsiaTheme="minorEastAsia" w:hAnsiTheme="minorHAnsi"/>
              <w:noProof/>
              <w:szCs w:val="22"/>
            </w:rPr>
          </w:pPr>
          <w:hyperlink w:anchor="_Toc84583113" w:history="1">
            <w:r w:rsidR="00A254C6" w:rsidRPr="004126F3">
              <w:rPr>
                <w:rStyle w:val="Hyperlink"/>
                <w:noProof/>
              </w:rPr>
              <w:t>Timeliness of at-sea data</w:t>
            </w:r>
            <w:r w:rsidR="00A254C6">
              <w:rPr>
                <w:noProof/>
                <w:webHidden/>
              </w:rPr>
              <w:tab/>
            </w:r>
            <w:r w:rsidR="00A254C6">
              <w:rPr>
                <w:noProof/>
                <w:webHidden/>
              </w:rPr>
              <w:fldChar w:fldCharType="begin"/>
            </w:r>
            <w:r w:rsidR="00A254C6">
              <w:rPr>
                <w:noProof/>
                <w:webHidden/>
              </w:rPr>
              <w:instrText xml:space="preserve"> PAGEREF _Toc84583113 \h </w:instrText>
            </w:r>
            <w:r w:rsidR="00A254C6">
              <w:rPr>
                <w:noProof/>
                <w:webHidden/>
              </w:rPr>
            </w:r>
            <w:r w:rsidR="00A254C6">
              <w:rPr>
                <w:noProof/>
                <w:webHidden/>
              </w:rPr>
              <w:fldChar w:fldCharType="separate"/>
            </w:r>
            <w:r w:rsidR="00A254C6">
              <w:rPr>
                <w:noProof/>
                <w:webHidden/>
              </w:rPr>
              <w:t>23</w:t>
            </w:r>
            <w:r w:rsidR="00A254C6">
              <w:rPr>
                <w:noProof/>
                <w:webHidden/>
              </w:rPr>
              <w:fldChar w:fldCharType="end"/>
            </w:r>
          </w:hyperlink>
        </w:p>
        <w:p w14:paraId="55467DC7" w14:textId="65A2BA7D" w:rsidR="00A254C6" w:rsidRDefault="007C0EB2" w:rsidP="00A254C6">
          <w:pPr>
            <w:pStyle w:val="TOC3"/>
            <w:tabs>
              <w:tab w:val="right" w:leader="dot" w:pos="9350"/>
            </w:tabs>
            <w:spacing w:after="0" w:line="240" w:lineRule="auto"/>
            <w:rPr>
              <w:rFonts w:asciiTheme="minorHAnsi" w:eastAsiaTheme="minorEastAsia" w:hAnsiTheme="minorHAnsi"/>
              <w:noProof/>
              <w:szCs w:val="22"/>
            </w:rPr>
          </w:pPr>
          <w:hyperlink w:anchor="_Toc84583114" w:history="1">
            <w:r w:rsidR="00A254C6" w:rsidRPr="004126F3">
              <w:rPr>
                <w:rStyle w:val="Hyperlink"/>
                <w:noProof/>
              </w:rPr>
              <w:t>Coverage Rates for Dockside Monitoring</w:t>
            </w:r>
            <w:r w:rsidR="00A254C6">
              <w:rPr>
                <w:noProof/>
                <w:webHidden/>
              </w:rPr>
              <w:tab/>
            </w:r>
            <w:r w:rsidR="00A254C6">
              <w:rPr>
                <w:noProof/>
                <w:webHidden/>
              </w:rPr>
              <w:fldChar w:fldCharType="begin"/>
            </w:r>
            <w:r w:rsidR="00A254C6">
              <w:rPr>
                <w:noProof/>
                <w:webHidden/>
              </w:rPr>
              <w:instrText xml:space="preserve"> PAGEREF _Toc84583114 \h </w:instrText>
            </w:r>
            <w:r w:rsidR="00A254C6">
              <w:rPr>
                <w:noProof/>
                <w:webHidden/>
              </w:rPr>
            </w:r>
            <w:r w:rsidR="00A254C6">
              <w:rPr>
                <w:noProof/>
                <w:webHidden/>
              </w:rPr>
              <w:fldChar w:fldCharType="separate"/>
            </w:r>
            <w:r w:rsidR="00A254C6">
              <w:rPr>
                <w:noProof/>
                <w:webHidden/>
              </w:rPr>
              <w:t>23</w:t>
            </w:r>
            <w:r w:rsidR="00A254C6">
              <w:rPr>
                <w:noProof/>
                <w:webHidden/>
              </w:rPr>
              <w:fldChar w:fldCharType="end"/>
            </w:r>
          </w:hyperlink>
        </w:p>
        <w:p w14:paraId="0C5420F9" w14:textId="5C8CCADE"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15" w:history="1">
            <w:r w:rsidR="00A254C6" w:rsidRPr="004126F3">
              <w:rPr>
                <w:rStyle w:val="Hyperlink"/>
                <w:noProof/>
              </w:rPr>
              <w:t>Sample Quality</w:t>
            </w:r>
            <w:r w:rsidR="00A254C6">
              <w:rPr>
                <w:noProof/>
                <w:webHidden/>
              </w:rPr>
              <w:tab/>
            </w:r>
            <w:r w:rsidR="00A254C6">
              <w:rPr>
                <w:noProof/>
                <w:webHidden/>
              </w:rPr>
              <w:fldChar w:fldCharType="begin"/>
            </w:r>
            <w:r w:rsidR="00A254C6">
              <w:rPr>
                <w:noProof/>
                <w:webHidden/>
              </w:rPr>
              <w:instrText xml:space="preserve"> PAGEREF _Toc84583115 \h </w:instrText>
            </w:r>
            <w:r w:rsidR="00A254C6">
              <w:rPr>
                <w:noProof/>
                <w:webHidden/>
              </w:rPr>
            </w:r>
            <w:r w:rsidR="00A254C6">
              <w:rPr>
                <w:noProof/>
                <w:webHidden/>
              </w:rPr>
              <w:fldChar w:fldCharType="separate"/>
            </w:r>
            <w:r w:rsidR="00A254C6">
              <w:rPr>
                <w:noProof/>
                <w:webHidden/>
              </w:rPr>
              <w:t>24</w:t>
            </w:r>
            <w:r w:rsidR="00A254C6">
              <w:rPr>
                <w:noProof/>
                <w:webHidden/>
              </w:rPr>
              <w:fldChar w:fldCharType="end"/>
            </w:r>
          </w:hyperlink>
        </w:p>
        <w:p w14:paraId="1281B698" w14:textId="27B2EE0C"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16" w:history="1">
            <w:r w:rsidR="00A254C6" w:rsidRPr="004126F3">
              <w:rPr>
                <w:rStyle w:val="Hyperlink"/>
                <w:noProof/>
              </w:rPr>
              <w:t>Temporal Patterns in Trip-Selection</w:t>
            </w:r>
            <w:r w:rsidR="00A254C6">
              <w:rPr>
                <w:noProof/>
                <w:webHidden/>
              </w:rPr>
              <w:tab/>
            </w:r>
            <w:r w:rsidR="00A254C6">
              <w:rPr>
                <w:noProof/>
                <w:webHidden/>
              </w:rPr>
              <w:fldChar w:fldCharType="begin"/>
            </w:r>
            <w:r w:rsidR="00A254C6">
              <w:rPr>
                <w:noProof/>
                <w:webHidden/>
              </w:rPr>
              <w:instrText xml:space="preserve"> PAGEREF _Toc84583116 \h </w:instrText>
            </w:r>
            <w:r w:rsidR="00A254C6">
              <w:rPr>
                <w:noProof/>
                <w:webHidden/>
              </w:rPr>
            </w:r>
            <w:r w:rsidR="00A254C6">
              <w:rPr>
                <w:noProof/>
                <w:webHidden/>
              </w:rPr>
              <w:fldChar w:fldCharType="separate"/>
            </w:r>
            <w:r w:rsidR="00A254C6">
              <w:rPr>
                <w:noProof/>
                <w:webHidden/>
              </w:rPr>
              <w:t>24</w:t>
            </w:r>
            <w:r w:rsidR="00A254C6">
              <w:rPr>
                <w:noProof/>
                <w:webHidden/>
              </w:rPr>
              <w:fldChar w:fldCharType="end"/>
            </w:r>
          </w:hyperlink>
        </w:p>
        <w:p w14:paraId="1546994C" w14:textId="6EAE96B4"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17" w:history="1">
            <w:r w:rsidR="00A254C6" w:rsidRPr="004126F3">
              <w:rPr>
                <w:rStyle w:val="Hyperlink"/>
                <w:noProof/>
              </w:rPr>
              <w:t>Spatial Patterns in Trip-Selection</w:t>
            </w:r>
            <w:r w:rsidR="00A254C6">
              <w:rPr>
                <w:noProof/>
                <w:webHidden/>
              </w:rPr>
              <w:tab/>
            </w:r>
            <w:r w:rsidR="00A254C6">
              <w:rPr>
                <w:noProof/>
                <w:webHidden/>
              </w:rPr>
              <w:fldChar w:fldCharType="begin"/>
            </w:r>
            <w:r w:rsidR="00A254C6">
              <w:rPr>
                <w:noProof/>
                <w:webHidden/>
              </w:rPr>
              <w:instrText xml:space="preserve"> PAGEREF _Toc84583117 \h </w:instrText>
            </w:r>
            <w:r w:rsidR="00A254C6">
              <w:rPr>
                <w:noProof/>
                <w:webHidden/>
              </w:rPr>
            </w:r>
            <w:r w:rsidR="00A254C6">
              <w:rPr>
                <w:noProof/>
                <w:webHidden/>
              </w:rPr>
              <w:fldChar w:fldCharType="separate"/>
            </w:r>
            <w:r w:rsidR="00A254C6">
              <w:rPr>
                <w:noProof/>
                <w:webHidden/>
              </w:rPr>
              <w:t>25</w:t>
            </w:r>
            <w:r w:rsidR="00A254C6">
              <w:rPr>
                <w:noProof/>
                <w:webHidden/>
              </w:rPr>
              <w:fldChar w:fldCharType="end"/>
            </w:r>
          </w:hyperlink>
        </w:p>
        <w:p w14:paraId="5073B54D" w14:textId="1B266E5A"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18" w:history="1">
            <w:r w:rsidR="00A254C6" w:rsidRPr="004126F3">
              <w:rPr>
                <w:rStyle w:val="Hyperlink"/>
                <w:noProof/>
              </w:rPr>
              <w:t>Trip Metrics</w:t>
            </w:r>
            <w:r w:rsidR="00A254C6">
              <w:rPr>
                <w:noProof/>
                <w:webHidden/>
              </w:rPr>
              <w:tab/>
            </w:r>
            <w:r w:rsidR="00A254C6">
              <w:rPr>
                <w:noProof/>
                <w:webHidden/>
              </w:rPr>
              <w:fldChar w:fldCharType="begin"/>
            </w:r>
            <w:r w:rsidR="00A254C6">
              <w:rPr>
                <w:noProof/>
                <w:webHidden/>
              </w:rPr>
              <w:instrText xml:space="preserve"> PAGEREF _Toc84583118 \h </w:instrText>
            </w:r>
            <w:r w:rsidR="00A254C6">
              <w:rPr>
                <w:noProof/>
                <w:webHidden/>
              </w:rPr>
            </w:r>
            <w:r w:rsidR="00A254C6">
              <w:rPr>
                <w:noProof/>
                <w:webHidden/>
              </w:rPr>
              <w:fldChar w:fldCharType="separate"/>
            </w:r>
            <w:r w:rsidR="00A254C6">
              <w:rPr>
                <w:noProof/>
                <w:webHidden/>
              </w:rPr>
              <w:t>25</w:t>
            </w:r>
            <w:r w:rsidR="00A254C6">
              <w:rPr>
                <w:noProof/>
                <w:webHidden/>
              </w:rPr>
              <w:fldChar w:fldCharType="end"/>
            </w:r>
          </w:hyperlink>
        </w:p>
        <w:p w14:paraId="01FF29C3" w14:textId="1994D219" w:rsidR="00A254C6" w:rsidRDefault="007C0EB2" w:rsidP="00A254C6">
          <w:pPr>
            <w:pStyle w:val="TOC3"/>
            <w:tabs>
              <w:tab w:val="right" w:leader="dot" w:pos="9350"/>
            </w:tabs>
            <w:spacing w:after="0" w:line="240" w:lineRule="auto"/>
            <w:rPr>
              <w:rFonts w:asciiTheme="minorHAnsi" w:eastAsiaTheme="minorEastAsia" w:hAnsiTheme="minorHAnsi"/>
              <w:noProof/>
              <w:szCs w:val="22"/>
            </w:rPr>
          </w:pPr>
          <w:hyperlink w:anchor="_Toc84583119" w:history="1">
            <w:r w:rsidR="00A254C6" w:rsidRPr="004126F3">
              <w:rPr>
                <w:rStyle w:val="Hyperlink"/>
                <w:noProof/>
              </w:rPr>
              <w:t>Were monitored trips similar to unmonitored trips?</w:t>
            </w:r>
            <w:r w:rsidR="00A254C6">
              <w:rPr>
                <w:noProof/>
                <w:webHidden/>
              </w:rPr>
              <w:tab/>
            </w:r>
            <w:r w:rsidR="00A254C6">
              <w:rPr>
                <w:noProof/>
                <w:webHidden/>
              </w:rPr>
              <w:fldChar w:fldCharType="begin"/>
            </w:r>
            <w:r w:rsidR="00A254C6">
              <w:rPr>
                <w:noProof/>
                <w:webHidden/>
              </w:rPr>
              <w:instrText xml:space="preserve"> PAGEREF _Toc84583119 \h </w:instrText>
            </w:r>
            <w:r w:rsidR="00A254C6">
              <w:rPr>
                <w:noProof/>
                <w:webHidden/>
              </w:rPr>
            </w:r>
            <w:r w:rsidR="00A254C6">
              <w:rPr>
                <w:noProof/>
                <w:webHidden/>
              </w:rPr>
              <w:fldChar w:fldCharType="separate"/>
            </w:r>
            <w:r w:rsidR="00A254C6">
              <w:rPr>
                <w:noProof/>
                <w:webHidden/>
              </w:rPr>
              <w:t>27</w:t>
            </w:r>
            <w:r w:rsidR="00A254C6">
              <w:rPr>
                <w:noProof/>
                <w:webHidden/>
              </w:rPr>
              <w:fldChar w:fldCharType="end"/>
            </w:r>
          </w:hyperlink>
        </w:p>
        <w:p w14:paraId="34F1C8B3" w14:textId="0609D32F" w:rsidR="00A254C6" w:rsidRDefault="007C0EB2" w:rsidP="00A254C6">
          <w:pPr>
            <w:pStyle w:val="TOC3"/>
            <w:tabs>
              <w:tab w:val="right" w:leader="dot" w:pos="9350"/>
            </w:tabs>
            <w:spacing w:after="0" w:line="240" w:lineRule="auto"/>
            <w:rPr>
              <w:rFonts w:asciiTheme="minorHAnsi" w:eastAsiaTheme="minorEastAsia" w:hAnsiTheme="minorHAnsi"/>
              <w:noProof/>
              <w:szCs w:val="22"/>
            </w:rPr>
          </w:pPr>
          <w:hyperlink w:anchor="_Toc84583120" w:history="1">
            <w:r w:rsidR="00A254C6" w:rsidRPr="004126F3">
              <w:rPr>
                <w:rStyle w:val="Hyperlink"/>
                <w:noProof/>
              </w:rPr>
              <w:t>Gear, tender, and observed status combinations</w:t>
            </w:r>
            <w:r w:rsidR="00A254C6">
              <w:rPr>
                <w:noProof/>
                <w:webHidden/>
              </w:rPr>
              <w:tab/>
            </w:r>
            <w:r w:rsidR="00A254C6">
              <w:rPr>
                <w:noProof/>
                <w:webHidden/>
              </w:rPr>
              <w:fldChar w:fldCharType="begin"/>
            </w:r>
            <w:r w:rsidR="00A254C6">
              <w:rPr>
                <w:noProof/>
                <w:webHidden/>
              </w:rPr>
              <w:instrText xml:space="preserve"> PAGEREF _Toc84583120 \h </w:instrText>
            </w:r>
            <w:r w:rsidR="00A254C6">
              <w:rPr>
                <w:noProof/>
                <w:webHidden/>
              </w:rPr>
            </w:r>
            <w:r w:rsidR="00A254C6">
              <w:rPr>
                <w:noProof/>
                <w:webHidden/>
              </w:rPr>
              <w:fldChar w:fldCharType="separate"/>
            </w:r>
            <w:r w:rsidR="00A254C6">
              <w:rPr>
                <w:noProof/>
                <w:webHidden/>
              </w:rPr>
              <w:t>27</w:t>
            </w:r>
            <w:r w:rsidR="00A254C6">
              <w:rPr>
                <w:noProof/>
                <w:webHidden/>
              </w:rPr>
              <w:fldChar w:fldCharType="end"/>
            </w:r>
          </w:hyperlink>
        </w:p>
        <w:p w14:paraId="3AAD50F9" w14:textId="4933B896"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21" w:history="1">
            <w:r w:rsidR="00A254C6" w:rsidRPr="004126F3">
              <w:rPr>
                <w:rStyle w:val="Hyperlink"/>
                <w:noProof/>
              </w:rPr>
              <w:t>Adequacy of the Sample Size</w:t>
            </w:r>
            <w:r w:rsidR="00A254C6">
              <w:rPr>
                <w:noProof/>
                <w:webHidden/>
              </w:rPr>
              <w:tab/>
            </w:r>
            <w:r w:rsidR="00A254C6">
              <w:rPr>
                <w:noProof/>
                <w:webHidden/>
              </w:rPr>
              <w:fldChar w:fldCharType="begin"/>
            </w:r>
            <w:r w:rsidR="00A254C6">
              <w:rPr>
                <w:noProof/>
                <w:webHidden/>
              </w:rPr>
              <w:instrText xml:space="preserve"> PAGEREF _Toc84583121 \h </w:instrText>
            </w:r>
            <w:r w:rsidR="00A254C6">
              <w:rPr>
                <w:noProof/>
                <w:webHidden/>
              </w:rPr>
            </w:r>
            <w:r w:rsidR="00A254C6">
              <w:rPr>
                <w:noProof/>
                <w:webHidden/>
              </w:rPr>
              <w:fldChar w:fldCharType="separate"/>
            </w:r>
            <w:r w:rsidR="00A254C6">
              <w:rPr>
                <w:noProof/>
                <w:webHidden/>
              </w:rPr>
              <w:t>28</w:t>
            </w:r>
            <w:r w:rsidR="00A254C6">
              <w:rPr>
                <w:noProof/>
                <w:webHidden/>
              </w:rPr>
              <w:fldChar w:fldCharType="end"/>
            </w:r>
          </w:hyperlink>
        </w:p>
        <w:p w14:paraId="2608380D" w14:textId="26DD3EEA"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22" w:history="1">
            <w:r w:rsidR="00A254C6" w:rsidRPr="004126F3">
              <w:rPr>
                <w:rStyle w:val="Hyperlink"/>
                <w:noProof/>
              </w:rPr>
              <w:t>Response to Council and SSC Comments</w:t>
            </w:r>
            <w:r w:rsidR="00A254C6">
              <w:rPr>
                <w:noProof/>
                <w:webHidden/>
              </w:rPr>
              <w:tab/>
            </w:r>
            <w:r w:rsidR="00A254C6">
              <w:rPr>
                <w:noProof/>
                <w:webHidden/>
              </w:rPr>
              <w:fldChar w:fldCharType="begin"/>
            </w:r>
            <w:r w:rsidR="00A254C6">
              <w:rPr>
                <w:noProof/>
                <w:webHidden/>
              </w:rPr>
              <w:instrText xml:space="preserve"> PAGEREF _Toc84583122 \h </w:instrText>
            </w:r>
            <w:r w:rsidR="00A254C6">
              <w:rPr>
                <w:noProof/>
                <w:webHidden/>
              </w:rPr>
            </w:r>
            <w:r w:rsidR="00A254C6">
              <w:rPr>
                <w:noProof/>
                <w:webHidden/>
              </w:rPr>
              <w:fldChar w:fldCharType="separate"/>
            </w:r>
            <w:r w:rsidR="00A254C6">
              <w:rPr>
                <w:noProof/>
                <w:webHidden/>
              </w:rPr>
              <w:t>28</w:t>
            </w:r>
            <w:r w:rsidR="00A254C6">
              <w:rPr>
                <w:noProof/>
                <w:webHidden/>
              </w:rPr>
              <w:fldChar w:fldCharType="end"/>
            </w:r>
          </w:hyperlink>
        </w:p>
        <w:p w14:paraId="245B0B2A" w14:textId="30E4B383"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23" w:history="1">
            <w:r w:rsidR="00A254C6" w:rsidRPr="004126F3">
              <w:rPr>
                <w:rStyle w:val="Hyperlink"/>
                <w:noProof/>
              </w:rPr>
              <w:t>FMSC Recommendations to Improve Data Quality</w:t>
            </w:r>
            <w:r w:rsidR="00A254C6">
              <w:rPr>
                <w:noProof/>
                <w:webHidden/>
              </w:rPr>
              <w:tab/>
            </w:r>
            <w:r w:rsidR="00A254C6">
              <w:rPr>
                <w:noProof/>
                <w:webHidden/>
              </w:rPr>
              <w:fldChar w:fldCharType="begin"/>
            </w:r>
            <w:r w:rsidR="00A254C6">
              <w:rPr>
                <w:noProof/>
                <w:webHidden/>
              </w:rPr>
              <w:instrText xml:space="preserve"> PAGEREF _Toc84583123 \h </w:instrText>
            </w:r>
            <w:r w:rsidR="00A254C6">
              <w:rPr>
                <w:noProof/>
                <w:webHidden/>
              </w:rPr>
            </w:r>
            <w:r w:rsidR="00A254C6">
              <w:rPr>
                <w:noProof/>
                <w:webHidden/>
              </w:rPr>
              <w:fldChar w:fldCharType="separate"/>
            </w:r>
            <w:r w:rsidR="00A254C6">
              <w:rPr>
                <w:noProof/>
                <w:webHidden/>
              </w:rPr>
              <w:t>29</w:t>
            </w:r>
            <w:r w:rsidR="00A254C6">
              <w:rPr>
                <w:noProof/>
                <w:webHidden/>
              </w:rPr>
              <w:fldChar w:fldCharType="end"/>
            </w:r>
          </w:hyperlink>
        </w:p>
        <w:p w14:paraId="53C805D3" w14:textId="0D45F147"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24" w:history="1">
            <w:r w:rsidR="00A254C6" w:rsidRPr="004126F3">
              <w:rPr>
                <w:rStyle w:val="Hyperlink"/>
                <w:noProof/>
              </w:rPr>
              <w:t>Recommendations from the 2019 Annual Deployment Review</w:t>
            </w:r>
            <w:r w:rsidR="00A254C6">
              <w:rPr>
                <w:noProof/>
                <w:webHidden/>
              </w:rPr>
              <w:tab/>
            </w:r>
            <w:r w:rsidR="00A254C6">
              <w:rPr>
                <w:noProof/>
                <w:webHidden/>
              </w:rPr>
              <w:fldChar w:fldCharType="begin"/>
            </w:r>
            <w:r w:rsidR="00A254C6">
              <w:rPr>
                <w:noProof/>
                <w:webHidden/>
              </w:rPr>
              <w:instrText xml:space="preserve"> PAGEREF _Toc84583124 \h </w:instrText>
            </w:r>
            <w:r w:rsidR="00A254C6">
              <w:rPr>
                <w:noProof/>
                <w:webHidden/>
              </w:rPr>
            </w:r>
            <w:r w:rsidR="00A254C6">
              <w:rPr>
                <w:noProof/>
                <w:webHidden/>
              </w:rPr>
              <w:fldChar w:fldCharType="separate"/>
            </w:r>
            <w:r w:rsidR="00A254C6">
              <w:rPr>
                <w:noProof/>
                <w:webHidden/>
              </w:rPr>
              <w:t>29</w:t>
            </w:r>
            <w:r w:rsidR="00A254C6">
              <w:rPr>
                <w:noProof/>
                <w:webHidden/>
              </w:rPr>
              <w:fldChar w:fldCharType="end"/>
            </w:r>
          </w:hyperlink>
        </w:p>
        <w:p w14:paraId="3B945901" w14:textId="4AA5D675" w:rsidR="00A254C6" w:rsidRDefault="007C0EB2" w:rsidP="00A254C6">
          <w:pPr>
            <w:pStyle w:val="TOC2"/>
            <w:tabs>
              <w:tab w:val="right" w:leader="dot" w:pos="9350"/>
            </w:tabs>
            <w:spacing w:after="0" w:line="240" w:lineRule="auto"/>
            <w:rPr>
              <w:rFonts w:asciiTheme="minorHAnsi" w:eastAsiaTheme="minorEastAsia" w:hAnsiTheme="minorHAnsi"/>
              <w:noProof/>
              <w:szCs w:val="22"/>
            </w:rPr>
          </w:pPr>
          <w:hyperlink w:anchor="_Toc84583125" w:history="1">
            <w:r w:rsidR="00A254C6" w:rsidRPr="004126F3">
              <w:rPr>
                <w:rStyle w:val="Hyperlink"/>
                <w:noProof/>
              </w:rPr>
              <w:t>Recommendations to Improve Data Quality and Guide the 2022 ADP</w:t>
            </w:r>
            <w:r w:rsidR="00A254C6">
              <w:rPr>
                <w:noProof/>
                <w:webHidden/>
              </w:rPr>
              <w:tab/>
            </w:r>
            <w:r w:rsidR="00A254C6">
              <w:rPr>
                <w:noProof/>
                <w:webHidden/>
              </w:rPr>
              <w:fldChar w:fldCharType="begin"/>
            </w:r>
            <w:r w:rsidR="00A254C6">
              <w:rPr>
                <w:noProof/>
                <w:webHidden/>
              </w:rPr>
              <w:instrText xml:space="preserve"> PAGEREF _Toc84583125 \h </w:instrText>
            </w:r>
            <w:r w:rsidR="00A254C6">
              <w:rPr>
                <w:noProof/>
                <w:webHidden/>
              </w:rPr>
            </w:r>
            <w:r w:rsidR="00A254C6">
              <w:rPr>
                <w:noProof/>
                <w:webHidden/>
              </w:rPr>
              <w:fldChar w:fldCharType="separate"/>
            </w:r>
            <w:r w:rsidR="00A254C6">
              <w:rPr>
                <w:noProof/>
                <w:webHidden/>
              </w:rPr>
              <w:t>30</w:t>
            </w:r>
            <w:r w:rsidR="00A254C6">
              <w:rPr>
                <w:noProof/>
                <w:webHidden/>
              </w:rPr>
              <w:fldChar w:fldCharType="end"/>
            </w:r>
          </w:hyperlink>
        </w:p>
        <w:p w14:paraId="45273DAD" w14:textId="2DFC54F8"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26" w:history="1">
            <w:r w:rsidR="00A254C6" w:rsidRPr="004126F3">
              <w:rPr>
                <w:rStyle w:val="Hyperlink"/>
                <w:noProof/>
              </w:rPr>
              <w:t>Citations</w:t>
            </w:r>
            <w:r w:rsidR="00A254C6">
              <w:rPr>
                <w:noProof/>
                <w:webHidden/>
              </w:rPr>
              <w:tab/>
            </w:r>
            <w:r w:rsidR="00A254C6">
              <w:rPr>
                <w:noProof/>
                <w:webHidden/>
              </w:rPr>
              <w:fldChar w:fldCharType="begin"/>
            </w:r>
            <w:r w:rsidR="00A254C6">
              <w:rPr>
                <w:noProof/>
                <w:webHidden/>
              </w:rPr>
              <w:instrText xml:space="preserve"> PAGEREF _Toc84583126 \h </w:instrText>
            </w:r>
            <w:r w:rsidR="00A254C6">
              <w:rPr>
                <w:noProof/>
                <w:webHidden/>
              </w:rPr>
            </w:r>
            <w:r w:rsidR="00A254C6">
              <w:rPr>
                <w:noProof/>
                <w:webHidden/>
              </w:rPr>
              <w:fldChar w:fldCharType="separate"/>
            </w:r>
            <w:r w:rsidR="00A254C6">
              <w:rPr>
                <w:noProof/>
                <w:webHidden/>
              </w:rPr>
              <w:t>31</w:t>
            </w:r>
            <w:r w:rsidR="00A254C6">
              <w:rPr>
                <w:noProof/>
                <w:webHidden/>
              </w:rPr>
              <w:fldChar w:fldCharType="end"/>
            </w:r>
          </w:hyperlink>
        </w:p>
        <w:p w14:paraId="0D75E62D" w14:textId="76D65130"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27" w:history="1">
            <w:r w:rsidR="00A254C6" w:rsidRPr="004126F3">
              <w:rPr>
                <w:rStyle w:val="Hyperlink"/>
                <w:noProof/>
              </w:rPr>
              <w:t>Tables</w:t>
            </w:r>
            <w:r w:rsidR="00A254C6">
              <w:rPr>
                <w:noProof/>
                <w:webHidden/>
              </w:rPr>
              <w:tab/>
            </w:r>
            <w:r w:rsidR="00A254C6">
              <w:rPr>
                <w:noProof/>
                <w:webHidden/>
              </w:rPr>
              <w:fldChar w:fldCharType="begin"/>
            </w:r>
            <w:r w:rsidR="00A254C6">
              <w:rPr>
                <w:noProof/>
                <w:webHidden/>
              </w:rPr>
              <w:instrText xml:space="preserve"> PAGEREF _Toc84583127 \h </w:instrText>
            </w:r>
            <w:r w:rsidR="00A254C6">
              <w:rPr>
                <w:noProof/>
                <w:webHidden/>
              </w:rPr>
            </w:r>
            <w:r w:rsidR="00A254C6">
              <w:rPr>
                <w:noProof/>
                <w:webHidden/>
              </w:rPr>
              <w:fldChar w:fldCharType="separate"/>
            </w:r>
            <w:r w:rsidR="00A254C6">
              <w:rPr>
                <w:noProof/>
                <w:webHidden/>
              </w:rPr>
              <w:t>33</w:t>
            </w:r>
            <w:r w:rsidR="00A254C6">
              <w:rPr>
                <w:noProof/>
                <w:webHidden/>
              </w:rPr>
              <w:fldChar w:fldCharType="end"/>
            </w:r>
          </w:hyperlink>
        </w:p>
        <w:p w14:paraId="7F0BF508" w14:textId="65BD2361" w:rsidR="00A254C6" w:rsidRDefault="007C0EB2" w:rsidP="00A254C6">
          <w:pPr>
            <w:pStyle w:val="TOC1"/>
            <w:tabs>
              <w:tab w:val="right" w:leader="dot" w:pos="9350"/>
            </w:tabs>
            <w:spacing w:after="0" w:line="240" w:lineRule="auto"/>
            <w:rPr>
              <w:rFonts w:asciiTheme="minorHAnsi" w:eastAsiaTheme="minorEastAsia" w:hAnsiTheme="minorHAnsi"/>
              <w:noProof/>
              <w:szCs w:val="22"/>
            </w:rPr>
          </w:pPr>
          <w:hyperlink w:anchor="_Toc84583128" w:history="1">
            <w:r w:rsidR="00A254C6" w:rsidRPr="004126F3">
              <w:rPr>
                <w:rStyle w:val="Hyperlink"/>
                <w:noProof/>
              </w:rPr>
              <w:t>Figures</w:t>
            </w:r>
            <w:r w:rsidR="00A254C6">
              <w:rPr>
                <w:noProof/>
                <w:webHidden/>
              </w:rPr>
              <w:tab/>
            </w:r>
            <w:r w:rsidR="00A254C6">
              <w:rPr>
                <w:noProof/>
                <w:webHidden/>
              </w:rPr>
              <w:fldChar w:fldCharType="begin"/>
            </w:r>
            <w:r w:rsidR="00A254C6">
              <w:rPr>
                <w:noProof/>
                <w:webHidden/>
              </w:rPr>
              <w:instrText xml:space="preserve"> PAGEREF _Toc84583128 \h </w:instrText>
            </w:r>
            <w:r w:rsidR="00A254C6">
              <w:rPr>
                <w:noProof/>
                <w:webHidden/>
              </w:rPr>
            </w:r>
            <w:r w:rsidR="00A254C6">
              <w:rPr>
                <w:noProof/>
                <w:webHidden/>
              </w:rPr>
              <w:fldChar w:fldCharType="separate"/>
            </w:r>
            <w:r w:rsidR="00A254C6">
              <w:rPr>
                <w:noProof/>
                <w:webHidden/>
              </w:rPr>
              <w:t>39</w:t>
            </w:r>
            <w:r w:rsidR="00A254C6">
              <w:rPr>
                <w:noProof/>
                <w:webHidden/>
              </w:rPr>
              <w:fldChar w:fldCharType="end"/>
            </w:r>
          </w:hyperlink>
        </w:p>
        <w:p w14:paraId="6DE8E8BB" w14:textId="1E05BBF3" w:rsidR="00A336ED" w:rsidRDefault="00A336ED" w:rsidP="00A254C6">
          <w:pPr>
            <w:spacing w:line="240" w:lineRule="auto"/>
          </w:pPr>
          <w:r>
            <w:rPr>
              <w:b/>
              <w:bCs/>
              <w:noProof/>
            </w:rPr>
            <w:fldChar w:fldCharType="end"/>
          </w:r>
        </w:p>
      </w:sdtContent>
    </w:sdt>
    <w:p w14:paraId="1B353291" w14:textId="77777777" w:rsidR="00C2354E" w:rsidRDefault="00C2354E" w:rsidP="00450E4B">
      <w:pPr>
        <w:pStyle w:val="FirstParagraph"/>
        <w:ind w:firstLine="720"/>
        <w:sectPr w:rsidR="00C2354E" w:rsidSect="00C2354E">
          <w:pgSz w:w="12240" w:h="15840"/>
          <w:pgMar w:top="1440" w:right="1440" w:bottom="1440" w:left="1440" w:header="720" w:footer="720" w:gutter="0"/>
          <w:pgNumType w:fmt="lowerRoman"/>
          <w:cols w:space="720"/>
        </w:sectPr>
      </w:pPr>
    </w:p>
    <w:p w14:paraId="62E1960D" w14:textId="77777777" w:rsidR="00DD1ACA" w:rsidRDefault="000156D7" w:rsidP="00C2354E">
      <w:pPr>
        <w:pStyle w:val="Heading1"/>
      </w:pPr>
      <w:bookmarkStart w:id="5" w:name="_Toc84583099"/>
      <w:bookmarkStart w:id="6" w:name="introduction"/>
      <w:bookmarkEnd w:id="1"/>
      <w:r>
        <w:lastRenderedPageBreak/>
        <w:t>Introduction</w:t>
      </w:r>
      <w:bookmarkEnd w:id="5"/>
    </w:p>
    <w:p w14:paraId="03466577" w14:textId="77777777" w:rsidR="00DD1ACA" w:rsidRDefault="000156D7">
      <w:pPr>
        <w:pStyle w:val="Heading2"/>
      </w:pPr>
      <w:bookmarkStart w:id="7" w:name="_Toc84583100"/>
      <w:bookmarkStart w:id="8" w:name="X72d44770accb2eb1fe46b755cc08283d0c76237"/>
      <w:r>
        <w:t>Background of the North Pacific Groundfish and Halibut Observer Program</w:t>
      </w:r>
      <w:bookmarkEnd w:id="7"/>
    </w:p>
    <w:p w14:paraId="3EAF398F" w14:textId="35853685" w:rsidR="00DD1ACA" w:rsidRDefault="000156D7" w:rsidP="002F13C0">
      <w:pPr>
        <w:pStyle w:val="FirstParagraph"/>
        <w:ind w:firstLine="720"/>
      </w:pPr>
      <w:r>
        <w:t>Fisheries observers and electronic monitoring (EM) systems collect independent information that is used to determine the effects of fishing on natural resources. The National Marine Fisheries Service (NMFS) uses its observer program in Alaska to enable the use of tools such as catch quotas to manage against the over- or under-harvest of fishes. Observers and EM are two verifiable methods for collecting fishery discard information used to estimate total catch. Observers are able to record seabird and marine mammal interactions with fisheries as well. Observers also collect biological information such as length, sex, weight, ageing structures (e.g., otoliths, spines, scales, and vertebrae), and stomachs to support ecosystem studies and stock assessments.</w:t>
      </w:r>
    </w:p>
    <w:p w14:paraId="633FE6AF" w14:textId="77777777" w:rsidR="00DD1ACA" w:rsidRDefault="000156D7" w:rsidP="002F13C0">
      <w:pPr>
        <w:pStyle w:val="BodyText"/>
        <w:ind w:firstLine="720"/>
      </w:pPr>
      <w:r>
        <w:t>The observer program in the North Pacific has a long history. Observers were first deployed onto fishing vessels in the Bering Sea in 1973 and into the remainder of the North Pacific in 1975 (Nelson et al. 1981, Wall et al. 1981). Fisheries in the North Pacific were initially prosecuted exclusively by foreign and later by “joint venture” operations where a developing domestic fleet of catcher vessels delivered to foreign-owned processing vessels. During the foreign and joint venture operations, foreign vessels carried fisheries observers at their expense, while domestic vessels were exempted from this observer coverage. As foreign vessels’ rights to fish in the U.S. Exclusive Economic Zone (EEZ) were reduced over time and the domestic fishery grew, it became obvious to managers that observer coverage would be necessary for the emerging domestic fleet. At the onset of fully domestic fishery operations in 1990, the North Pacific Groundfish Observer Program was established as an interim observer program with rules governing observer coverage codified in regulations. This interim program would be extended four times over the next 20 years by the North Pacific Fishery Management Council (Council) - the last without a sunset date.</w:t>
      </w:r>
    </w:p>
    <w:p w14:paraId="2581C036" w14:textId="14BCCD52" w:rsidR="00DD1ACA" w:rsidRDefault="000156D7" w:rsidP="00F62BB8">
      <w:pPr>
        <w:pStyle w:val="BodyText"/>
        <w:ind w:firstLine="720"/>
      </w:pPr>
      <w:commentRangeStart w:id="9"/>
      <w:r>
        <w:t xml:space="preserve">The regulations </w:t>
      </w:r>
      <w:commentRangeEnd w:id="9"/>
      <w:r w:rsidR="00DB4EE6">
        <w:rPr>
          <w:rStyle w:val="CommentReference"/>
        </w:rPr>
        <w:commentReference w:id="9"/>
      </w:r>
      <w:r>
        <w:t>established in 1990 required vessels 60-125 feet in length (overall) and all vessels fishing pot gear to carry observers at their own cost for 30% of their fishing days in a calendar quarter</w:t>
      </w:r>
      <w:ins w:id="10" w:author="Sandra Lowe" w:date="2021-11-02T20:50:00Z">
        <w:r w:rsidR="00684B5B">
          <w:t xml:space="preserve">. In </w:t>
        </w:r>
        <w:r w:rsidR="00684B5B">
          <w:lastRenderedPageBreak/>
          <w:t>addition</w:t>
        </w:r>
      </w:ins>
      <w:ins w:id="11" w:author="Sandra Lowe" w:date="2021-11-02T20:51:00Z">
        <w:r w:rsidR="00684B5B">
          <w:t>,</w:t>
        </w:r>
      </w:ins>
      <w:ins w:id="12" w:author="Sandra Lowe" w:date="2021-11-02T20:50:00Z">
        <w:r w:rsidR="00684B5B">
          <w:t xml:space="preserve"> these vessels (termed the </w:t>
        </w:r>
      </w:ins>
      <w:ins w:id="13" w:author="Sandra Lowe" w:date="2021-11-02T20:51:00Z">
        <w:r w:rsidR="00684B5B">
          <w:t>“</w:t>
        </w:r>
      </w:ins>
      <w:ins w:id="14" w:author="Sandra Lowe" w:date="2021-11-02T20:50:00Z">
        <w:r w:rsidR="00684B5B">
          <w:t>30% fleet</w:t>
        </w:r>
      </w:ins>
      <w:ins w:id="15" w:author="Sandra Lowe" w:date="2021-11-02T20:51:00Z">
        <w:r w:rsidR="00684B5B">
          <w:t>”</w:t>
        </w:r>
      </w:ins>
      <w:ins w:id="16" w:author="Sandra Lowe" w:date="2021-11-02T20:53:00Z">
        <w:r w:rsidR="003663C5">
          <w:t>)</w:t>
        </w:r>
      </w:ins>
      <w:ins w:id="17" w:author="Sandra Lowe" w:date="2021-11-02T20:51:00Z">
        <w:r w:rsidR="00684B5B">
          <w:t xml:space="preserve">  were required to carry observers on</w:t>
        </w:r>
      </w:ins>
      <w:r>
        <w:t xml:space="preserve"> plus at least one trip in each fishery they participate</w:t>
      </w:r>
      <w:ins w:id="18" w:author="Sandra Lowe" w:date="2021-11-02T20:53:00Z">
        <w:r w:rsidR="003663C5">
          <w:t>d</w:t>
        </w:r>
      </w:ins>
      <w:r>
        <w:t xml:space="preserve"> in</w:t>
      </w:r>
      <w:ins w:id="19" w:author="Sandra Lowe" w:date="2021-11-02T20:52:00Z">
        <w:r w:rsidR="00684B5B">
          <w:t>.</w:t>
        </w:r>
      </w:ins>
      <w:r>
        <w:t xml:space="preserve"> (termed the “30% fleet”), and </w:t>
      </w:r>
      <w:proofErr w:type="spellStart"/>
      <w:r>
        <w:t>v</w:t>
      </w:r>
      <w:ins w:id="20" w:author="Sandra Lowe" w:date="2021-11-02T20:52:00Z">
        <w:r w:rsidR="00684B5B">
          <w:t>V</w:t>
        </w:r>
      </w:ins>
      <w:r>
        <w:t>essels</w:t>
      </w:r>
      <w:proofErr w:type="spellEnd"/>
      <w:r>
        <w:t xml:space="preserve"> greater than 125 feet in length </w:t>
      </w:r>
      <w:ins w:id="21" w:author="Sandra Lowe" w:date="2021-11-02T20:52:00Z">
        <w:r w:rsidR="00684B5B">
          <w:t xml:space="preserve">were required </w:t>
        </w:r>
      </w:ins>
      <w:r>
        <w:t>to carry an observer for 100% of their fishing days at their expense. Some vessels were not required to carry observers. These included vessels less than 60 feet, vessels fishing jig gear</w:t>
      </w:r>
      <w:ins w:id="22" w:author="Sandra Lowe" w:date="2021-11-02T20:54:00Z">
        <w:r w:rsidR="003663C5">
          <w:t>,</w:t>
        </w:r>
      </w:ins>
      <w:r>
        <w:t xml:space="preserve"> or vessels fishing with trawl gear that deliver unsorted </w:t>
      </w:r>
      <w:proofErr w:type="spellStart"/>
      <w:r>
        <w:t>codends</w:t>
      </w:r>
      <w:proofErr w:type="spellEnd"/>
      <w:r>
        <w:t xml:space="preserve"> to processing vessels (termed “catcher processors” or CPs if the vessel also has catching ability and “mothership” or M if the vessel does not)</w:t>
      </w:r>
      <w:ins w:id="23" w:author="Sandra Lowe" w:date="2021-11-02T21:04:00Z">
        <w:r w:rsidR="00DB4EE6">
          <w:t>,</w:t>
        </w:r>
      </w:ins>
      <w:r>
        <w:t xml:space="preserve"> and vessels that fished for Pacific halibut (</w:t>
      </w:r>
      <w:proofErr w:type="spellStart"/>
      <w:r>
        <w:rPr>
          <w:i/>
          <w:iCs/>
        </w:rPr>
        <w:t>Hippoglossus</w:t>
      </w:r>
      <w:proofErr w:type="spellEnd"/>
      <w:r>
        <w:rPr>
          <w:i/>
          <w:iCs/>
        </w:rPr>
        <w:t xml:space="preserve"> </w:t>
      </w:r>
      <w:proofErr w:type="spellStart"/>
      <w:r>
        <w:rPr>
          <w:i/>
          <w:iCs/>
        </w:rPr>
        <w:t>stenolepis</w:t>
      </w:r>
      <w:proofErr w:type="spellEnd"/>
      <w:r>
        <w:t xml:space="preserve">). For </w:t>
      </w:r>
      <w:proofErr w:type="spellStart"/>
      <w:r>
        <w:t>shoreside</w:t>
      </w:r>
      <w:proofErr w:type="spellEnd"/>
      <w:r>
        <w:t xml:space="preserve"> processors, </w:t>
      </w:r>
      <w:proofErr w:type="spellStart"/>
      <w:r>
        <w:t>t</w:t>
      </w:r>
      <w:ins w:id="24" w:author="Sandra Lowe" w:date="2021-11-02T21:07:00Z">
        <w:r w:rsidR="00DB4EE6">
          <w:t>T</w:t>
        </w:r>
      </w:ins>
      <w:r>
        <w:t>he</w:t>
      </w:r>
      <w:proofErr w:type="spellEnd"/>
      <w:r>
        <w:t xml:space="preserve"> rules governing observer coverage</w:t>
      </w:r>
      <w:ins w:id="25" w:author="Sandra Lowe" w:date="2021-12-08T07:18:00Z">
        <w:r>
          <w:t xml:space="preserve"> </w:t>
        </w:r>
      </w:ins>
      <w:ins w:id="26" w:author="Sandra Lowe" w:date="2021-11-02T21:07:00Z">
        <w:r w:rsidR="00DB4EE6">
          <w:t xml:space="preserve">for </w:t>
        </w:r>
        <w:proofErr w:type="spellStart"/>
        <w:r w:rsidR="00DB4EE6">
          <w:t>shoreside</w:t>
        </w:r>
        <w:proofErr w:type="spellEnd"/>
        <w:r w:rsidR="00DB4EE6">
          <w:t xml:space="preserve"> processors</w:t>
        </w:r>
      </w:ins>
      <w:r>
        <w:t xml:space="preserve"> were based on the estimated tonnage processed in a calendar month: plants that processed less than 500 metric tons (t) a month were exempted from coverage, those that processed between 500 t and 1,000 t a month were required to be observed for 30% of the calendar days, and those that processed more than 1,000 t a month were required to be observed for each day in the month.</w:t>
      </w:r>
    </w:p>
    <w:p w14:paraId="7DB79C06" w14:textId="77777777" w:rsidR="00DD1ACA" w:rsidRDefault="000156D7" w:rsidP="00F62BB8">
      <w:pPr>
        <w:pStyle w:val="BodyText"/>
        <w:ind w:firstLine="720"/>
      </w:pPr>
      <w:r>
        <w:t xml:space="preserve">Soon after the establishment of the domestic observer program, concerns over the ability and incentive for fishers to manipulate observer coverage in a way that might bias catch estimates and other analytic products prompted efforts by NMFS and the Council to provide a mechanism for NMFS to gain control over where and when observers were deployed (Faunce and </w:t>
      </w:r>
      <w:proofErr w:type="spellStart"/>
      <w:r>
        <w:t>Barbeaux</w:t>
      </w:r>
      <w:proofErr w:type="spellEnd"/>
      <w:r>
        <w:t xml:space="preserve"> 2011). From 1992 to 2008, several attempts to “restructure” the program were made. In 2010, the Council unanimously decided to move forward with the restructured observer program. In 2012, the Final Rule 77 FR 70062 was published to implement Amendment 86 to the Fishery Management Plan for Groundfish of the Bering Sea and Aleutian Islands (BSAI) Management Area and Amendment 76 to the Fishery Management Plan for Groundfish of the Gulf of Alaska (GOA). Amendments 86/76 added a funding and deployment system for observer coverage to the existing North Pacific Groundfish Observer Program and amended existing observer coverage requirements for vessels and processing plants. The “restructured” North Pacific Groundfish and Halibut Observer Program (hereafter termed “Observer Program”) began in 2013 with the randomization of deployments among trips and vessels. In 2018, the use of EM was added as an </w:t>
      </w:r>
      <w:r>
        <w:lastRenderedPageBreak/>
        <w:t>additional catch monitoring tool, with the understanding that some data elements collected by observers would not be collected using EM systems.</w:t>
      </w:r>
    </w:p>
    <w:p w14:paraId="07E98C2B" w14:textId="77777777" w:rsidR="00DD1ACA" w:rsidRDefault="000156D7">
      <w:pPr>
        <w:pStyle w:val="Heading1"/>
      </w:pPr>
      <w:bookmarkStart w:id="27" w:name="_Toc84583101"/>
      <w:bookmarkStart w:id="28" w:name="the-annual-deployment-plan-and-review"/>
      <w:bookmarkEnd w:id="6"/>
      <w:bookmarkEnd w:id="8"/>
      <w:r>
        <w:t>The Annual Deployment Plan and Review</w:t>
      </w:r>
      <w:bookmarkEnd w:id="27"/>
    </w:p>
    <w:p w14:paraId="25B2F602" w14:textId="77777777" w:rsidR="00DD1ACA" w:rsidRDefault="00C47E30" w:rsidP="00C47E30">
      <w:pPr>
        <w:pStyle w:val="FirstParagraph"/>
        <w:ind w:firstLine="720"/>
      </w:pPr>
      <w:r>
        <w:rPr>
          <w:szCs w:val="22"/>
        </w:rPr>
        <w:t xml:space="preserve">The restructure of the Observer Program established new annual reporting processes. Each June, the NMFS provides the Council with a comprehensive </w:t>
      </w:r>
      <w:commentRangeStart w:id="29"/>
      <w:proofErr w:type="spellStart"/>
      <w:ins w:id="30" w:author="Sandra Lowe" w:date="2021-11-03T10:09:00Z">
        <w:r w:rsidR="00853240">
          <w:rPr>
            <w:szCs w:val="22"/>
          </w:rPr>
          <w:t>review</w:t>
        </w:r>
      </w:ins>
      <w:r>
        <w:rPr>
          <w:szCs w:val="22"/>
        </w:rPr>
        <w:t>evaluation</w:t>
      </w:r>
      <w:commentRangeEnd w:id="29"/>
      <w:proofErr w:type="spellEnd"/>
      <w:r w:rsidR="00853240">
        <w:rPr>
          <w:rStyle w:val="CommentReference"/>
        </w:rPr>
        <w:commentReference w:id="29"/>
      </w:r>
      <w:r>
        <w:rPr>
          <w:szCs w:val="22"/>
        </w:rPr>
        <w:t xml:space="preserve"> of past years’ observer deployments, costs, sampling levels, and implementation issues as well as recommended changes for the coming year. This </w:t>
      </w:r>
      <w:proofErr w:type="spellStart"/>
      <w:ins w:id="31" w:author="Sandra Lowe" w:date="2021-11-03T10:10:00Z">
        <w:r w:rsidR="00853240">
          <w:rPr>
            <w:szCs w:val="22"/>
          </w:rPr>
          <w:t>review</w:t>
        </w:r>
      </w:ins>
      <w:r>
        <w:rPr>
          <w:szCs w:val="22"/>
        </w:rPr>
        <w:t>evaluation</w:t>
      </w:r>
      <w:proofErr w:type="spellEnd"/>
      <w:r>
        <w:rPr>
          <w:szCs w:val="22"/>
        </w:rPr>
        <w:t xml:space="preserve"> is referred to as the Observer Program Annual Report. As one chapter of the Annual Report, the deployment performance review aims to identify areas where improvements are needed to 1) collect the data necessary to manage the groundfish and halibut fisheries; 2) maintain the scientific goals of unbiased data collection; and 3) accomplish the most effective and efficient use of the funds collected through the observer fee. The annual deployment performance review is an opportunity to inform the Council and the public of how well various aspects of the program are working, and consequently lead to recommendations for improvement as appropriate. The NMFS also prepares the Observer Program Annual Deployment Plan (ADP) each fall. The ADP defines deployment strata and establishes selection rates given available budgets and anticipated fishing effort. A draft ADP is released by September of each year to allow review by the Council’s Groundfish Plan Teams, as well as the Council and its Scientific and Statistical Committee (SSC). Based on input from its advisory bodies and the public, the Council may choose to clarify objectives and provide recommendations to NMFS for the ADP. Upon analysis of the Council recommendations, NMFS will make any necessary adjustments to finalize the ADP and release it to the public. The ADP is released to the public prior to the December Council meeting.</w:t>
      </w:r>
    </w:p>
    <w:p w14:paraId="5D9480E5" w14:textId="77777777" w:rsidR="00DD1ACA" w:rsidRDefault="000156D7">
      <w:pPr>
        <w:pStyle w:val="Heading2"/>
      </w:pPr>
      <w:bookmarkStart w:id="32" w:name="_Toc84583102"/>
      <w:bookmarkStart w:id="33" w:name="fishery-monitoring-science-committee"/>
      <w:r>
        <w:lastRenderedPageBreak/>
        <w:t>Fishery Monitoring Science Committee</w:t>
      </w:r>
      <w:bookmarkEnd w:id="32"/>
    </w:p>
    <w:p w14:paraId="2521A6B0" w14:textId="5E75FA6C" w:rsidR="00DD1ACA" w:rsidRDefault="00C47E30" w:rsidP="00C47E30">
      <w:pPr>
        <w:pStyle w:val="FirstParagraph"/>
        <w:ind w:firstLine="720"/>
      </w:pPr>
      <w:r>
        <w:rPr>
          <w:szCs w:val="22"/>
        </w:rPr>
        <w:t>Each year the Alaska Fisheries Science Center’s (AFSC) Fisheries Monitoring and Analysis (FMA) Division establishes a committee to review the scientific elements of the North Pacific Observer Program. This committee, formerly referred to as the Observer Science Committee (OSC), was renamed in 2020 as the Fishery Monitoring Science Committee (FMSC), in order to reflect the addition of EM as a tool being used to monitor fisheries in the North Pacific. Similarly, we use the term ‘monitoring’ in this analysis when referencing fishing activity that has been monitored either by an observer or with EM.</w:t>
      </w:r>
    </w:p>
    <w:p w14:paraId="17046B15" w14:textId="77777777" w:rsidR="00DD1ACA" w:rsidRDefault="00C47E30" w:rsidP="00C47E30">
      <w:pPr>
        <w:pStyle w:val="BodyText"/>
        <w:ind w:firstLine="720"/>
      </w:pPr>
      <w:r>
        <w:rPr>
          <w:szCs w:val="22"/>
        </w:rPr>
        <w:t>The FMSC provides scientific advice in the areas of regulatory management, natural science, mathematics, and statistics as they relate to deployment of fishery monitoring tools and sampling in the groundfish and halibut fisheries of the BSAI and the GOA. The FMSC members have analytical and scientific expertise relating to fishery dependent sampling of groundfish and halibut fisheries of the BSAI and GOA and use of the collected data. If possible, the FMSC is represented by at least one member of the AFSC/FMA (Observer Program) Division, one member of the AFSC/Stock Assessment and Multispecies Assessments Program, one member of the Alaska Regional Office (AKRO) Sustainable Fisheries Division, and one member of the International Pacific Halibut Commission (IPHC).</w:t>
      </w:r>
    </w:p>
    <w:p w14:paraId="1F8CC080" w14:textId="77777777" w:rsidR="00DD1ACA" w:rsidRDefault="000156D7">
      <w:pPr>
        <w:pStyle w:val="Heading2"/>
      </w:pPr>
      <w:bookmarkStart w:id="34" w:name="_Toc84583103"/>
      <w:bookmarkStart w:id="35" w:name="X95230916b3c79c4fbb7acc1b6d63b435a8768c4"/>
      <w:bookmarkEnd w:id="33"/>
      <w:r>
        <w:t>The Sampling Design of the Observer Program</w:t>
      </w:r>
      <w:bookmarkEnd w:id="34"/>
    </w:p>
    <w:p w14:paraId="75C1A6FE" w14:textId="0016C155" w:rsidR="00DD1ACA" w:rsidRDefault="00931ECC" w:rsidP="00931ECC">
      <w:pPr>
        <w:pStyle w:val="FirstParagraph"/>
        <w:ind w:firstLine="720"/>
      </w:pPr>
      <w:r w:rsidRPr="00931ECC">
        <w:t xml:space="preserve">Since 2013, the Observer Program has used a stratified hierarchical sampling design with randomization at all levels. Stratification is used to increase the efficiency of sampling by observers and to address logistical issues associated with deployment. By grouping similar fishing activities into strata and sampling those strata appropriately, sampling efficiency is </w:t>
      </w:r>
      <w:commentRangeStart w:id="36"/>
      <w:ins w:id="37" w:author="Ray Webster" w:date="2021-11-01T13:31:00Z">
        <w:r w:rsidR="00A211E4">
          <w:t>may be</w:t>
        </w:r>
        <w:r w:rsidR="00A211E4" w:rsidRPr="00931ECC">
          <w:t xml:space="preserve"> </w:t>
        </w:r>
        <w:commentRangeEnd w:id="36"/>
        <w:r w:rsidR="00A211E4">
          <w:rPr>
            <w:rStyle w:val="CommentReference"/>
          </w:rPr>
          <w:commentReference w:id="36"/>
        </w:r>
      </w:ins>
      <w:r w:rsidRPr="00931ECC">
        <w:t>increased and the variance of resulting estimates may also be decreased. Sampling strata are defined in the ADP and are designed such that each unit of deployment (e.g., trip) is assigned to only one stratum</w:t>
      </w:r>
      <w:r w:rsidR="000156D7">
        <w:t>.</w:t>
      </w:r>
    </w:p>
    <w:p w14:paraId="21305CD4" w14:textId="77777777" w:rsidR="00387CEE" w:rsidRPr="00387CEE" w:rsidRDefault="00387CEE" w:rsidP="00387CEE">
      <w:pPr>
        <w:pStyle w:val="BodyText"/>
        <w:ind w:firstLine="720"/>
      </w:pPr>
      <w:r w:rsidRPr="00387CEE">
        <w:lastRenderedPageBreak/>
        <w:t>Within a stratum, observers are deployed randomly to either vessels for a predetermined period of time (termed vessel-selection), or to individual fishing trips (termed trip-selection). In both cases, this initial deployment to the fishery is the first level of the sampling hierarchy and defines the primary sampling unit (PSU; either vessel-periods or individual trips). The list of all PSUs in a stratum defines the sampling frame and should equate to the population of interest for that sampling stratum (e.g., all trips taken by vessels fishing in the Alaska Exclusive Economic Zone). If the sampling frame does not contain all elements of the stratum, the resulting information may be biased. The magnitude and direction of the bias will depend on how different the fishing activities in the sample frame are from actual fishing activity</w:t>
      </w:r>
      <w:r>
        <w:t>.</w:t>
      </w:r>
    </w:p>
    <w:p w14:paraId="576602E9" w14:textId="4D1E8C2C" w:rsidR="00DD1ACA" w:rsidRDefault="00387CEE" w:rsidP="00387CEE">
      <w:pPr>
        <w:pStyle w:val="BodyText"/>
        <w:ind w:firstLine="720"/>
      </w:pPr>
      <w:r w:rsidRPr="00387CEE">
        <w:t>Although this report evaluates whether monitoring goals were met, we include a brief summary of the full sampling hierarchy here for context. For each monitored trip, if all hauls cannot be sampled for logistical reasons, hauls are randomly selected to be sampled. Hauls are the secondary sampling units. Randomization of haul selection is designed to allow observers to record and transmit data, attend to other non-sampling responsibilities, and to allow observers time to sleep and eat. Randomization of haul selection also gives EM video reviewers the ability to optimize the amount of video that can be reviewed from each trip. Haul selection is determined using the random sampling tables and random break tables provided by NMFS. For the randomly selected hauls, a random sample of the catch is collected (observers) or selected for video review (EM), and data from those samples are used to determine the species composition and amount of discarded catch. These samples of catch within each haul are the third level of the sampling hierarchy. While observers are trained to collect multiple large samples of catch, the number and size of samples taken from each haul will depend on the vessel configuration, fishing operations, and diversity of catch. The size of EM samples is largely determined by the number of video reviewers available relative to the amount of video to be reviewed</w:t>
      </w:r>
      <w:r w:rsidR="000156D7">
        <w:t>.</w:t>
      </w:r>
    </w:p>
    <w:p w14:paraId="7F8A92EF" w14:textId="77777777" w:rsidR="00387CEE" w:rsidRDefault="00387CEE" w:rsidP="00387CEE">
      <w:pPr>
        <w:pStyle w:val="BodyText"/>
        <w:ind w:firstLine="720"/>
      </w:pPr>
      <w:r w:rsidRPr="00387CEE">
        <w:t xml:space="preserve">At the fourth level of the sampling hierarchy, a predetermined number of individual fish of predetermined species is randomly selected from the species composition sample and measured. Lastly, at the fifth sampling level, a random selection of fish is used to collect otoliths, reproductive maturity </w:t>
      </w:r>
      <w:r w:rsidRPr="00387CEE">
        <w:lastRenderedPageBreak/>
        <w:t xml:space="preserve">assessments, stomach contents, genetic tissues, and other biological specimens. The number and species of fish selected for measurement and biological specimen collection is specified each year by the AFSC’s stock assessment scientists. Sampling rates for </w:t>
      </w:r>
      <w:commentRangeStart w:id="38"/>
      <w:r w:rsidRPr="00387CEE">
        <w:t xml:space="preserve">genetic tissue collection </w:t>
      </w:r>
      <w:commentRangeEnd w:id="38"/>
      <w:r w:rsidR="00F94B13">
        <w:rPr>
          <w:rStyle w:val="CommentReference"/>
        </w:rPr>
        <w:commentReference w:id="38"/>
      </w:r>
      <w:r w:rsidRPr="00387CEE">
        <w:t>by observers has been set since 2011 (Faunce 2015)</w:t>
      </w:r>
      <w:r>
        <w:t>.</w:t>
      </w:r>
    </w:p>
    <w:p w14:paraId="0233E96B" w14:textId="77777777" w:rsidR="00387CEE" w:rsidRDefault="00387CEE" w:rsidP="00387CEE">
      <w:pPr>
        <w:pStyle w:val="BodyText"/>
        <w:ind w:firstLine="720"/>
      </w:pPr>
      <w:r w:rsidRPr="00387CEE">
        <w:t>Sampling at the fourth and fifth levels of the sampling hierarchy does not occur with EM. Similarly, effort data (e.g., number of hooks on longline vessels) is collected by observers, but not currently collected by EM. Marine mammal and seabird interactions are also documented by observers, but the ability to capture these interactions through EM is limited, due to the fixed location in which the EM equipment is placed.</w:t>
      </w:r>
    </w:p>
    <w:p w14:paraId="1C8E5476" w14:textId="77777777" w:rsidR="00DD1ACA" w:rsidRDefault="000156D7" w:rsidP="00387CEE">
      <w:pPr>
        <w:pStyle w:val="BodyText"/>
        <w:ind w:firstLine="720"/>
      </w:pPr>
      <w:r>
        <w:t xml:space="preserve">More information on the sampling design used by observers and the relationship between the sample design and catch estimation can be found in </w:t>
      </w:r>
      <w:proofErr w:type="spellStart"/>
      <w:r>
        <w:t>Cahalan</w:t>
      </w:r>
      <w:proofErr w:type="spellEnd"/>
      <w:r>
        <w:t xml:space="preserve"> and Faunce (2020) and the 2020 Observer Sampling Manual (AFSC 2019). A summary of the 2020 ADP is included below. The focus of this report is related to deployment, and the evaluation is at the first level of the sampling hierarchy</w:t>
      </w:r>
      <w:ins w:id="39" w:author="Sandra Lowe" w:date="2021-11-03T10:38:00Z">
        <w:r w:rsidR="001D58D2">
          <w:t xml:space="preserve"> </w:t>
        </w:r>
      </w:ins>
      <w:ins w:id="40" w:author="Sandra Lowe" w:date="2021-11-03T10:39:00Z">
        <w:r w:rsidR="001D58D2">
          <w:t>(vessel-selection or trip-selection</w:t>
        </w:r>
      </w:ins>
      <w:ins w:id="41" w:author="Sandra Lowe" w:date="2021-11-03T10:40:00Z">
        <w:r w:rsidR="006C2989">
          <w:t>)</w:t>
        </w:r>
      </w:ins>
      <w:r>
        <w:t>.</w:t>
      </w:r>
    </w:p>
    <w:p w14:paraId="1B4AFB41" w14:textId="77777777" w:rsidR="00DD1ACA" w:rsidRDefault="000156D7">
      <w:pPr>
        <w:pStyle w:val="Heading1"/>
      </w:pPr>
      <w:bookmarkStart w:id="42" w:name="_Toc84583104"/>
      <w:bookmarkStart w:id="43" w:name="the-2020-annual-deployment-plan"/>
      <w:bookmarkEnd w:id="28"/>
      <w:bookmarkEnd w:id="35"/>
      <w:r w:rsidRPr="00D942FA">
        <w:t>The 2020 Annual Deployment Plan</w:t>
      </w:r>
      <w:bookmarkEnd w:id="42"/>
    </w:p>
    <w:p w14:paraId="2695A290" w14:textId="569D7265" w:rsidR="00DD1ACA" w:rsidRDefault="000156D7" w:rsidP="00AD1DCD">
      <w:pPr>
        <w:pStyle w:val="FirstParagraph"/>
        <w:ind w:firstLine="720"/>
      </w:pPr>
      <w:r>
        <w:t xml:space="preserve">The following briefly summarizes the final 2020 ADP (NMFS 2019). In general, all vessels that participate in cooperatives or act as catcher-processors or motherships are fully observed at the trip-level and constitute the full-coverage category of the fleet. </w:t>
      </w:r>
      <w:commentRangeStart w:id="44"/>
      <w:r>
        <w:t>In 2016, NMFS published new regulations to allow the owner of a trawl catcher vessel to annually request that NMFS place requesting vessels in the full coverage category for all directed fishing for groundfish using trawl gear in the Bering Sea and Aleutian Islands management area (BSAI) in the following calendar year</w:t>
      </w:r>
      <w:commentRangeEnd w:id="44"/>
      <w:r w:rsidR="003579FC">
        <w:rPr>
          <w:rStyle w:val="CommentReference"/>
        </w:rPr>
        <w:commentReference w:id="44"/>
      </w:r>
      <w:r>
        <w:t xml:space="preserve">. For the 2020 calendar year, NMFS received and approved requests and has </w:t>
      </w:r>
      <w:proofErr w:type="spellStart"/>
      <w:r>
        <w:t>placed</w:t>
      </w:r>
      <w:ins w:id="45" w:author="Sandra Lowe" w:date="2021-11-03T10:53:00Z">
        <w:r w:rsidR="0004648A">
          <w:t>for</w:t>
        </w:r>
      </w:ins>
      <w:proofErr w:type="spellEnd"/>
      <w:r>
        <w:t xml:space="preserve"> 32 </w:t>
      </w:r>
      <w:ins w:id="46" w:author="Sandra Lowe" w:date="2021-11-03T10:55:00Z">
        <w:r w:rsidR="0004648A">
          <w:t xml:space="preserve">trawl </w:t>
        </w:r>
      </w:ins>
      <w:r>
        <w:t xml:space="preserve">catcher vessels </w:t>
      </w:r>
      <w:ins w:id="47" w:author="Sandra Lowe" w:date="2021-11-03T10:54:00Z">
        <w:r w:rsidR="0004648A">
          <w:t xml:space="preserve">which were placed </w:t>
        </w:r>
      </w:ins>
      <w:r>
        <w:t>in the full coverage category for all directed fishing for groundfish using trawl gear in the BSAI management area (NMFS 2019). The partial</w:t>
      </w:r>
      <w:r w:rsidR="003B1261">
        <w:t xml:space="preserve"> </w:t>
      </w:r>
      <w:r>
        <w:t>coverage category includes vessels greater than or equal to 40 feet (</w:t>
      </w:r>
      <w:proofErr w:type="spellStart"/>
      <w:r>
        <w:t>ft</w:t>
      </w:r>
      <w:proofErr w:type="spellEnd"/>
      <w:r>
        <w:t xml:space="preserve">) length </w:t>
      </w:r>
      <w:r>
        <w:lastRenderedPageBreak/>
        <w:t>overall (LOA) and not in</w:t>
      </w:r>
      <w:ins w:id="48" w:author="Sandra Lowe" w:date="2021-11-03T11:00:00Z">
        <w:r w:rsidR="0004648A">
          <w:t>cluded in</w:t>
        </w:r>
      </w:ins>
      <w:r>
        <w:t xml:space="preserve"> the full coverage category. The following sampling strata comprised the pa</w:t>
      </w:r>
      <w:r w:rsidR="00AD1DCD">
        <w:t>rtial coverage category in 2020</w:t>
      </w:r>
      <w:r>
        <w:t>:</w:t>
      </w:r>
    </w:p>
    <w:p w14:paraId="558A3FC2" w14:textId="54A04A18" w:rsidR="00DD1ACA" w:rsidRDefault="000156D7" w:rsidP="00690048">
      <w:pPr>
        <w:pStyle w:val="Compact"/>
        <w:numPr>
          <w:ilvl w:val="0"/>
          <w:numId w:val="1"/>
        </w:numPr>
        <w:spacing w:line="480" w:lineRule="auto"/>
      </w:pPr>
      <w:r>
        <w:t xml:space="preserve">Hook-and-line vessels </w:t>
      </w:r>
      <w:r w:rsidR="008E0170">
        <w:t xml:space="preserve">with observers </w:t>
      </w:r>
      <w:r>
        <w:t>(</w:t>
      </w:r>
      <w:r>
        <w:rPr>
          <w:i/>
          <w:iCs/>
        </w:rPr>
        <w:t>HAL</w:t>
      </w:r>
      <w:r>
        <w:t xml:space="preserve"> stratum).</w:t>
      </w:r>
    </w:p>
    <w:p w14:paraId="679B9FAD" w14:textId="77777777" w:rsidR="008E0170" w:rsidRDefault="000156D7" w:rsidP="00690048">
      <w:pPr>
        <w:pStyle w:val="Compact"/>
        <w:numPr>
          <w:ilvl w:val="0"/>
          <w:numId w:val="1"/>
        </w:numPr>
        <w:spacing w:line="480" w:lineRule="auto"/>
      </w:pPr>
      <w:r>
        <w:t>Hook-and-line vessels with EM (</w:t>
      </w:r>
      <w:r>
        <w:rPr>
          <w:i/>
          <w:iCs/>
        </w:rPr>
        <w:t>EM HAL</w:t>
      </w:r>
      <w:r>
        <w:t xml:space="preserve"> stratum).</w:t>
      </w:r>
    </w:p>
    <w:p w14:paraId="33BCE053" w14:textId="7A2AABE8" w:rsidR="00DD1ACA" w:rsidRDefault="008E0170" w:rsidP="00690048">
      <w:pPr>
        <w:pStyle w:val="Compact"/>
        <w:numPr>
          <w:ilvl w:val="0"/>
          <w:numId w:val="1"/>
        </w:numPr>
        <w:spacing w:line="480" w:lineRule="auto"/>
      </w:pPr>
      <w:r>
        <w:t>Pot vessels with observers (</w:t>
      </w:r>
      <w:r w:rsidRPr="00690048">
        <w:rPr>
          <w:i/>
        </w:rPr>
        <w:t>POT</w:t>
      </w:r>
      <w:r>
        <w:t xml:space="preserve"> stratum). </w:t>
      </w:r>
    </w:p>
    <w:p w14:paraId="6FF6AABD" w14:textId="43246C24" w:rsidR="00DD1ACA" w:rsidRDefault="000156D7" w:rsidP="00690048">
      <w:pPr>
        <w:pStyle w:val="Compact"/>
        <w:numPr>
          <w:ilvl w:val="0"/>
          <w:numId w:val="1"/>
        </w:numPr>
        <w:spacing w:line="480" w:lineRule="auto"/>
      </w:pPr>
      <w:r>
        <w:t>Pot vessels with EM (</w:t>
      </w:r>
      <w:r>
        <w:rPr>
          <w:i/>
          <w:iCs/>
        </w:rPr>
        <w:t>EM POT</w:t>
      </w:r>
      <w:r>
        <w:t xml:space="preserve"> stratum).</w:t>
      </w:r>
    </w:p>
    <w:p w14:paraId="650105A6" w14:textId="5C411D52" w:rsidR="00DD1ACA" w:rsidRDefault="000156D7" w:rsidP="00690048">
      <w:pPr>
        <w:pStyle w:val="Compact"/>
        <w:numPr>
          <w:ilvl w:val="0"/>
          <w:numId w:val="1"/>
        </w:numPr>
        <w:spacing w:line="480" w:lineRule="auto"/>
      </w:pPr>
      <w:r>
        <w:t xml:space="preserve">Trawl vessels </w:t>
      </w:r>
      <w:r w:rsidR="008E0170">
        <w:t xml:space="preserve">with observers </w:t>
      </w:r>
      <w:r>
        <w:t>(</w:t>
      </w:r>
      <w:r>
        <w:rPr>
          <w:i/>
          <w:iCs/>
        </w:rPr>
        <w:t>TRW</w:t>
      </w:r>
      <w:r>
        <w:t xml:space="preserve"> stratum).</w:t>
      </w:r>
    </w:p>
    <w:p w14:paraId="7342AE35" w14:textId="487D9FEA" w:rsidR="00DD1ACA" w:rsidRDefault="000156D7" w:rsidP="00690048">
      <w:pPr>
        <w:pStyle w:val="Compact"/>
        <w:numPr>
          <w:ilvl w:val="0"/>
          <w:numId w:val="1"/>
        </w:numPr>
        <w:spacing w:line="480" w:lineRule="auto"/>
      </w:pPr>
      <w:r>
        <w:t xml:space="preserve">Trawl vessels </w:t>
      </w:r>
      <w:r w:rsidR="002A0AA0">
        <w:t>participating in the EM</w:t>
      </w:r>
      <w:r>
        <w:t xml:space="preserve"> exempted fishing permit (</w:t>
      </w:r>
      <w:r>
        <w:rPr>
          <w:i/>
          <w:iCs/>
        </w:rPr>
        <w:t>EM TRW EFP</w:t>
      </w:r>
      <w:r>
        <w:t xml:space="preserve"> stratum).</w:t>
      </w:r>
    </w:p>
    <w:p w14:paraId="60221F96" w14:textId="77777777" w:rsidR="00DD1ACA" w:rsidRDefault="000156D7" w:rsidP="003E2CE0">
      <w:pPr>
        <w:pStyle w:val="FirstParagraph"/>
        <w:ind w:firstLine="720"/>
      </w:pPr>
      <w:r>
        <w:t xml:space="preserve">In this report we attempt to evaluate </w:t>
      </w:r>
      <w:ins w:id="49" w:author="Sandra Lowe" w:date="2021-11-03T11:20:00Z">
        <w:r w:rsidR="00005C2B">
          <w:t xml:space="preserve">both </w:t>
        </w:r>
      </w:ins>
      <w:r>
        <w:t xml:space="preserve">the deployment of EM onto fixed gear vessels to the same degree as we </w:t>
      </w:r>
      <w:proofErr w:type="spellStart"/>
      <w:r>
        <w:t>evaluate</w:t>
      </w:r>
      <w:ins w:id="50" w:author="Sandra Lowe" w:date="2021-11-03T11:20:00Z">
        <w:r w:rsidR="00005C2B">
          <w:t>and</w:t>
        </w:r>
      </w:ins>
      <w:proofErr w:type="spellEnd"/>
      <w:r>
        <w:t xml:space="preserve"> the deployment of observers since catch accounting has used data collected through the </w:t>
      </w:r>
      <w:r>
        <w:rPr>
          <w:i/>
          <w:iCs/>
        </w:rPr>
        <w:t>EM HAL</w:t>
      </w:r>
      <w:r>
        <w:t xml:space="preserve"> stratum since 2018 and the </w:t>
      </w:r>
      <w:r>
        <w:rPr>
          <w:i/>
          <w:iCs/>
        </w:rPr>
        <w:t>EM POT</w:t>
      </w:r>
      <w:r>
        <w:t xml:space="preserve"> stratum since 2019. </w:t>
      </w:r>
      <w:ins w:id="51" w:author="Sandra Lowe" w:date="2021-11-03T11:20:00Z">
        <w:r w:rsidR="00005C2B">
          <w:t xml:space="preserve">The </w:t>
        </w:r>
      </w:ins>
      <w:r>
        <w:t xml:space="preserve">NMFS also sought vessels to participate in </w:t>
      </w:r>
      <w:r w:rsidR="003E2CE0">
        <w:t xml:space="preserve">fixed gear </w:t>
      </w:r>
      <w:r>
        <w:t xml:space="preserve">EM research and development activities. Vessels that volunteered for the fixed gear EM </w:t>
      </w:r>
      <w:r w:rsidR="003E2CE0">
        <w:t>p</w:t>
      </w:r>
      <w:r>
        <w:t>rogram or EM research activities and were selected by the NMFS</w:t>
      </w:r>
      <w:ins w:id="52" w:author="Sandra Lowe" w:date="2021-11-03T11:21:00Z">
        <w:r w:rsidR="00005C2B">
          <w:t>,</w:t>
        </w:r>
      </w:ins>
      <w:r>
        <w:t xml:space="preserve"> were not required to carry observers but were required to continue to log their fishing trips into the Observer Declare and Deploy System (ODDS).</w:t>
      </w:r>
    </w:p>
    <w:p w14:paraId="1822B2E8" w14:textId="1FB13DA3" w:rsidR="00DD1ACA" w:rsidRDefault="000156D7" w:rsidP="00F67CFC">
      <w:pPr>
        <w:pStyle w:val="BodyText"/>
        <w:ind w:firstLine="720"/>
      </w:pPr>
      <w:r>
        <w:t xml:space="preserve">The </w:t>
      </w:r>
      <w:r>
        <w:rPr>
          <w:i/>
          <w:iCs/>
        </w:rPr>
        <w:t>EM TRW EFP</w:t>
      </w:r>
      <w:r>
        <w:t xml:space="preserve"> stratum is represented by vessels participating in an </w:t>
      </w:r>
      <w:r w:rsidR="00690048">
        <w:t>e</w:t>
      </w:r>
      <w:r>
        <w:t xml:space="preserve">xempted </w:t>
      </w:r>
      <w:r w:rsidR="00690048">
        <w:t>f</w:t>
      </w:r>
      <w:r>
        <w:t xml:space="preserve">ishing </w:t>
      </w:r>
      <w:r w:rsidR="00690048">
        <w:t>p</w:t>
      </w:r>
      <w:r>
        <w:t xml:space="preserve">ermit (EFP) to evaluate the efficacy of EM on catcher vessels </w:t>
      </w:r>
      <w:r w:rsidR="00D942FA">
        <w:t xml:space="preserve">targeting </w:t>
      </w:r>
      <w:proofErr w:type="spellStart"/>
      <w:r w:rsidR="00D942FA">
        <w:t>pollock</w:t>
      </w:r>
      <w:proofErr w:type="spellEnd"/>
      <w:r w:rsidR="00D942FA">
        <w:t xml:space="preserve">, </w:t>
      </w:r>
      <w:proofErr w:type="spellStart"/>
      <w:r w:rsidR="00D942FA" w:rsidRPr="00690048">
        <w:rPr>
          <w:i/>
        </w:rPr>
        <w:t>Gadus</w:t>
      </w:r>
      <w:proofErr w:type="spellEnd"/>
      <w:r w:rsidR="00D942FA" w:rsidRPr="00690048">
        <w:rPr>
          <w:i/>
        </w:rPr>
        <w:t xml:space="preserve"> </w:t>
      </w:r>
      <w:proofErr w:type="spellStart"/>
      <w:r w:rsidR="00D942FA" w:rsidRPr="00690048">
        <w:rPr>
          <w:i/>
        </w:rPr>
        <w:t>chalcogrammus</w:t>
      </w:r>
      <w:proofErr w:type="spellEnd"/>
      <w:r w:rsidR="00D942FA">
        <w:t xml:space="preserve"> (hereafter ‘</w:t>
      </w:r>
      <w:proofErr w:type="spellStart"/>
      <w:r w:rsidR="00D942FA">
        <w:t>pollock</w:t>
      </w:r>
      <w:proofErr w:type="spellEnd"/>
      <w:r w:rsidR="00D942FA">
        <w:t xml:space="preserve"> catcher vessels’) </w:t>
      </w:r>
      <w:r>
        <w:t xml:space="preserve">using pelagic trawl gear in the Bering Sea and Gulf of Alaska. The EFP allows </w:t>
      </w:r>
      <w:proofErr w:type="spellStart"/>
      <w:r>
        <w:t>pollock</w:t>
      </w:r>
      <w:proofErr w:type="spellEnd"/>
      <w:r>
        <w:t xml:space="preserve"> catcher vessels using pelagic trawl gear to use EM systems </w:t>
      </w:r>
      <w:r w:rsidR="00CF3B92">
        <w:t xml:space="preserve">and video review </w:t>
      </w:r>
      <w:r w:rsidR="00CF3B92" w:rsidRPr="00CF3B92">
        <w:rPr>
          <w:iCs/>
        </w:rPr>
        <w:t xml:space="preserve">to verify that maximum retention of catch has occurred, so that observers can perform sampling </w:t>
      </w:r>
      <w:proofErr w:type="spellStart"/>
      <w:r w:rsidR="00CF3B92" w:rsidRPr="00CF3B92">
        <w:rPr>
          <w:iCs/>
        </w:rPr>
        <w:t>shoreside</w:t>
      </w:r>
      <w:proofErr w:type="spellEnd"/>
      <w:r w:rsidR="00CF3B92" w:rsidRPr="00CF3B92">
        <w:rPr>
          <w:iCs/>
        </w:rPr>
        <w:t xml:space="preserve"> instead of at-sea</w:t>
      </w:r>
      <w:r>
        <w:t>. While we report some findings on these vessel activities here, we do not evaluate them fully sin</w:t>
      </w:r>
      <w:r w:rsidR="00CF3B92">
        <w:t>c</w:t>
      </w:r>
      <w:r>
        <w:t>e the EFP is not part of the regulated fishery monitoring program.</w:t>
      </w:r>
    </w:p>
    <w:p w14:paraId="063639F6" w14:textId="775357D9" w:rsidR="00C565B6" w:rsidRDefault="006C4515" w:rsidP="001F3AE5">
      <w:pPr>
        <w:pStyle w:val="BodyText"/>
        <w:ind w:firstLine="720"/>
      </w:pPr>
      <w:ins w:id="53" w:author="Sandra Lowe" w:date="2021-11-03T11:39:00Z">
        <w:r>
          <w:t xml:space="preserve">Due to COVID-19, </w:t>
        </w:r>
        <w:proofErr w:type="spellStart"/>
        <w:r>
          <w:t>t</w:t>
        </w:r>
      </w:ins>
      <w:r w:rsidR="000156D7">
        <w:t>The</w:t>
      </w:r>
      <w:proofErr w:type="spellEnd"/>
      <w:r w:rsidR="000156D7">
        <w:t xml:space="preserve"> NMFS used only the trip-selection method (i.e., no vessel-selection) to assign observers and EM to vessels in the partial-coverage category for 2020</w:t>
      </w:r>
      <w:ins w:id="54" w:author="Sandra Lowe" w:date="2021-11-03T11:39:00Z">
        <w:r>
          <w:t xml:space="preserve">, and implemented </w:t>
        </w:r>
      </w:ins>
      <w:del w:id="55" w:author="Sandra Lowe" w:date="2021-11-03T11:40:00Z">
        <w:r w:rsidR="000156D7" w:rsidDel="006C4515">
          <w:delText>.</w:delText>
        </w:r>
      </w:del>
      <w:del w:id="56" w:author="Sandra Lowe" w:date="2021-12-08T07:18:00Z">
        <w:r w:rsidR="000156D7">
          <w:delText>.</w:delText>
        </w:r>
      </w:del>
      <w:r w:rsidR="000156D7">
        <w:t xml:space="preserve"> However, revisions to observer deployment were enacted in 2020 due to COVID-19. Starting in March, </w:t>
      </w:r>
      <w:r w:rsidR="000156D7">
        <w:lastRenderedPageBreak/>
        <w:t>2020, the COVID-19 pandemic created limitations on available air travel and “shelter in place” restrictions</w:t>
      </w:r>
      <w:r w:rsidR="00C565B6">
        <w:t>. Under an</w:t>
      </w:r>
      <w:r w:rsidR="000156D7">
        <w:t xml:space="preserve"> emergency rule, NMFS temporarily waived the requirement for vessels in the </w:t>
      </w:r>
      <w:r w:rsidR="00F67CFC">
        <w:t>p</w:t>
      </w:r>
      <w:r w:rsidR="000156D7">
        <w:t xml:space="preserve">artial </w:t>
      </w:r>
      <w:r w:rsidR="00F67CFC">
        <w:t>c</w:t>
      </w:r>
      <w:r w:rsidR="000156D7">
        <w:t xml:space="preserve">overage </w:t>
      </w:r>
      <w:r w:rsidR="00F67CFC">
        <w:t>c</w:t>
      </w:r>
      <w:r w:rsidR="000156D7">
        <w:t>ategory to carry a fishery observer</w:t>
      </w:r>
      <w:r w:rsidR="00C565B6">
        <w:t>, effective</w:t>
      </w:r>
      <w:r w:rsidR="000156D7">
        <w:t xml:space="preserve"> March 2</w:t>
      </w:r>
      <w:r w:rsidR="00A5621D">
        <w:t>6</w:t>
      </w:r>
      <w:r w:rsidR="000156D7">
        <w:t xml:space="preserve"> through April 19, 2020. On April 18, 2020, NMFS announced a limited extension of the temporary waiver of observer requirements, which narrowed the scope and reinitiated deployment of observers on trips departing from the port of Kodiak, Alaska (the majority of GOA trawl fisheries occurred out of Kodiak during this timeframe). </w:t>
      </w:r>
      <w:r w:rsidR="00A97664">
        <w:t>Effective on</w:t>
      </w:r>
      <w:r w:rsidR="000156D7">
        <w:t xml:space="preserve"> </w:t>
      </w:r>
      <w:r w:rsidR="00A97664">
        <w:t>July 1</w:t>
      </w:r>
      <w:r w:rsidR="000156D7">
        <w:t xml:space="preserve">, 2020, NMFS </w:t>
      </w:r>
      <w:r w:rsidR="00A97664">
        <w:t>programmed new selection rates into the ODDS in order to adjust t</w:t>
      </w:r>
      <w:r w:rsidR="008C233A">
        <w:t xml:space="preserve">o </w:t>
      </w:r>
      <w:r w:rsidR="00C565B6">
        <w:t>a</w:t>
      </w:r>
      <w:r w:rsidR="008C233A">
        <w:t xml:space="preserve"> June 28, 2020 decision that</w:t>
      </w:r>
      <w:r w:rsidR="000156D7">
        <w:t xml:space="preserve"> observer deployment in the partial coverage category </w:t>
      </w:r>
      <w:r w:rsidR="008C233A">
        <w:t>would occur from 13 ports in addition to Kodiak. This expansion of deployment ports</w:t>
      </w:r>
      <w:r w:rsidR="000156D7">
        <w:t xml:space="preserve"> reduced the scope of waivers issued</w:t>
      </w:r>
      <w:r w:rsidR="008C233A">
        <w:t xml:space="preserve"> when compared to the time period that began on March 26</w:t>
      </w:r>
      <w:r w:rsidR="000156D7">
        <w:t xml:space="preserve">. </w:t>
      </w:r>
      <w:r w:rsidR="00C565B6">
        <w:t>Under the expansion</w:t>
      </w:r>
      <w:r w:rsidR="008C233A">
        <w:t>, o</w:t>
      </w:r>
      <w:r w:rsidR="000156D7">
        <w:t xml:space="preserve">bservers were to be deployed on randomly selected trips from the following ports: (1) </w:t>
      </w:r>
      <w:proofErr w:type="spellStart"/>
      <w:r w:rsidR="000156D7">
        <w:t>Akutan</w:t>
      </w:r>
      <w:proofErr w:type="spellEnd"/>
      <w:r w:rsidR="000156D7">
        <w:t>, (2) Dutch Harbor/Unalaska, (3) False Pass, (4) Homer, (5) Juneau, (6) Ketchikan, (7) King Cove, (8) Kodiak, (9) Nome, (10) Petersburg, (11) Sand Point, (12) Seward, (13) Sitka, and (14) Yakutat. These ports were identified because travel and lodging conditions allow</w:t>
      </w:r>
      <w:r w:rsidR="00A5621D">
        <w:t>ed</w:t>
      </w:r>
      <w:r w:rsidR="000156D7">
        <w:t xml:space="preserve"> observers to meet and maintain applicable health mandates for deployment into the commercial fisheries</w:t>
      </w:r>
      <w:ins w:id="57" w:author="Sandra Lowe" w:date="2021-11-03T11:43:00Z">
        <w:r>
          <w:t>,</w:t>
        </w:r>
      </w:ins>
      <w:r w:rsidR="000156D7">
        <w:t xml:space="preserve"> and because of the volume of fishing trips that </w:t>
      </w:r>
      <w:r w:rsidR="00A5621D">
        <w:t>were</w:t>
      </w:r>
      <w:r w:rsidR="000156D7">
        <w:t xml:space="preserve"> expected to originate and end in these locations.</w:t>
      </w:r>
      <w:r w:rsidR="00C565B6">
        <w:t xml:space="preserve"> In </w:t>
      </w:r>
      <w:r w:rsidR="001F3AE5">
        <w:t>total</w:t>
      </w:r>
      <w:r w:rsidR="00C565B6">
        <w:t xml:space="preserve">, these changes to the original deployment plan resulted in three time periods </w:t>
      </w:r>
      <w:r w:rsidR="008F7413">
        <w:t xml:space="preserve">within </w:t>
      </w:r>
      <w:r w:rsidR="001F3AE5">
        <w:t>which partial coverage observer deployment is evaluated</w:t>
      </w:r>
      <w:r w:rsidR="008F7413">
        <w:t xml:space="preserve">: one in which deployment was largely unaffected (January 1 through March 25), one in which </w:t>
      </w:r>
      <w:r w:rsidR="001F3AE5">
        <w:t>observer</w:t>
      </w:r>
      <w:r w:rsidR="008F7413">
        <w:t xml:space="preserve"> </w:t>
      </w:r>
      <w:r w:rsidR="001F3AE5">
        <w:t xml:space="preserve">coverage </w:t>
      </w:r>
      <w:r w:rsidR="008F7413">
        <w:t>waivers were issued broadly (March 26 through June 30), and one in which observer deployment resumed out of a limited number of ports (July 1 through December 31).</w:t>
      </w:r>
    </w:p>
    <w:p w14:paraId="695A5760" w14:textId="481EB378" w:rsidR="00DD1ACA" w:rsidRDefault="000156D7" w:rsidP="001F3AE5">
      <w:pPr>
        <w:pStyle w:val="BodyText"/>
        <w:ind w:firstLine="720"/>
      </w:pPr>
      <w:r>
        <w:t>The largest component of the Alaska</w:t>
      </w:r>
      <w:r w:rsidR="00030162">
        <w:t>n groundfish fisheries by landed weight, vessels</w:t>
      </w:r>
      <w:r>
        <w:t xml:space="preserve"> and processors i</w:t>
      </w:r>
      <w:r w:rsidR="00D942FA">
        <w:t>s</w:t>
      </w:r>
      <w:r>
        <w:t xml:space="preserve"> the full coverage category (including catcher processors and participants in limited access privilege programs), </w:t>
      </w:r>
      <w:r w:rsidR="00D942FA">
        <w:t xml:space="preserve">and activities in this category </w:t>
      </w:r>
      <w:r>
        <w:t xml:space="preserve">were not issued waivers in 2020. Additionally, requirements for deployment of EM </w:t>
      </w:r>
      <w:proofErr w:type="spellStart"/>
      <w:r>
        <w:t>w</w:t>
      </w:r>
      <w:ins w:id="58" w:author="Sandra Lowe" w:date="2021-11-03T11:44:00Z">
        <w:r w:rsidR="006C4515">
          <w:t>ere</w:t>
        </w:r>
      </w:ins>
      <w:r>
        <w:t>as</w:t>
      </w:r>
      <w:proofErr w:type="spellEnd"/>
      <w:r>
        <w:t xml:space="preserve"> not waived for trawl catcher vessels fishing under the trawl EM </w:t>
      </w:r>
      <w:r w:rsidR="00030162">
        <w:t>EFP</w:t>
      </w:r>
      <w:ins w:id="59" w:author="Sandra Lowe" w:date="2021-11-03T11:45:00Z">
        <w:r w:rsidR="006C4515">
          <w:t>.</w:t>
        </w:r>
      </w:ins>
      <w:r>
        <w:t xml:space="preserve"> and </w:t>
      </w:r>
      <w:proofErr w:type="spellStart"/>
      <w:r>
        <w:t>o</w:t>
      </w:r>
      <w:ins w:id="60" w:author="Sandra Lowe" w:date="2021-11-03T11:45:00Z">
        <w:r w:rsidR="006C4515">
          <w:t>O</w:t>
        </w:r>
      </w:ins>
      <w:r>
        <w:t>nly</w:t>
      </w:r>
      <w:proofErr w:type="spellEnd"/>
      <w:r>
        <w:t xml:space="preserve"> a few trips were released from coverage under the fixed gear EM portion of the partial coverage category for circumstances when an EM service technician was unable to travel.</w:t>
      </w:r>
    </w:p>
    <w:p w14:paraId="49D6E2E1" w14:textId="77777777" w:rsidR="00DD1ACA" w:rsidRDefault="000156D7">
      <w:pPr>
        <w:pStyle w:val="Heading1"/>
      </w:pPr>
      <w:bookmarkStart w:id="61" w:name="_Toc84583105"/>
      <w:bookmarkStart w:id="62" w:name="performance-review-objectives"/>
      <w:bookmarkEnd w:id="43"/>
      <w:r>
        <w:lastRenderedPageBreak/>
        <w:t>Performance Review Objectives</w:t>
      </w:r>
      <w:bookmarkEnd w:id="61"/>
    </w:p>
    <w:p w14:paraId="53CAA5E2" w14:textId="77777777" w:rsidR="00192AA8" w:rsidRDefault="000156D7" w:rsidP="00192AA8">
      <w:pPr>
        <w:pStyle w:val="FirstParagraph"/>
        <w:ind w:firstLine="720"/>
      </w:pPr>
      <w:r>
        <w:t>The following sections contain th</w:t>
      </w:r>
      <w:r w:rsidR="00192AA8">
        <w:t xml:space="preserve">e FMSC review </w:t>
      </w:r>
      <w:r>
        <w:t xml:space="preserve">of </w:t>
      </w:r>
      <w:r w:rsidR="00192AA8">
        <w:t>EM and observer deployment</w:t>
      </w:r>
      <w:r>
        <w:t xml:space="preserve"> in 2020 relative to the intended sampling plan and g</w:t>
      </w:r>
      <w:r w:rsidR="00192AA8">
        <w:t>oals of the 2020 ADP (NMFS 2019</w:t>
      </w:r>
      <w:r>
        <w:t>). This report identifies where potential mechanisms for biases exist and provides recommendations for further evaluation, including potential improvements to the observer deployment process that should be considered during the development of the 2022 ADP.</w:t>
      </w:r>
    </w:p>
    <w:p w14:paraId="204AA845" w14:textId="77777777" w:rsidR="00DD1ACA" w:rsidRDefault="000156D7" w:rsidP="00192AA8">
      <w:pPr>
        <w:pStyle w:val="FirstParagraph"/>
        <w:ind w:firstLine="720"/>
      </w:pPr>
      <w:r>
        <w:t>The following items from the 2020 ADP have been identified as objectives for evaluation in this report:</w:t>
      </w:r>
    </w:p>
    <w:p w14:paraId="6B261862" w14:textId="77777777" w:rsidR="00192AA8" w:rsidRPr="00192AA8" w:rsidRDefault="000156D7" w:rsidP="00192AA8">
      <w:pPr>
        <w:numPr>
          <w:ilvl w:val="0"/>
          <w:numId w:val="2"/>
        </w:numPr>
      </w:pPr>
      <w:r>
        <w:t>Deploy for the planned number of sea days. This objective will be considered to be met if the actual number of sea days expended falls within the range of values from simulated sampling provided in the 2020 ADP. The Observer Program’s budget was expected to cover 2,500 days in 2020.</w:t>
      </w:r>
    </w:p>
    <w:p w14:paraId="2F826615" w14:textId="77777777" w:rsidR="00DD1ACA" w:rsidRDefault="00192AA8" w:rsidP="00192AA8">
      <w:pPr>
        <w:numPr>
          <w:ilvl w:val="0"/>
          <w:numId w:val="2"/>
        </w:numPr>
      </w:pPr>
      <w:r w:rsidRPr="00192AA8">
        <w:t xml:space="preserve">Deploy at the coverage rates specified in the 2020 ADP. Following the 2020 ADP, ODDS was programmed to randomly select logged trips at a rate of 15.40% in the </w:t>
      </w:r>
      <w:r w:rsidRPr="00192AA8">
        <w:rPr>
          <w:i/>
          <w:iCs/>
        </w:rPr>
        <w:t xml:space="preserve">HAL </w:t>
      </w:r>
      <w:r w:rsidRPr="00192AA8">
        <w:t xml:space="preserve">stratum, 15.23% in the </w:t>
      </w:r>
      <w:r w:rsidRPr="00192AA8">
        <w:rPr>
          <w:i/>
          <w:iCs/>
        </w:rPr>
        <w:t xml:space="preserve">POT </w:t>
      </w:r>
      <w:r w:rsidRPr="00192AA8">
        <w:t xml:space="preserve">stratum, 19.59% in the </w:t>
      </w:r>
      <w:r w:rsidRPr="00192AA8">
        <w:rPr>
          <w:i/>
          <w:iCs/>
        </w:rPr>
        <w:t xml:space="preserve">TRW </w:t>
      </w:r>
      <w:r w:rsidRPr="00192AA8">
        <w:t xml:space="preserve">stratum, and 30% in the </w:t>
      </w:r>
      <w:r w:rsidRPr="00192AA8">
        <w:rPr>
          <w:i/>
          <w:iCs/>
        </w:rPr>
        <w:t xml:space="preserve">EM HAL </w:t>
      </w:r>
      <w:r w:rsidRPr="00192AA8">
        <w:t xml:space="preserve">and </w:t>
      </w:r>
      <w:r w:rsidRPr="00192AA8">
        <w:rPr>
          <w:i/>
          <w:iCs/>
        </w:rPr>
        <w:t xml:space="preserve">EM POT </w:t>
      </w:r>
      <w:r w:rsidRPr="00192AA8">
        <w:t>strata. Under a randomized deployment scheme, these partial coverage selection rates are expected to be within a 95% confidence interval computed from the realized coverage rates (under the assumption of a binomial d</w:t>
      </w:r>
      <w:r>
        <w:t>istribution for observed trips)</w:t>
      </w:r>
      <w:r w:rsidR="000156D7">
        <w:t>.</w:t>
      </w:r>
    </w:p>
    <w:p w14:paraId="3892FE7C" w14:textId="02617E8B" w:rsidR="00DD1ACA" w:rsidRDefault="00192AA8" w:rsidP="00192AA8">
      <w:pPr>
        <w:numPr>
          <w:ilvl w:val="0"/>
          <w:numId w:val="2"/>
        </w:numPr>
      </w:pPr>
      <w:r w:rsidRPr="00192AA8">
        <w:t xml:space="preserve">Collect tissue samples from Chinook and chum salmon as specified in the 2020 Observer Sampling Manual to support the goal of collecting genetic samples from salmon caught as bycatch in groundfish fisheries to identify stock of origin. The sampling protocol established in the 2014 ADP (NMFS 2013) was used in 2020. Under this protocol, observers on vessels delivering to </w:t>
      </w:r>
      <w:proofErr w:type="spellStart"/>
      <w:r w:rsidRPr="00192AA8">
        <w:t>shoreside</w:t>
      </w:r>
      <w:proofErr w:type="spellEnd"/>
      <w:r w:rsidRPr="00192AA8">
        <w:t xml:space="preserve"> processors in the GOA trawl </w:t>
      </w:r>
      <w:proofErr w:type="spellStart"/>
      <w:r w:rsidRPr="00192AA8">
        <w:t>pollock</w:t>
      </w:r>
      <w:proofErr w:type="spellEnd"/>
      <w:r w:rsidRPr="00192AA8">
        <w:t xml:space="preserve"> fishery monitor the offload to enumerate salmon bycatch and obtain tissues for genetic analysis from the salmon bycatch. Note </w:t>
      </w:r>
      <w:r w:rsidRPr="00192AA8">
        <w:lastRenderedPageBreak/>
        <w:t xml:space="preserve">that due to COVID-19 safety protocols, vessel observers were unable to enter processing plants to complete this sampling, and </w:t>
      </w:r>
      <w:proofErr w:type="spellStart"/>
      <w:r w:rsidRPr="00192AA8">
        <w:t>shoreside</w:t>
      </w:r>
      <w:proofErr w:type="spellEnd"/>
      <w:r w:rsidRPr="00192AA8">
        <w:t xml:space="preserve">-based observers were deployed to continue these collections. For trips that are delivered to tender vessels and trips outside of the </w:t>
      </w:r>
      <w:proofErr w:type="spellStart"/>
      <w:r w:rsidRPr="00192AA8">
        <w:t>pollock</w:t>
      </w:r>
      <w:proofErr w:type="spellEnd"/>
      <w:r w:rsidRPr="00192AA8">
        <w:t xml:space="preserve"> fishery, observers obtain salmon counts and tissue samples from all salmon found within at-sea samples of the total catch</w:t>
      </w:r>
      <w:r w:rsidR="000156D7">
        <w:t>.</w:t>
      </w:r>
    </w:p>
    <w:p w14:paraId="7A39A021" w14:textId="77777777" w:rsidR="00192AA8" w:rsidRDefault="00192AA8" w:rsidP="00192AA8">
      <w:pPr>
        <w:numPr>
          <w:ilvl w:val="0"/>
          <w:numId w:val="2"/>
        </w:numPr>
      </w:pPr>
      <w:r w:rsidRPr="00192AA8">
        <w:t>Randomize deployment of observers and EM into the partial coverage category of fishing activities. This randomization is used to collect samples that are representative of the entire fishing fleet (monitored trips are equivalent to unmonitored trips within a stratum). Evaluation of this objective is focused on the randomization of observer and EM deployments into primary sampling units, and how departures from a random sample affect data quality</w:t>
      </w:r>
      <w:r>
        <w:t>.</w:t>
      </w:r>
    </w:p>
    <w:p w14:paraId="0FC0FDF7" w14:textId="77777777" w:rsidR="00DD1ACA" w:rsidRDefault="000156D7">
      <w:pPr>
        <w:pStyle w:val="Heading2"/>
      </w:pPr>
      <w:bookmarkStart w:id="63" w:name="_Toc84583106"/>
      <w:bookmarkStart w:id="64" w:name="observer-deployment-performance-metrics"/>
      <w:r>
        <w:t>Observer Deployment Performance Metrics</w:t>
      </w:r>
      <w:bookmarkEnd w:id="63"/>
    </w:p>
    <w:p w14:paraId="79DB9676" w14:textId="77777777" w:rsidR="00DD1ACA" w:rsidRDefault="00192AA8" w:rsidP="00122FB9">
      <w:pPr>
        <w:pStyle w:val="FirstParagraph"/>
        <w:ind w:firstLine="720"/>
      </w:pPr>
      <w:r w:rsidRPr="00192AA8">
        <w:t>Performance metrics have been developed to assess whether the trip-selection process (through the implementation of the 2020 ADP) provides a representative sample of fishing trips in the North Pacific in 2020. These metrics reflect four mechanisms that can impact the quality of the</w:t>
      </w:r>
      <w:r w:rsidR="00122FB9">
        <w:t xml:space="preserve"> </w:t>
      </w:r>
      <w:r w:rsidR="00122FB9" w:rsidRPr="00122FB9">
        <w:t>data: sample frame discrepancies, non-response, differences in trip characteristics, and sample size</w:t>
      </w:r>
      <w:r w:rsidR="000156D7">
        <w:t>.</w:t>
      </w:r>
    </w:p>
    <w:p w14:paraId="782833BC" w14:textId="77777777" w:rsidR="00DD1ACA" w:rsidRDefault="000156D7" w:rsidP="00122FB9">
      <w:pPr>
        <w:pStyle w:val="BodyText"/>
        <w:ind w:firstLine="720"/>
      </w:pPr>
      <w:r>
        <w:t>The performance metrics used in this evaluation are as follows:</w:t>
      </w:r>
    </w:p>
    <w:p w14:paraId="3955B1B4" w14:textId="77777777" w:rsidR="00DD1ACA" w:rsidRDefault="00FD2698" w:rsidP="00FD2698">
      <w:pPr>
        <w:pStyle w:val="Compact"/>
        <w:numPr>
          <w:ilvl w:val="0"/>
          <w:numId w:val="3"/>
        </w:numPr>
        <w:spacing w:line="480" w:lineRule="auto"/>
      </w:pPr>
      <w:r w:rsidRPr="00FD2698">
        <w:t>Deployment rates for each stratum, relative to intended values. This is the basic level of evaluation for comparing targeted and achieved sampling rates, where sampling strata are partitions of the entire population about which we want to make inferences (e.g., generate estimates of catch). Implementation challenges can be identified in this step, such as sample frame inadequacy, selection biases, and issues with sample unit definitions</w:t>
      </w:r>
      <w:r>
        <w:t>.</w:t>
      </w:r>
    </w:p>
    <w:p w14:paraId="278F0A5A" w14:textId="77777777" w:rsidR="00DD1ACA" w:rsidRDefault="001D2B81" w:rsidP="001D2B81">
      <w:pPr>
        <w:pStyle w:val="Compact"/>
        <w:numPr>
          <w:ilvl w:val="0"/>
          <w:numId w:val="8"/>
        </w:numPr>
        <w:spacing w:line="480" w:lineRule="auto"/>
      </w:pPr>
      <w:r w:rsidRPr="001D2B81">
        <w:t xml:space="preserve">Representativeness of the sample: Randomized sampling is a method used to ensure that the results of sampling reflect the underlying population. Departures from randomization can lead to non-representative data and hence potential bias in estimates of the </w:t>
      </w:r>
      <w:r w:rsidRPr="001D2B81">
        <w:lastRenderedPageBreak/>
        <w:t xml:space="preserve">parameters of interest. </w:t>
      </w:r>
      <w:commentRangeStart w:id="65"/>
      <w:r w:rsidRPr="001D2B81">
        <w:t xml:space="preserve">A </w:t>
      </w:r>
      <w:ins w:id="66" w:author="Ray Webster" w:date="2021-11-01T15:44:00Z">
        <w:r w:rsidR="00AB7C3A">
          <w:t xml:space="preserve">fully </w:t>
        </w:r>
      </w:ins>
      <w:commentRangeEnd w:id="65"/>
      <w:ins w:id="67" w:author="Ray Webster" w:date="2021-11-01T15:45:00Z">
        <w:r w:rsidR="00AB7C3A">
          <w:rPr>
            <w:rStyle w:val="CommentReference"/>
          </w:rPr>
          <w:commentReference w:id="65"/>
        </w:r>
      </w:ins>
      <w:r w:rsidRPr="001D2B81">
        <w:t xml:space="preserve">randomized sample design is expected to achieve a rate of monitored events that is similar </w:t>
      </w:r>
      <w:ins w:id="68" w:author="Ray Webster" w:date="2021-11-01T15:45:00Z">
        <w:r w:rsidR="00AB7C3A">
          <w:t>consistent</w:t>
        </w:r>
        <w:r w:rsidR="00AB7C3A" w:rsidRPr="001D2B81">
          <w:t xml:space="preserve"> </w:t>
        </w:r>
      </w:ins>
      <w:r w:rsidRPr="001D2B81">
        <w:t>across both space and time. Representativeness of the sample was divided into three separate components</w:t>
      </w:r>
      <w:r w:rsidR="000156D7">
        <w:t>:</w:t>
      </w:r>
    </w:p>
    <w:p w14:paraId="358CEEDF" w14:textId="286E388B" w:rsidR="00DD1ACA" w:rsidRDefault="001D2B81" w:rsidP="00944348">
      <w:pPr>
        <w:pStyle w:val="Compact"/>
        <w:numPr>
          <w:ilvl w:val="0"/>
          <w:numId w:val="63"/>
        </w:numPr>
        <w:spacing w:line="480" w:lineRule="auto"/>
      </w:pPr>
      <w:r w:rsidRPr="001D2B81">
        <w:t>Temporal representativeness: Plots of expected and actual monitoring effort over time. Periods when these two lines deviate from each other indicate times of the year that were either over or under-sampled relative to expectations defined in the ADP.</w:t>
      </w:r>
    </w:p>
    <w:p w14:paraId="7AB4A21F" w14:textId="48221966" w:rsidR="00944348" w:rsidRDefault="001D2B81" w:rsidP="00944348">
      <w:pPr>
        <w:pStyle w:val="Compact"/>
        <w:numPr>
          <w:ilvl w:val="0"/>
          <w:numId w:val="63"/>
        </w:numPr>
        <w:spacing w:line="480" w:lineRule="auto"/>
      </w:pPr>
      <w:r w:rsidRPr="001D2B81">
        <w:t xml:space="preserve">Spatial representativeness: Plots of monitoring effort over </w:t>
      </w:r>
      <w:ins w:id="69" w:author="Ray Webster" w:date="2021-11-01T15:47:00Z">
        <w:r w:rsidR="00DA46B4">
          <w:t>against(?)</w:t>
        </w:r>
        <w:r w:rsidR="00DA46B4" w:rsidRPr="001D2B81">
          <w:t xml:space="preserve"> </w:t>
        </w:r>
      </w:ins>
      <w:r w:rsidRPr="001D2B81">
        <w:t>fishing effort, by area and stratum. These plots show the temporal and spatial distribution of monitoring effort relative to the different types of fishing effort for which those monitoring data are used to generate estimates</w:t>
      </w:r>
      <w:r>
        <w:t>.</w:t>
      </w:r>
    </w:p>
    <w:p w14:paraId="7EBC798B" w14:textId="77777777" w:rsidR="00944348" w:rsidRDefault="00944348" w:rsidP="00944348">
      <w:pPr>
        <w:pStyle w:val="Compact"/>
        <w:numPr>
          <w:ilvl w:val="0"/>
          <w:numId w:val="63"/>
        </w:numPr>
        <w:spacing w:line="480" w:lineRule="auto"/>
      </w:pPr>
      <w:r w:rsidRPr="00944348">
        <w:t>Representativeness of trip characteristics: Consistency of trip characteristics for monitored and unmonitored portions of the stratum. These metrics are based, in part, on the availability of data for both monitored and unmonitored fishing activities; for example, data that are reported for all trips on landing reports. Attributes tested in this report include the following:</w:t>
      </w:r>
    </w:p>
    <w:p w14:paraId="1F8FB41F" w14:textId="77777777" w:rsidR="00DD1ACA" w:rsidRDefault="000156D7" w:rsidP="003E3488">
      <w:pPr>
        <w:pStyle w:val="Compact"/>
        <w:numPr>
          <w:ilvl w:val="0"/>
          <w:numId w:val="64"/>
        </w:numPr>
        <w:spacing w:line="480" w:lineRule="auto"/>
      </w:pPr>
      <w:r>
        <w:t>Trip duration (days).</w:t>
      </w:r>
    </w:p>
    <w:p w14:paraId="66FDCF05" w14:textId="77777777" w:rsidR="00DD1ACA" w:rsidRDefault="000156D7" w:rsidP="003E3488">
      <w:pPr>
        <w:pStyle w:val="Compact"/>
        <w:numPr>
          <w:ilvl w:val="0"/>
          <w:numId w:val="64"/>
        </w:numPr>
        <w:spacing w:line="480" w:lineRule="auto"/>
      </w:pPr>
      <w:r>
        <w:t>Vessel length (feet).</w:t>
      </w:r>
    </w:p>
    <w:p w14:paraId="31FBD0C7" w14:textId="77777777" w:rsidR="00DD1ACA" w:rsidRDefault="000156D7" w:rsidP="003E3488">
      <w:pPr>
        <w:pStyle w:val="Compact"/>
        <w:numPr>
          <w:ilvl w:val="0"/>
          <w:numId w:val="64"/>
        </w:numPr>
        <w:spacing w:line="480" w:lineRule="auto"/>
      </w:pPr>
      <w:r>
        <w:t>The number of NMFS Areas visited during the trip.</w:t>
      </w:r>
    </w:p>
    <w:p w14:paraId="24853398" w14:textId="77777777" w:rsidR="00DD1ACA" w:rsidRDefault="000156D7" w:rsidP="003E3488">
      <w:pPr>
        <w:pStyle w:val="Compact"/>
        <w:numPr>
          <w:ilvl w:val="0"/>
          <w:numId w:val="64"/>
        </w:numPr>
        <w:spacing w:line="480" w:lineRule="auto"/>
      </w:pPr>
      <w:r>
        <w:t>The amount of landed catch (metric tons).</w:t>
      </w:r>
    </w:p>
    <w:p w14:paraId="251904C5" w14:textId="77777777" w:rsidR="00DD1ACA" w:rsidRDefault="000156D7" w:rsidP="003E3488">
      <w:pPr>
        <w:pStyle w:val="Compact"/>
        <w:numPr>
          <w:ilvl w:val="0"/>
          <w:numId w:val="64"/>
        </w:numPr>
        <w:spacing w:line="480" w:lineRule="auto"/>
      </w:pPr>
      <w:r>
        <w:t>The number of species in the landed catch (also known as species richness).</w:t>
      </w:r>
    </w:p>
    <w:p w14:paraId="4BD8B608" w14:textId="77777777" w:rsidR="00DD1ACA" w:rsidRDefault="000156D7" w:rsidP="003E3488">
      <w:pPr>
        <w:pStyle w:val="Compact"/>
        <w:numPr>
          <w:ilvl w:val="0"/>
          <w:numId w:val="64"/>
        </w:numPr>
        <w:spacing w:line="480" w:lineRule="auto"/>
      </w:pPr>
      <w:r>
        <w:t>The proportion of the total landed catch that was due to the most prevalent species (</w:t>
      </w:r>
      <w:proofErr w:type="spellStart"/>
      <w:r>
        <w:t>pMax</w:t>
      </w:r>
      <w:proofErr w:type="spellEnd"/>
      <w:r>
        <w:t xml:space="preserve">, an inverse a measure of species diversity where an increase in </w:t>
      </w:r>
      <w:proofErr w:type="spellStart"/>
      <w:r>
        <w:t>pMax</w:t>
      </w:r>
      <w:proofErr w:type="spellEnd"/>
      <w:r>
        <w:t xml:space="preserve"> indicates a decline in diversity).</w:t>
      </w:r>
    </w:p>
    <w:p w14:paraId="53CC4126" w14:textId="77777777" w:rsidR="00DD1ACA" w:rsidRDefault="00944348" w:rsidP="003E3488">
      <w:pPr>
        <w:pStyle w:val="Compact"/>
        <w:numPr>
          <w:ilvl w:val="0"/>
          <w:numId w:val="39"/>
        </w:numPr>
        <w:spacing w:line="480" w:lineRule="auto"/>
        <w:ind w:left="1440"/>
      </w:pPr>
      <w:r w:rsidRPr="00944348">
        <w:t xml:space="preserve">Adequacy of sample size: A well-designed sampling program will have a large enough sample size to reasonably ensure that the characteristics of the entire target population are </w:t>
      </w:r>
      <w:r w:rsidRPr="00944348">
        <w:lastRenderedPageBreak/>
        <w:t>represented in the data. In order to evaluate whether the sample size collected was adequate,</w:t>
      </w:r>
      <w:r w:rsidR="003E3488">
        <w:t xml:space="preserve"> </w:t>
      </w:r>
      <w:r w:rsidR="003E3488" w:rsidRPr="003E3488">
        <w:t>we examined the probability of having no monitored trips for each NMFS Area and stratum combination</w:t>
      </w:r>
      <w:r w:rsidR="000156D7">
        <w:t>.</w:t>
      </w:r>
    </w:p>
    <w:p w14:paraId="5DEC2C63" w14:textId="77777777" w:rsidR="00DD1ACA" w:rsidRDefault="000D75FE" w:rsidP="00122FB9">
      <w:pPr>
        <w:pStyle w:val="FirstParagraph"/>
        <w:ind w:firstLine="720"/>
      </w:pPr>
      <w:r w:rsidRPr="000D75FE">
        <w:t xml:space="preserve">Although these metrics can identify places where observed results differ from expectations, it is ultimately a subjective decision as to whether or not these differences are substantial enough to have management implications. This holds true even for tests that have associated </w:t>
      </w:r>
      <w:r w:rsidRPr="000D75FE">
        <w:rPr>
          <w:i/>
          <w:iCs/>
        </w:rPr>
        <w:t>p</w:t>
      </w:r>
      <w:r w:rsidRPr="000D75FE">
        <w:t>-values. Additionally, our focus on landed catch is due to the fact that total catch is comprised of retained and discarded portions, and since discarded catch is not available from unmonitored trips, landed catch represents the only portion of the catch that is available from all trips</w:t>
      </w:r>
      <w:r w:rsidR="000156D7">
        <w:t>.</w:t>
      </w:r>
    </w:p>
    <w:p w14:paraId="486FCD26" w14:textId="77777777" w:rsidR="00DD1ACA" w:rsidRDefault="000156D7">
      <w:pPr>
        <w:pStyle w:val="Heading1"/>
      </w:pPr>
      <w:bookmarkStart w:id="70" w:name="_Toc84583107"/>
      <w:bookmarkStart w:id="71" w:name="changes-to-this-report-from-last-year"/>
      <w:bookmarkEnd w:id="62"/>
      <w:bookmarkEnd w:id="64"/>
      <w:r>
        <w:t>Changes to This Report from Last Year</w:t>
      </w:r>
      <w:bookmarkEnd w:id="70"/>
    </w:p>
    <w:p w14:paraId="041DF5F6" w14:textId="77777777" w:rsidR="00DD1ACA" w:rsidRDefault="001311C2" w:rsidP="00EE61F0">
      <w:pPr>
        <w:pStyle w:val="FirstParagraph"/>
        <w:ind w:firstLine="720"/>
      </w:pPr>
      <w:r w:rsidRPr="001311C2">
        <w:t xml:space="preserve">Changes to our analyses were necessary to properly address the changes to the deployment of observers caused by COVID-19. The necessary policy changes made throughout the year by NMFS created three separate time periods that needed to be considered. In the first time period, deployment was based on trips among all ports of departure, and followed the 2020 ADP. During the second time period, there </w:t>
      </w:r>
      <w:proofErr w:type="spellStart"/>
      <w:r w:rsidRPr="001311C2">
        <w:t>is</w:t>
      </w:r>
      <w:del w:id="72" w:author="Ray Webster" w:date="2021-11-01T16:05:00Z">
        <w:r w:rsidRPr="001311C2" w:rsidDel="00391265">
          <w:delText xml:space="preserve"> </w:delText>
        </w:r>
      </w:del>
      <w:ins w:id="73" w:author="Ray Webster" w:date="2021-11-01T16:05:00Z">
        <w:r w:rsidR="00391265">
          <w:t>wa</w:t>
        </w:r>
        <w:r w:rsidR="00391265" w:rsidRPr="001311C2">
          <w:t>s</w:t>
        </w:r>
      </w:ins>
      <w:proofErr w:type="spellEnd"/>
      <w:r w:rsidRPr="001311C2">
        <w:t xml:space="preserve"> no expectation for partial observer coverage, due to the waivers being issued by NMFS at that time. During the third time period, there was an expectation of monitoring at a certain rate measured in trips across all ports, but the sampling frame was reduced to thirteen ports</w:t>
      </w:r>
      <w:r>
        <w:rPr>
          <w:rStyle w:val="FootnoteReference"/>
        </w:rPr>
        <w:footnoteReference w:id="2"/>
      </w:r>
      <w:r w:rsidRPr="001311C2">
        <w:t xml:space="preserve">, and only included those trips that declared to use the same port for departure and arrival. Unfortunately, the information necessary to identify the group of trips belonging to the third time period sampling frame is not available in any database. While ODDS contains information on the anticipated port of departure, the actual port of </w:t>
      </w:r>
      <w:r w:rsidRPr="001311C2">
        <w:lastRenderedPageBreak/>
        <w:t>departure is not known, and ODDS does not directly link to actual fishing activities such as those used in this report. Therefore, after review by the Fishery Monitoring Science Committee (FMSC), it was decided that we could not perform a statistical review of whether or not fisheries monitoring in the third time period met the expectations of the sampling design in terms of evaluating spatial bias. Consequently, this chapter does not include any maps nor accompanying spatial statistics. Nonetheless, the FMSC agreed that promotion of past analyses showing overlap in time and space between total fishing effort and monitored fishing effort was appropriate as originally proposed in Chapter 3 of the 2019 Annual Report</w:t>
      </w:r>
      <w:r w:rsidR="000156D7">
        <w:t>.</w:t>
      </w:r>
    </w:p>
    <w:p w14:paraId="0C7198F7" w14:textId="022D6E8F" w:rsidR="001311C2" w:rsidRPr="001311C2" w:rsidRDefault="001311C2" w:rsidP="00745CF0">
      <w:pPr>
        <w:pStyle w:val="BodyText"/>
        <w:ind w:firstLine="720"/>
      </w:pPr>
      <w:r w:rsidRPr="001311C2">
        <w:t xml:space="preserve">The methods used in this analysis are similar to those employed in the gap analysis in Appendix C of the 2020 Draft Annual Deployment Plan and Appendix B of the 2019 Annual Report and are published in Ganz et al. (2020). Partial coverage fishing effort data from 2020 </w:t>
      </w:r>
      <w:proofErr w:type="spellStart"/>
      <w:r w:rsidRPr="001311C2">
        <w:t>was</w:t>
      </w:r>
      <w:del w:id="74" w:author="Ray Webster" w:date="2021-11-01T16:07:00Z">
        <w:r w:rsidRPr="001311C2" w:rsidDel="00391265">
          <w:delText xml:space="preserve"> </w:delText>
        </w:r>
      </w:del>
      <w:ins w:id="75" w:author="Ray Webster" w:date="2021-11-01T16:07:00Z">
        <w:r w:rsidR="00391265" w:rsidRPr="001311C2">
          <w:t>w</w:t>
        </w:r>
        <w:r w:rsidR="00391265">
          <w:t>ere</w:t>
        </w:r>
      </w:ins>
      <w:proofErr w:type="spellEnd"/>
      <w:r w:rsidRPr="001311C2">
        <w:t xml:space="preserve"> used to quantify the degree to which data from monitored trips are available within specified spatiotemporal distances to unmonitored fishing trips. Prior versions of this analysis had quantified the degree of overlap in terms of an index. Here, we only use presence and absence of fishing effort and monitored fishing effort in each week, NMFS area, and stratum. An additional change was made to the presentation of the</w:t>
      </w:r>
      <w:r>
        <w:t xml:space="preserve"> </w:t>
      </w:r>
      <w:r w:rsidRPr="001311C2">
        <w:t>likelihood of having no monitored trips within a NMFS Area and partial coverage stratum combination; they are now presented in their entirety as a histogram to show relative proportions and not as a line plot to show trends. Finally, we have included the trawl EM EFP (</w:t>
      </w:r>
      <w:r w:rsidRPr="001311C2">
        <w:rPr>
          <w:i/>
          <w:iCs/>
        </w:rPr>
        <w:t xml:space="preserve">EM TRW EFP </w:t>
      </w:r>
      <w:r w:rsidRPr="001311C2">
        <w:t xml:space="preserve">stratum) within three analyses in this chapter. Those analyses relate to effort prediction, sampling rate by stratum, and sampling rate by port. Evaluation of </w:t>
      </w:r>
      <w:r w:rsidRPr="001311C2">
        <w:rPr>
          <w:i/>
          <w:iCs/>
        </w:rPr>
        <w:t xml:space="preserve">EM TRW EFP </w:t>
      </w:r>
      <w:r w:rsidRPr="001311C2">
        <w:t>is not listed as a formal objective of this analysis</w:t>
      </w:r>
      <w:r w:rsidR="001D4CE9">
        <w:t xml:space="preserve"> </w:t>
      </w:r>
      <w:r w:rsidRPr="001311C2">
        <w:t xml:space="preserve">due to the fact that it was a new venture in 2020. We have provided this subset of analyses for </w:t>
      </w:r>
      <w:r w:rsidRPr="001311C2">
        <w:rPr>
          <w:i/>
          <w:iCs/>
        </w:rPr>
        <w:t xml:space="preserve">EM TRW EFP </w:t>
      </w:r>
      <w:r w:rsidRPr="001311C2">
        <w:t>in the hopes that it might inform the program going forward.</w:t>
      </w:r>
    </w:p>
    <w:p w14:paraId="7D05F0DA" w14:textId="77777777" w:rsidR="00DD1ACA" w:rsidRDefault="000156D7">
      <w:pPr>
        <w:pStyle w:val="Heading1"/>
      </w:pPr>
      <w:bookmarkStart w:id="76" w:name="_Toc84583108"/>
      <w:bookmarkStart w:id="77" w:name="evaluation-of-deployment-in-2020"/>
      <w:bookmarkEnd w:id="71"/>
      <w:r>
        <w:t>Evaluation of Deployment in 2020</w:t>
      </w:r>
      <w:bookmarkEnd w:id="76"/>
    </w:p>
    <w:p w14:paraId="67F5D314" w14:textId="44FAA601" w:rsidR="00EE61F0" w:rsidRDefault="00EE61F0" w:rsidP="00EE61F0">
      <w:pPr>
        <w:pStyle w:val="FirstParagraph"/>
        <w:ind w:firstLine="720"/>
      </w:pPr>
      <w:r w:rsidRPr="00EE61F0">
        <w:t xml:space="preserve">The deployment of observers into the 2020 Federal fisheries in Alaska is primarily evaluated at the level of the deployment stratum because each stratum is defined by a different sampling rate or by a </w:t>
      </w:r>
      <w:r w:rsidRPr="00EE61F0">
        <w:lastRenderedPageBreak/>
        <w:t xml:space="preserve">different monitoring method (e.g., observers and EM). In this document, trips are considered successfully monitored in the </w:t>
      </w:r>
      <w:r w:rsidRPr="00EE61F0">
        <w:rPr>
          <w:i/>
          <w:iCs/>
        </w:rPr>
        <w:t xml:space="preserve">EM HAL </w:t>
      </w:r>
      <w:r w:rsidRPr="00EE61F0">
        <w:t xml:space="preserve">and </w:t>
      </w:r>
      <w:r w:rsidRPr="00EE61F0">
        <w:rPr>
          <w:i/>
          <w:iCs/>
        </w:rPr>
        <w:t xml:space="preserve">EM POT </w:t>
      </w:r>
      <w:r w:rsidRPr="00EE61F0">
        <w:t xml:space="preserve">strata if at least some video was reviewed from a trip, and in the </w:t>
      </w:r>
      <w:r w:rsidRPr="00EE61F0">
        <w:rPr>
          <w:i/>
          <w:iCs/>
        </w:rPr>
        <w:t xml:space="preserve">EM TRW EFP </w:t>
      </w:r>
      <w:r w:rsidRPr="00EE61F0">
        <w:t xml:space="preserve">strata if salmon were observed for </w:t>
      </w:r>
      <w:proofErr w:type="spellStart"/>
      <w:r w:rsidRPr="00EE61F0">
        <w:t>shoreside</w:t>
      </w:r>
      <w:proofErr w:type="spellEnd"/>
      <w:r w:rsidRPr="00EE61F0">
        <w:t>. The rationale for defining monitored trips this way is that it is most similar to the way in which trips in other strata are considered observed (i.e., irrespective of whether or not haul information or usable species composition data were collected)</w:t>
      </w:r>
      <w:r>
        <w:t>.</w:t>
      </w:r>
    </w:p>
    <w:p w14:paraId="5CAF9815" w14:textId="77777777" w:rsidR="00DD1ACA" w:rsidRPr="00EE61F0" w:rsidRDefault="000156D7" w:rsidP="00AA450C">
      <w:pPr>
        <w:pStyle w:val="Heading2"/>
      </w:pPr>
      <w:bookmarkStart w:id="78" w:name="_Toc84583109"/>
      <w:r w:rsidRPr="00EF028D">
        <w:t>Evaluating Effort Predictions</w:t>
      </w:r>
      <w:bookmarkEnd w:id="78"/>
    </w:p>
    <w:p w14:paraId="576A3418" w14:textId="77777777" w:rsidR="00DD1ACA" w:rsidRDefault="00606486" w:rsidP="00606486">
      <w:pPr>
        <w:pStyle w:val="BodyText"/>
        <w:ind w:firstLine="720"/>
      </w:pPr>
      <w:r w:rsidRPr="00606486">
        <w:t>Each year, the NMFS sets an annual budget for the Observer Program in terms of cost and observer days. The partial coverage observer day budget for 2020 was set at $3,660,124 and 2,500 days in the 2020 ADP, and the NMFS expected to spend $3,661,280 observing 2,513 days (NMFS 2019). The expected number of observer days is determined by the expected number of fishing days and the rate at which trips are selected for coverage. The number of fishing days expected to occur in 2020 was estimated using data on annual fishing effort from 2016 to 2019</w:t>
      </w:r>
      <w:r w:rsidR="00352134">
        <w:rPr>
          <w:rStyle w:val="FootnoteReference"/>
        </w:rPr>
        <w:footnoteReference w:id="3"/>
      </w:r>
      <w:r w:rsidRPr="00606486">
        <w:t>. Based on simulations using trip durations from 2018 and 2019, the NMFS then set selection rates so that the average cost from simulations was equal to the available budget (NMFS 2019)</w:t>
      </w:r>
      <w:r w:rsidR="000156D7">
        <w:t>.</w:t>
      </w:r>
    </w:p>
    <w:p w14:paraId="205D6E16" w14:textId="2D924B63" w:rsidR="00DD1ACA" w:rsidRDefault="00606486" w:rsidP="00606486">
      <w:pPr>
        <w:pStyle w:val="BodyText"/>
        <w:ind w:firstLine="720"/>
      </w:pPr>
      <w:r w:rsidRPr="00606486">
        <w:t>In 2020 there was slightly less partial coverage fishing effort than expected overall but differences between predicted and actual fishing effort differed dramatically bet</w:t>
      </w:r>
      <w:r w:rsidR="00352134">
        <w:t xml:space="preserve">ween </w:t>
      </w:r>
      <w:ins w:id="79" w:author="Ray Webster" w:date="2021-11-01T16:09:00Z">
        <w:r w:rsidR="00391265">
          <w:t xml:space="preserve">among </w:t>
        </w:r>
      </w:ins>
      <w:r w:rsidR="00352134">
        <w:t xml:space="preserve">individual strata (Table </w:t>
      </w:r>
      <w:r w:rsidRPr="00606486">
        <w:t>1). The actual fishing effort in</w:t>
      </w:r>
      <w:r w:rsidR="00AA450C">
        <w:t xml:space="preserve"> the</w:t>
      </w:r>
      <w:r w:rsidRPr="00606486">
        <w:t xml:space="preserve"> </w:t>
      </w:r>
      <w:r w:rsidRPr="00606486">
        <w:rPr>
          <w:i/>
          <w:iCs/>
        </w:rPr>
        <w:t>HAL</w:t>
      </w:r>
      <w:r w:rsidR="00AA450C">
        <w:rPr>
          <w:i/>
          <w:iCs/>
        </w:rPr>
        <w:t xml:space="preserve">, </w:t>
      </w:r>
      <w:r w:rsidR="00AA450C" w:rsidRPr="00AA450C">
        <w:rPr>
          <w:i/>
        </w:rPr>
        <w:t>TRW</w:t>
      </w:r>
      <w:r w:rsidR="00AA450C">
        <w:t xml:space="preserve">, </w:t>
      </w:r>
      <w:r w:rsidRPr="00606486">
        <w:rPr>
          <w:i/>
          <w:iCs/>
        </w:rPr>
        <w:t>EM HAL</w:t>
      </w:r>
      <w:r w:rsidR="00AA450C">
        <w:rPr>
          <w:i/>
          <w:iCs/>
        </w:rPr>
        <w:t xml:space="preserve">, </w:t>
      </w:r>
      <w:r w:rsidR="00AA450C" w:rsidRPr="00AA450C">
        <w:rPr>
          <w:iCs/>
        </w:rPr>
        <w:t>and</w:t>
      </w:r>
      <w:r w:rsidR="00AA450C">
        <w:rPr>
          <w:i/>
          <w:iCs/>
        </w:rPr>
        <w:t xml:space="preserve"> EM TRW EFP</w:t>
      </w:r>
      <w:r w:rsidRPr="00606486">
        <w:rPr>
          <w:i/>
          <w:iCs/>
        </w:rPr>
        <w:t xml:space="preserve"> </w:t>
      </w:r>
      <w:r w:rsidRPr="00606486">
        <w:t xml:space="preserve">strata was lower than expected and </w:t>
      </w:r>
      <w:ins w:id="80" w:author="Sandra Lowe" w:date="2021-11-04T12:25:00Z">
        <w:r w:rsidR="000F1A47">
          <w:t xml:space="preserve">actual fishing </w:t>
        </w:r>
        <w:proofErr w:type="spellStart"/>
        <w:r w:rsidR="000F1A47">
          <w:t>effort</w:t>
        </w:r>
      </w:ins>
      <w:r w:rsidRPr="00606486">
        <w:t>that</w:t>
      </w:r>
      <w:proofErr w:type="spellEnd"/>
      <w:r w:rsidRPr="00606486">
        <w:t xml:space="preserve"> in the </w:t>
      </w:r>
      <w:r w:rsidRPr="00606486">
        <w:rPr>
          <w:i/>
          <w:iCs/>
        </w:rPr>
        <w:t xml:space="preserve">POT </w:t>
      </w:r>
      <w:r w:rsidRPr="00606486">
        <w:t xml:space="preserve">and </w:t>
      </w:r>
      <w:r w:rsidRPr="00606486">
        <w:rPr>
          <w:i/>
          <w:iCs/>
        </w:rPr>
        <w:t xml:space="preserve">EM POT </w:t>
      </w:r>
      <w:r w:rsidRPr="00606486">
        <w:t xml:space="preserve">strata was higher than expected. There has been a trend in recent years toward the increased </w:t>
      </w:r>
      <w:proofErr w:type="spellStart"/>
      <w:ins w:id="81" w:author="Sandra Lowe" w:date="2021-11-04T12:26:00Z">
        <w:r w:rsidR="00501DF0">
          <w:t>use</w:t>
        </w:r>
      </w:ins>
      <w:r w:rsidRPr="00606486">
        <w:t>adoption</w:t>
      </w:r>
      <w:proofErr w:type="spellEnd"/>
      <w:r w:rsidRPr="00606486">
        <w:t xml:space="preserve"> of pots, and this trend may have influenced these differences between actual and predicted effort within gear types</w:t>
      </w:r>
      <w:r w:rsidR="000156D7">
        <w:t>.</w:t>
      </w:r>
    </w:p>
    <w:p w14:paraId="3B551503" w14:textId="1569B08A" w:rsidR="00606486" w:rsidRDefault="00606486" w:rsidP="00606486">
      <w:pPr>
        <w:pStyle w:val="BodyText"/>
        <w:ind w:firstLine="720"/>
      </w:pPr>
      <w:r w:rsidRPr="00606486">
        <w:t>The FMA paid for 1,229.5 observer days, which was 51.1 % lower than predicted by the average simulation (</w:t>
      </w:r>
      <w:r w:rsidR="00352134" w:rsidRPr="00606486">
        <w:t>Fig</w:t>
      </w:r>
      <w:r w:rsidR="00352134">
        <w:t xml:space="preserve">ure </w:t>
      </w:r>
      <w:r w:rsidR="00352134" w:rsidRPr="00606486">
        <w:t>1</w:t>
      </w:r>
      <w:r w:rsidRPr="00606486">
        <w:t xml:space="preserve">, top panel). At-sea partial coverage observers cost $2,729,487, which was 25.4% </w:t>
      </w:r>
      <w:r w:rsidRPr="00606486">
        <w:lastRenderedPageBreak/>
        <w:t>lower than expected (Fig</w:t>
      </w:r>
      <w:r w:rsidR="00352134">
        <w:t xml:space="preserve">ure </w:t>
      </w:r>
      <w:r w:rsidRPr="00606486">
        <w:t>1, botto</w:t>
      </w:r>
      <w:r w:rsidR="00352134">
        <w:t xml:space="preserve">m panel). The costs in Figure </w:t>
      </w:r>
      <w:r w:rsidRPr="00606486">
        <w:t>1 include additional quarantine and plant days paid for in 2020 due to COVID-19, which partially explains why costs did not decrease proportionately with observer days. The other factor that influenced this</w:t>
      </w:r>
      <w:r>
        <w:t xml:space="preserve"> </w:t>
      </w:r>
      <w:r w:rsidRPr="00606486">
        <w:t>outcome is that the general observer waivers were put in place during the end of the fiscal year when we expected to purchase cheaper ‘optional’ days on the observer contract. As a result, no optional days were used in 2020 and all observed days were purchased at the higher guaranteed day rate. The number of actual paid partial coverage observer days was fewer than what was estimated in the 2020 ADP due in part to prediction error in fishing effort and to a larger degree the inability to deploy observers according to the ADP in response to COVID-19</w:t>
      </w:r>
      <w:r>
        <w:t>.</w:t>
      </w:r>
    </w:p>
    <w:p w14:paraId="4A13F7D2" w14:textId="77777777" w:rsidR="00DD1ACA" w:rsidRDefault="000156D7">
      <w:pPr>
        <w:pStyle w:val="Heading1"/>
      </w:pPr>
      <w:bookmarkStart w:id="82" w:name="_Toc84583110"/>
      <w:bookmarkStart w:id="83" w:name="Xf6b6e8cee70cfb9394f5693cd239c46530443af"/>
      <w:bookmarkEnd w:id="77"/>
      <w:r>
        <w:t>Performance of the Observer Declare and Deploy System in Trip-Selection</w:t>
      </w:r>
      <w:bookmarkEnd w:id="82"/>
    </w:p>
    <w:p w14:paraId="7B17040F" w14:textId="31D2118C" w:rsidR="00DD1ACA" w:rsidRDefault="00F0559C" w:rsidP="00F0559C">
      <w:pPr>
        <w:pStyle w:val="FirstParagraph"/>
        <w:ind w:firstLine="720"/>
      </w:pPr>
      <w:r w:rsidRPr="00F0559C">
        <w:t>The random selection of observer and EM trip selection pool trips for monitoring is made by the ODDS. The ODDS generates a random number according to the predetermined rates and assigns each logged trip to either “selected to be monitored” (selected) or “not selected to be monitored” (not selected) categories</w:t>
      </w:r>
      <w:r w:rsidR="000156D7">
        <w:t>.</w:t>
      </w:r>
    </w:p>
    <w:p w14:paraId="50F62C17" w14:textId="35F0EDD6" w:rsidR="00DD1ACA" w:rsidRDefault="00F0559C" w:rsidP="00F0559C">
      <w:pPr>
        <w:pStyle w:val="BodyText"/>
        <w:ind w:firstLine="720"/>
      </w:pPr>
      <w:r w:rsidRPr="00F0559C">
        <w:t>Logged trips have different dispositions. When initially logged, trips are considered pending, and subsequently have two dispositions: closed or cancelled. A trip can be closed by selecting landing reports from a menu or manually entering the end of the trip information, or a trip can be cancelled. The vessel operator may change the dates of a logged trip regardless of selection status prior to or instead of cancellation. However, trips that have not been closed at the end of the calendar year are automatically cancelled by the ODDS to prevent 2020 ODDS trips from affecting the deployment rates set for the 2021 ADP. Trips that were selected to be monitored by ODDS and are subsequently cancelled trigger the next logged trip to automatically inherit the selected status. These trips are termed inherited trips</w:t>
      </w:r>
      <w:r w:rsidR="000156D7">
        <w:t>.</w:t>
      </w:r>
    </w:p>
    <w:p w14:paraId="0F063C95" w14:textId="1DB2286A" w:rsidR="00DD1ACA" w:rsidRDefault="00F0559C" w:rsidP="00F0559C">
      <w:pPr>
        <w:pStyle w:val="BodyText"/>
        <w:ind w:firstLine="720"/>
      </w:pPr>
      <w:r w:rsidRPr="00F0559C">
        <w:lastRenderedPageBreak/>
        <w:t xml:space="preserve">The extent to which trip-selections are changed from the time they are entered can be determined by comparing the rate of trip observation expected from 1) random selection of all logged trips (initial random selection) and 2) random selection of remaining trips after cancellations, waivers, and inherited trips. In any case, the proportion of trips selected to be observed should fall within what would be expected given the binomial distribution (since each trip is either selected or not selected). The rates obtained (%, with associated </w:t>
      </w:r>
      <w:r w:rsidRPr="00F0559C">
        <w:rPr>
          <w:i/>
          <w:iCs/>
        </w:rPr>
        <w:t>p</w:t>
      </w:r>
      <w:r w:rsidRPr="00F0559C">
        <w:t>-value based on the binomial distribution) in the initial selection process were within expected ranges</w:t>
      </w:r>
      <w:r w:rsidR="004F6383">
        <w:t xml:space="preserve"> (</w:t>
      </w:r>
      <w:r w:rsidR="004F6383" w:rsidRPr="002C0BA9">
        <w:rPr>
          <w:i/>
        </w:rPr>
        <w:t>p</w:t>
      </w:r>
      <w:r w:rsidR="004F6383">
        <w:t xml:space="preserve"> &lt; </w:t>
      </w:r>
      <w:ins w:id="84" w:author="Ray Webster" w:date="2021-11-01T16:27:00Z">
        <w:r w:rsidR="00355ECF">
          <w:t xml:space="preserve">&gt; </w:t>
        </w:r>
      </w:ins>
      <w:r w:rsidR="004F6383">
        <w:t>0.05)</w:t>
      </w:r>
      <w:r w:rsidRPr="00F0559C">
        <w:t xml:space="preserve"> for all s</w:t>
      </w:r>
      <w:r w:rsidR="00B749CB">
        <w:t xml:space="preserve">trata and time periods (Table </w:t>
      </w:r>
      <w:r w:rsidRPr="00F0559C">
        <w:t xml:space="preserve">2). The final selection rate after trips were closed, cancelled, or waived were also within expected bounds for all strata and time periods. Final selection rates were not evaluated for the second time period within observed strata, due to the waivers being issued at that time. With the agency granting waivers, any expectations for coverage rates were nullified. The only stratum, time period, and point in the ODDS process that showed evidence of selection rates outside of expectations were the selection rates for the </w:t>
      </w:r>
      <w:r w:rsidRPr="00F0559C">
        <w:rPr>
          <w:i/>
          <w:iCs/>
        </w:rPr>
        <w:t xml:space="preserve">TRW </w:t>
      </w:r>
      <w:r w:rsidRPr="00F0559C">
        <w:t>stratum in the second time period after cancellati</w:t>
      </w:r>
      <w:r w:rsidR="00B749CB">
        <w:t xml:space="preserve">ons and after inherits (Table </w:t>
      </w:r>
      <w:r w:rsidRPr="00F0559C">
        <w:t xml:space="preserve">2). The selection rates for </w:t>
      </w:r>
      <w:r w:rsidRPr="00F0559C">
        <w:rPr>
          <w:i/>
          <w:iCs/>
        </w:rPr>
        <w:t xml:space="preserve">TRW </w:t>
      </w:r>
      <w:r w:rsidRPr="00F0559C">
        <w:t>during this time were lower than expected, suggesting that selected trips were cancelled at a higher rate than trips that were not selected for coverage</w:t>
      </w:r>
      <w:r w:rsidR="000156D7">
        <w:t>.</w:t>
      </w:r>
    </w:p>
    <w:p w14:paraId="57BC0914" w14:textId="1F03C5EA" w:rsidR="00DD1ACA" w:rsidRDefault="00F0559C" w:rsidP="00F0559C">
      <w:pPr>
        <w:pStyle w:val="BodyText"/>
        <w:ind w:firstLine="720"/>
      </w:pPr>
      <w:r w:rsidRPr="00F0559C">
        <w:t xml:space="preserve">The lack of linkage between the ODDS and </w:t>
      </w:r>
      <w:proofErr w:type="spellStart"/>
      <w:r w:rsidRPr="00F0559C">
        <w:t>eLandings</w:t>
      </w:r>
      <w:proofErr w:type="spellEnd"/>
      <w:r w:rsidRPr="00F0559C">
        <w:t xml:space="preserve"> contributes to the differences between programmed selection rates in ODDS and trips that are ultimately observed. Currently, ODDS provides users with a list of Report IDs from </w:t>
      </w:r>
      <w:proofErr w:type="spellStart"/>
      <w:r w:rsidRPr="00F0559C">
        <w:t>eLandings</w:t>
      </w:r>
      <w:proofErr w:type="spellEnd"/>
      <w:r w:rsidRPr="00F0559C">
        <w:t xml:space="preserve"> from which to close their logged trips. However, these data are not validated or error checked, making them unreliable in their current</w:t>
      </w:r>
      <w:r>
        <w:t xml:space="preserve"> </w:t>
      </w:r>
      <w:r w:rsidRPr="00F0559C">
        <w:t>state. This linkage between the logged (ODDS) trip (with its selection probability) and its associated landing information is necessary to evaluate potential improvements in deployment efficiency within the partial coverage fleet</w:t>
      </w:r>
      <w:r w:rsidR="000156D7">
        <w:t>.</w:t>
      </w:r>
    </w:p>
    <w:p w14:paraId="63B5254C" w14:textId="77777777" w:rsidR="00DD1ACA" w:rsidRDefault="000156D7">
      <w:pPr>
        <w:pStyle w:val="Heading2"/>
      </w:pPr>
      <w:bookmarkStart w:id="85" w:name="_Toc84583111"/>
      <w:bookmarkStart w:id="86" w:name="evaluation-of-deployment-rates"/>
      <w:r>
        <w:t>Evaluation of Deployment Rates</w:t>
      </w:r>
      <w:bookmarkEnd w:id="85"/>
    </w:p>
    <w:p w14:paraId="3764B711" w14:textId="63489E31" w:rsidR="00DD1ACA" w:rsidRDefault="00F0559C" w:rsidP="00F0559C">
      <w:pPr>
        <w:pStyle w:val="FirstParagraph"/>
        <w:ind w:firstLine="720"/>
      </w:pPr>
      <w:r w:rsidRPr="00F0559C">
        <w:t xml:space="preserve">This section compares the coverage rate achieved against the expected coverage rates. Data used in this evaluation are stored within the Catch Accounting System (CAS, managed by the AKRO), the Observer Program database (NORPAC, managed by the AFSC), and </w:t>
      </w:r>
      <w:proofErr w:type="spellStart"/>
      <w:r w:rsidRPr="00F0559C">
        <w:t>eLandings</w:t>
      </w:r>
      <w:proofErr w:type="spellEnd"/>
      <w:r w:rsidRPr="00F0559C">
        <w:t xml:space="preserve"> (under joint management </w:t>
      </w:r>
      <w:r w:rsidRPr="00F0559C">
        <w:lastRenderedPageBreak/>
        <w:t xml:space="preserve">by Alaska Department of Fish and Game - ADF&amp;G; the International Pacific Halibut Commission - IPHC; and the NMFS). Separate rate evaluations are conducted depending on whether the unit of observer deployment was at-sea fishing trips or dockside deliveries of </w:t>
      </w:r>
      <w:proofErr w:type="spellStart"/>
      <w:r w:rsidRPr="00F0559C">
        <w:t>pollock</w:t>
      </w:r>
      <w:proofErr w:type="spellEnd"/>
      <w:r w:rsidR="000156D7">
        <w:t>.</w:t>
      </w:r>
    </w:p>
    <w:p w14:paraId="2DCFD494" w14:textId="77777777" w:rsidR="00DD1ACA" w:rsidRDefault="000156D7">
      <w:pPr>
        <w:pStyle w:val="Heading3"/>
      </w:pPr>
      <w:bookmarkStart w:id="87" w:name="_Toc84583112"/>
      <w:bookmarkStart w:id="88" w:name="at-sea-deployments"/>
      <w:r w:rsidRPr="00527B07">
        <w:t>At-sea Deployments</w:t>
      </w:r>
      <w:bookmarkEnd w:id="87"/>
    </w:p>
    <w:p w14:paraId="191AFD99" w14:textId="64030FF4" w:rsidR="00DD1ACA" w:rsidRDefault="00F0559C" w:rsidP="00F0559C">
      <w:pPr>
        <w:pStyle w:val="FirstParagraph"/>
        <w:ind w:firstLine="720"/>
      </w:pPr>
      <w:r w:rsidRPr="00F0559C">
        <w:t xml:space="preserve">The 2020 Observer Program had 16 different deployment </w:t>
      </w:r>
      <w:r w:rsidR="00B749CB">
        <w:t xml:space="preserve">strata to be evaluated (Table </w:t>
      </w:r>
      <w:r w:rsidRPr="00F0559C">
        <w:t>3). There was one full coverage observed stratum (</w:t>
      </w:r>
      <w:r w:rsidRPr="00F0559C">
        <w:rPr>
          <w:i/>
          <w:iCs/>
        </w:rPr>
        <w:t>Full</w:t>
      </w:r>
      <w:r w:rsidRPr="00F0559C">
        <w:t>) comprised of trips taken both by vessels that were required to have full coverage (e.g., AFA vessels) and those fishing in the BSAI that opted into full coverage. There was one full coverage trawl EM stratum (</w:t>
      </w:r>
      <w:r w:rsidRPr="00F0559C">
        <w:rPr>
          <w:i/>
          <w:iCs/>
        </w:rPr>
        <w:t>EM TRW EFP</w:t>
      </w:r>
      <w:r w:rsidRPr="00F0559C">
        <w:t xml:space="preserve">) comprised of trips taken by AFA vessels fishing for </w:t>
      </w:r>
      <w:proofErr w:type="spellStart"/>
      <w:r w:rsidRPr="00F0559C">
        <w:t>pollock</w:t>
      </w:r>
      <w:proofErr w:type="spellEnd"/>
      <w:r w:rsidRPr="00F0559C">
        <w:t xml:space="preserve">. There were three partial coverage EM strata: </w:t>
      </w:r>
      <w:r w:rsidRPr="00F0559C">
        <w:rPr>
          <w:i/>
          <w:iCs/>
        </w:rPr>
        <w:t>EM HAL</w:t>
      </w:r>
      <w:r w:rsidRPr="00F0559C">
        <w:t xml:space="preserve">, </w:t>
      </w:r>
      <w:r w:rsidRPr="00F0559C">
        <w:rPr>
          <w:i/>
          <w:iCs/>
        </w:rPr>
        <w:t>EM POT</w:t>
      </w:r>
      <w:r w:rsidRPr="00F0559C">
        <w:t xml:space="preserve">, and </w:t>
      </w:r>
      <w:r w:rsidRPr="00F0559C">
        <w:rPr>
          <w:i/>
          <w:iCs/>
        </w:rPr>
        <w:t>EM TRW EFP</w:t>
      </w:r>
      <w:r w:rsidRPr="00F0559C">
        <w:t xml:space="preserve">. There were nine partial coverage observed strata, defined by gear and time period: </w:t>
      </w:r>
      <w:r w:rsidRPr="00F0559C">
        <w:rPr>
          <w:i/>
          <w:iCs/>
        </w:rPr>
        <w:t>HAL</w:t>
      </w:r>
      <w:r w:rsidRPr="00F0559C">
        <w:t xml:space="preserve">, </w:t>
      </w:r>
      <w:r w:rsidRPr="00F0559C">
        <w:rPr>
          <w:i/>
          <w:iCs/>
        </w:rPr>
        <w:t>POT</w:t>
      </w:r>
      <w:r w:rsidRPr="00F0559C">
        <w:t xml:space="preserve">, and </w:t>
      </w:r>
      <w:r w:rsidRPr="00F0559C">
        <w:rPr>
          <w:i/>
          <w:iCs/>
        </w:rPr>
        <w:t xml:space="preserve">TRW </w:t>
      </w:r>
      <w:r w:rsidRPr="00F0559C">
        <w:t xml:space="preserve">for each time period beginning January 1st, March 26th (waiver period), and July 1st. There were also two zero coverage strata: one zero coverage EM research stratum and one zero coverage stratum for jig vessels and vessels under 40 </w:t>
      </w:r>
      <w:proofErr w:type="spellStart"/>
      <w:r w:rsidR="00976AC4">
        <w:t>ft</w:t>
      </w:r>
      <w:proofErr w:type="spellEnd"/>
      <w:r w:rsidRPr="00F0559C">
        <w:t xml:space="preserve"> length overall</w:t>
      </w:r>
      <w:r w:rsidR="000156D7">
        <w:t>.</w:t>
      </w:r>
    </w:p>
    <w:p w14:paraId="3B7F832A" w14:textId="32586174" w:rsidR="00DD1ACA" w:rsidRDefault="00AF2C72" w:rsidP="00AF2C72">
      <w:pPr>
        <w:pStyle w:val="BodyText"/>
        <w:ind w:firstLine="720"/>
      </w:pPr>
      <w:r w:rsidRPr="00AF2C72">
        <w:t xml:space="preserve">Evaluations for the full coverage category and zero-selection pool are straightforward - either the coverage achieved was equal to 100% or 0%, respectively, or it was not. The program achieved 99.7% coverage in the </w:t>
      </w:r>
      <w:r w:rsidRPr="00AF2C72">
        <w:rPr>
          <w:i/>
          <w:iCs/>
        </w:rPr>
        <w:t xml:space="preserve">Full </w:t>
      </w:r>
      <w:r w:rsidRPr="00AF2C72">
        <w:t xml:space="preserve">observed stratum, and 100% coverage in the full coverage </w:t>
      </w:r>
      <w:r w:rsidRPr="00AF2C72">
        <w:rPr>
          <w:i/>
          <w:iCs/>
        </w:rPr>
        <w:t xml:space="preserve">EM TRW EFP </w:t>
      </w:r>
      <w:r w:rsidRPr="00AF2C72">
        <w:t xml:space="preserve">stratum (Table 3). </w:t>
      </w:r>
      <w:commentRangeStart w:id="89"/>
      <w:r w:rsidRPr="00AF2C72">
        <w:t xml:space="preserve">The program achieved perfect compliance with both zero coverage strata </w:t>
      </w:r>
      <w:commentRangeEnd w:id="89"/>
      <w:r w:rsidR="003F71BD">
        <w:rPr>
          <w:rStyle w:val="CommentReference"/>
        </w:rPr>
        <w:commentReference w:id="89"/>
      </w:r>
      <w:r w:rsidRPr="00AF2C72">
        <w:t xml:space="preserve">(Table 3). Under the assumption that deployment was randomized, a 95% confidence interval computed from the realized coverage rates (under the assumption of a binomial distribution for observed trips) will contain the actual deployment rate 95% of the time. If expected coverage levels were within the 95% confidence intervals, then we conclude that realized and expected coverage rates were equal. Coverage rates were consistent with expected values in seven of the nine partial coverage strata for which they were evaluated. No statistical test was performed on observed strata during the second time period due to the fact that the issuance of waivers nullified any expected coverage rate. The two gear types that did not meet expected </w:t>
      </w:r>
      <w:r w:rsidRPr="00AF2C72">
        <w:lastRenderedPageBreak/>
        <w:t xml:space="preserve">coverage rates were the </w:t>
      </w:r>
      <w:r w:rsidRPr="00AF2C72">
        <w:rPr>
          <w:i/>
          <w:iCs/>
        </w:rPr>
        <w:t xml:space="preserve">HAL </w:t>
      </w:r>
      <w:r w:rsidRPr="00AF2C72">
        <w:t xml:space="preserve">and </w:t>
      </w:r>
      <w:r w:rsidRPr="00AF2C72">
        <w:rPr>
          <w:i/>
          <w:iCs/>
        </w:rPr>
        <w:t xml:space="preserve">POT </w:t>
      </w:r>
      <w:r w:rsidRPr="00AF2C72">
        <w:t>strata during the third time period. For both of these strata, coverage rates were lower than expected (Table 3)</w:t>
      </w:r>
      <w:r w:rsidR="000156D7">
        <w:t>.</w:t>
      </w:r>
    </w:p>
    <w:p w14:paraId="60C7F7B5" w14:textId="2067BFAF" w:rsidR="00DD1ACA" w:rsidRDefault="008B5218" w:rsidP="008B5218">
      <w:pPr>
        <w:pStyle w:val="BodyText"/>
        <w:ind w:firstLine="720"/>
      </w:pPr>
      <w:r w:rsidRPr="008B5218">
        <w:t>In combination across all strata, coverage levels, and fishery monitoring tools, 4,072 trips (44.8%) and 376 vessels (38.2%) were successfully monitored among all fishing in federal fisheries of Alaska in 2020 (Table 3)</w:t>
      </w:r>
      <w:r w:rsidR="000156D7">
        <w:t>.</w:t>
      </w:r>
    </w:p>
    <w:p w14:paraId="4731645B" w14:textId="04ECC31A" w:rsidR="00527B07" w:rsidRDefault="00527B07" w:rsidP="008A47FD">
      <w:pPr>
        <w:pStyle w:val="Heading3"/>
      </w:pPr>
      <w:bookmarkStart w:id="90" w:name="_Toc84583113"/>
      <w:r>
        <w:t>Timeliness of at-sea data</w:t>
      </w:r>
      <w:bookmarkEnd w:id="90"/>
    </w:p>
    <w:p w14:paraId="13516088" w14:textId="4C0E327C" w:rsidR="00527B07" w:rsidRDefault="00527B07" w:rsidP="008A47FD">
      <w:pPr>
        <w:ind w:firstLine="720"/>
      </w:pPr>
      <w:r>
        <w:t>Observers deployed at-sea on CPs transmit their data at least once a day using computer systems onboard the vessel.  Observers deployed at-sea on partial coverage CVs enter their data into computer systems upon returning to shore after trips that generally last 3-5 days.</w:t>
      </w:r>
    </w:p>
    <w:p w14:paraId="39ED531F" w14:textId="4C5DC343" w:rsidR="00527B07" w:rsidRDefault="00527B07" w:rsidP="008A47FD">
      <w:pPr>
        <w:pStyle w:val="BodyText"/>
        <w:ind w:firstLine="720"/>
      </w:pPr>
      <w:r w:rsidRPr="00AF2C72">
        <w:t>Unlike obser</w:t>
      </w:r>
      <w:r w:rsidR="00FB5CD2">
        <w:t>ver data, EM video must be retrieved from the vessel, shipped to a review facility, and manually reviewed</w:t>
      </w:r>
      <w:r w:rsidRPr="00AF2C72">
        <w:t xml:space="preserve"> </w:t>
      </w:r>
      <w:r w:rsidR="00FB5CD2">
        <w:t xml:space="preserve">before the data is electronically available.  </w:t>
      </w:r>
      <w:r w:rsidRPr="00AF2C72">
        <w:t>In 2020, the median time between receipt and completion of review was</w:t>
      </w:r>
      <w:r>
        <w:t xml:space="preserve"> </w:t>
      </w:r>
      <w:r w:rsidRPr="00AF2C72">
        <w:t xml:space="preserve">24 days for </w:t>
      </w:r>
      <w:r w:rsidRPr="00AF2C72">
        <w:rPr>
          <w:i/>
          <w:iCs/>
        </w:rPr>
        <w:t xml:space="preserve">EM HAL </w:t>
      </w:r>
      <w:r w:rsidRPr="00AF2C72">
        <w:t xml:space="preserve">and 60 days for </w:t>
      </w:r>
      <w:r w:rsidRPr="00AF2C72">
        <w:rPr>
          <w:i/>
          <w:iCs/>
        </w:rPr>
        <w:t xml:space="preserve">EM POT </w:t>
      </w:r>
      <w:r>
        <w:t>(Figure</w:t>
      </w:r>
      <w:r w:rsidRPr="00AF2C72">
        <w:t xml:space="preserve"> 2). This is compared to a median of 7 days during </w:t>
      </w:r>
      <w:commentRangeStart w:id="91"/>
      <w:r w:rsidRPr="00AF2C72">
        <w:t xml:space="preserve">pre-implementation </w:t>
      </w:r>
      <w:commentRangeEnd w:id="91"/>
      <w:r w:rsidR="0020268E">
        <w:rPr>
          <w:rStyle w:val="CommentReference"/>
        </w:rPr>
        <w:commentReference w:id="91"/>
      </w:r>
      <w:r w:rsidRPr="00AF2C72">
        <w:t>in 2016 (NMFS 2017, p. 87)</w:t>
      </w:r>
      <w:r>
        <w:t>.</w:t>
      </w:r>
    </w:p>
    <w:p w14:paraId="7276D33C" w14:textId="77777777" w:rsidR="00DD1ACA" w:rsidRDefault="000156D7">
      <w:pPr>
        <w:pStyle w:val="Heading3"/>
      </w:pPr>
      <w:bookmarkStart w:id="92" w:name="_Toc84583114"/>
      <w:bookmarkStart w:id="93" w:name="coverage-rates-for-dockside-monitoring"/>
      <w:bookmarkEnd w:id="88"/>
      <w:r w:rsidRPr="00E85777">
        <w:t>Coverage Rates for Dockside Monitoring</w:t>
      </w:r>
      <w:bookmarkEnd w:id="92"/>
    </w:p>
    <w:p w14:paraId="5392A7FF" w14:textId="3C370C45" w:rsidR="00DD1ACA" w:rsidRDefault="00A4653B" w:rsidP="00A4653B">
      <w:pPr>
        <w:pStyle w:val="FirstParagraph"/>
        <w:ind w:firstLine="720"/>
      </w:pPr>
      <w:r w:rsidRPr="00A4653B">
        <w:t xml:space="preserve">Observers were assigned to monitor </w:t>
      </w:r>
      <w:proofErr w:type="spellStart"/>
      <w:r w:rsidRPr="00A4653B">
        <w:t>shoreside</w:t>
      </w:r>
      <w:proofErr w:type="spellEnd"/>
      <w:r w:rsidRPr="00A4653B">
        <w:t xml:space="preserve"> deliveries of </w:t>
      </w:r>
      <w:proofErr w:type="spellStart"/>
      <w:r w:rsidRPr="00A4653B">
        <w:t>pollock</w:t>
      </w:r>
      <w:proofErr w:type="spellEnd"/>
      <w:r w:rsidRPr="00A4653B">
        <w:t xml:space="preserve">. The objective of this monitoring was to obtain a count of the number of salmon caught as bycatch and to obtain tissue samples for genetic analysis from these fish in each observed </w:t>
      </w:r>
      <w:proofErr w:type="spellStart"/>
      <w:r w:rsidRPr="00A4653B">
        <w:t>pollock</w:t>
      </w:r>
      <w:proofErr w:type="spellEnd"/>
      <w:r w:rsidRPr="00A4653B">
        <w:t xml:space="preserve"> delivery. The sampling design used for this objective in 2020 remained unchanged from that used since 2011 (Faunce 2015); all deliveries of </w:t>
      </w:r>
      <w:proofErr w:type="spellStart"/>
      <w:r w:rsidRPr="00A4653B">
        <w:t>pollock</w:t>
      </w:r>
      <w:proofErr w:type="spellEnd"/>
      <w:r w:rsidRPr="00A4653B">
        <w:t xml:space="preserve"> that were observed at sea were also observed dockside. In addition, this was the first year in which </w:t>
      </w:r>
      <w:r w:rsidRPr="00A4653B">
        <w:rPr>
          <w:i/>
          <w:iCs/>
        </w:rPr>
        <w:t xml:space="preserve">EM TRW EFP </w:t>
      </w:r>
      <w:r w:rsidRPr="00A4653B">
        <w:t xml:space="preserve">strata were present, which also had </w:t>
      </w:r>
      <w:proofErr w:type="spellStart"/>
      <w:r w:rsidRPr="00A4653B">
        <w:t>shoreside</w:t>
      </w:r>
      <w:proofErr w:type="spellEnd"/>
      <w:r w:rsidRPr="00A4653B">
        <w:t xml:space="preserve"> monitoring goals. While all BSAI </w:t>
      </w:r>
      <w:proofErr w:type="spellStart"/>
      <w:r w:rsidRPr="00A4653B">
        <w:t>pollock</w:t>
      </w:r>
      <w:proofErr w:type="spellEnd"/>
      <w:r w:rsidRPr="00A4653B">
        <w:t xml:space="preserve"> deliveries (from both observed and </w:t>
      </w:r>
      <w:r w:rsidRPr="00A4653B">
        <w:rPr>
          <w:i/>
          <w:iCs/>
        </w:rPr>
        <w:t xml:space="preserve">EM TRW EFP </w:t>
      </w:r>
      <w:r w:rsidRPr="00A4653B">
        <w:t xml:space="preserve">trips) are expected to be observed </w:t>
      </w:r>
      <w:proofErr w:type="spellStart"/>
      <w:r w:rsidRPr="00A4653B">
        <w:t>shoreside</w:t>
      </w:r>
      <w:proofErr w:type="spellEnd"/>
      <w:r w:rsidRPr="00A4653B">
        <w:t xml:space="preserve">, this is not the case in the GOA (NMFS 2015), where </w:t>
      </w:r>
      <w:proofErr w:type="spellStart"/>
      <w:r w:rsidRPr="00A4653B">
        <w:t>pollock</w:t>
      </w:r>
      <w:proofErr w:type="spellEnd"/>
      <w:r w:rsidRPr="00A4653B">
        <w:t xml:space="preserve"> trips randomly selected for at-sea observer coverage are also expected to be sampled </w:t>
      </w:r>
      <w:proofErr w:type="spellStart"/>
      <w:r w:rsidRPr="00A4653B">
        <w:t>shoreside</w:t>
      </w:r>
      <w:proofErr w:type="spellEnd"/>
      <w:r w:rsidRPr="00A4653B">
        <w:t xml:space="preserve"> for salmon. For </w:t>
      </w:r>
      <w:r w:rsidRPr="00A4653B">
        <w:rPr>
          <w:i/>
          <w:iCs/>
        </w:rPr>
        <w:t xml:space="preserve">EM TRW EFP </w:t>
      </w:r>
      <w:r w:rsidRPr="00A4653B">
        <w:t xml:space="preserve">deliveries that occur in the GOA, 100% of the trips are expected to have EM for compliance monitoring and 30% are expected to be </w:t>
      </w:r>
      <w:r w:rsidRPr="00A4653B">
        <w:lastRenderedPageBreak/>
        <w:t xml:space="preserve">observed </w:t>
      </w:r>
      <w:proofErr w:type="spellStart"/>
      <w:r w:rsidRPr="00A4653B">
        <w:t>shoreside</w:t>
      </w:r>
      <w:proofErr w:type="spellEnd"/>
      <w:r w:rsidRPr="00A4653B">
        <w:t xml:space="preserve">. For this analysis, </w:t>
      </w:r>
      <w:proofErr w:type="spellStart"/>
      <w:r w:rsidRPr="00A4653B">
        <w:t>pollock</w:t>
      </w:r>
      <w:proofErr w:type="spellEnd"/>
      <w:r w:rsidRPr="00A4653B">
        <w:t xml:space="preserve"> deliveries are defined as any delivery from a trawl catcher vessel where the predominant species is </w:t>
      </w:r>
      <w:proofErr w:type="spellStart"/>
      <w:r w:rsidRPr="00A4653B">
        <w:t>pollock</w:t>
      </w:r>
      <w:proofErr w:type="spellEnd"/>
      <w:r w:rsidRPr="00A4653B">
        <w:t xml:space="preserve"> in </w:t>
      </w:r>
      <w:proofErr w:type="spellStart"/>
      <w:r w:rsidRPr="00A4653B">
        <w:t>eLandings</w:t>
      </w:r>
      <w:proofErr w:type="spellEnd"/>
      <w:r w:rsidR="000156D7">
        <w:t>.</w:t>
      </w:r>
    </w:p>
    <w:p w14:paraId="0DCC8560" w14:textId="19D4B7E4" w:rsidR="00DD1ACA" w:rsidRDefault="00FA0472" w:rsidP="00FA0472">
      <w:pPr>
        <w:pStyle w:val="BodyText"/>
        <w:ind w:firstLine="720"/>
      </w:pPr>
      <w:r w:rsidRPr="00FA0472">
        <w:t xml:space="preserve">In 2020, 100% of BSAI walleye </w:t>
      </w:r>
      <w:proofErr w:type="spellStart"/>
      <w:r w:rsidRPr="00FA0472">
        <w:t>pollock</w:t>
      </w:r>
      <w:proofErr w:type="spellEnd"/>
      <w:r w:rsidRPr="00FA0472">
        <w:t xml:space="preserve"> deliveries were observed (Table 4, Table 5). In the GOA, 17.7% of deliveries from trips within the </w:t>
      </w:r>
      <w:r w:rsidRPr="00FA0472">
        <w:rPr>
          <w:i/>
          <w:iCs/>
        </w:rPr>
        <w:t xml:space="preserve">TRW </w:t>
      </w:r>
      <w:r w:rsidRPr="00FA0472">
        <w:t xml:space="preserve">stratum (Table 4), and 31.8% of deliveries from trips within the partial coverage </w:t>
      </w:r>
      <w:r w:rsidRPr="00FA0472">
        <w:rPr>
          <w:i/>
          <w:iCs/>
        </w:rPr>
        <w:t xml:space="preserve">EM TRW EFP </w:t>
      </w:r>
      <w:r w:rsidRPr="00FA0472">
        <w:t xml:space="preserve">stratum (Table 5) were observed </w:t>
      </w:r>
      <w:proofErr w:type="spellStart"/>
      <w:r w:rsidRPr="00FA0472">
        <w:t>shoreside</w:t>
      </w:r>
      <w:proofErr w:type="spellEnd"/>
      <w:r w:rsidRPr="00FA0472">
        <w:t xml:space="preserve"> for salmon. Although an expected </w:t>
      </w:r>
      <w:proofErr w:type="spellStart"/>
      <w:r w:rsidRPr="00FA0472">
        <w:t>shoreside</w:t>
      </w:r>
      <w:proofErr w:type="spellEnd"/>
      <w:r w:rsidRPr="00FA0472">
        <w:t xml:space="preserve"> coverage rate of 30% does exist for the </w:t>
      </w:r>
      <w:r w:rsidRPr="00FA0472">
        <w:rPr>
          <w:i/>
          <w:iCs/>
        </w:rPr>
        <w:t xml:space="preserve">EM TRW EFP </w:t>
      </w:r>
      <w:r w:rsidRPr="00FA0472">
        <w:t xml:space="preserve">stratum, there is no expected </w:t>
      </w:r>
      <w:proofErr w:type="spellStart"/>
      <w:r w:rsidRPr="00FA0472">
        <w:t>shoreside</w:t>
      </w:r>
      <w:proofErr w:type="spellEnd"/>
      <w:r w:rsidRPr="00FA0472">
        <w:t xml:space="preserve"> coverage rate for the </w:t>
      </w:r>
      <w:r w:rsidRPr="00FA0472">
        <w:rPr>
          <w:i/>
          <w:iCs/>
        </w:rPr>
        <w:t xml:space="preserve">TRW </w:t>
      </w:r>
      <w:r w:rsidRPr="00FA0472">
        <w:t xml:space="preserve">stratum, since observers are deployed into the </w:t>
      </w:r>
      <w:r w:rsidRPr="00FA0472">
        <w:rPr>
          <w:i/>
          <w:iCs/>
        </w:rPr>
        <w:t xml:space="preserve">TRW </w:t>
      </w:r>
      <w:r w:rsidRPr="00FA0472">
        <w:t xml:space="preserve">stratum as a whole and not the </w:t>
      </w:r>
      <w:proofErr w:type="spellStart"/>
      <w:r w:rsidRPr="00FA0472">
        <w:t>pollock</w:t>
      </w:r>
      <w:proofErr w:type="spellEnd"/>
      <w:r w:rsidRPr="00FA0472">
        <w:t xml:space="preserve"> fishery specifically. In order to keep results consistent between the two strata, we did not perform statistical tests in this report, although such tests could be performed as part of evaluations specific to the trawl EFP</w:t>
      </w:r>
      <w:r w:rsidR="000156D7">
        <w:t>.</w:t>
      </w:r>
    </w:p>
    <w:p w14:paraId="7A256699" w14:textId="26F491EA" w:rsidR="00DD1ACA" w:rsidRDefault="00FA0472" w:rsidP="00FA0472">
      <w:pPr>
        <w:pStyle w:val="BodyText"/>
        <w:ind w:firstLine="720"/>
      </w:pPr>
      <w:commentRangeStart w:id="94"/>
      <w:r w:rsidRPr="00FA0472">
        <w:t xml:space="preserve">Bycatch </w:t>
      </w:r>
      <w:proofErr w:type="spellStart"/>
      <w:r w:rsidRPr="00FA0472">
        <w:t>e</w:t>
      </w:r>
      <w:ins w:id="95" w:author="Ray Webster" w:date="2021-11-02T11:08:00Z">
        <w:r w:rsidR="00614D3F">
          <w:t>E</w:t>
        </w:r>
      </w:ins>
      <w:r w:rsidRPr="00FA0472">
        <w:t>stimates</w:t>
      </w:r>
      <w:proofErr w:type="spellEnd"/>
      <w:r w:rsidRPr="00FA0472">
        <w:t xml:space="preserve"> of Chinook salmon </w:t>
      </w:r>
      <w:ins w:id="96" w:author="Ray Webster" w:date="2021-11-02T11:08:00Z">
        <w:r w:rsidR="00614D3F">
          <w:t xml:space="preserve">bycatch </w:t>
        </w:r>
      </w:ins>
      <w:r w:rsidRPr="00FA0472">
        <w:t xml:space="preserve">in the GOA are estimated </w:t>
      </w:r>
      <w:ins w:id="97" w:author="Ray Webster" w:date="2021-11-02T11:08:00Z">
        <w:r w:rsidR="00614D3F">
          <w:t>calculated</w:t>
        </w:r>
        <w:r w:rsidR="00614D3F" w:rsidRPr="00FA0472">
          <w:t xml:space="preserve"> </w:t>
        </w:r>
      </w:ins>
      <w:r w:rsidRPr="00FA0472">
        <w:t xml:space="preserve">using methods described in </w:t>
      </w:r>
      <w:proofErr w:type="spellStart"/>
      <w:r w:rsidRPr="00FA0472">
        <w:t>Cahalan</w:t>
      </w:r>
      <w:proofErr w:type="spellEnd"/>
      <w:r w:rsidRPr="00FA0472">
        <w:t xml:space="preserve"> et al. (2014). In the event that a delivery cannot be monitored (e.g., the case in a delivery to a tender or non-</w:t>
      </w:r>
      <w:proofErr w:type="spellStart"/>
      <w:r w:rsidRPr="00FA0472">
        <w:t>pollock</w:t>
      </w:r>
      <w:proofErr w:type="spellEnd"/>
      <w:r w:rsidRPr="00FA0472">
        <w:t xml:space="preserve"> delivery), then estimation of bycatch comes by applying salmon bycatch rates to landed catch. Estimates of stock of origin from salmon bycatch are produced by the AFSC’s Auke Bay Laboratories (e.g., Guthrie et al. 2019)</w:t>
      </w:r>
      <w:r w:rsidR="000156D7">
        <w:t>.</w:t>
      </w:r>
      <w:commentRangeEnd w:id="94"/>
      <w:r w:rsidR="00614D3F">
        <w:rPr>
          <w:rStyle w:val="CommentReference"/>
        </w:rPr>
        <w:commentReference w:id="94"/>
      </w:r>
    </w:p>
    <w:p w14:paraId="07DDFAAA" w14:textId="77777777" w:rsidR="00DD1ACA" w:rsidRDefault="000156D7">
      <w:pPr>
        <w:pStyle w:val="Heading1"/>
      </w:pPr>
      <w:bookmarkStart w:id="98" w:name="_Toc84583115"/>
      <w:bookmarkStart w:id="99" w:name="sample-quality"/>
      <w:bookmarkEnd w:id="83"/>
      <w:bookmarkEnd w:id="86"/>
      <w:bookmarkEnd w:id="93"/>
      <w:r>
        <w:t>Sample Quality</w:t>
      </w:r>
      <w:bookmarkEnd w:id="98"/>
    </w:p>
    <w:p w14:paraId="69E601A1" w14:textId="77777777" w:rsidR="00DD1ACA" w:rsidRDefault="000156D7">
      <w:pPr>
        <w:pStyle w:val="Heading2"/>
      </w:pPr>
      <w:bookmarkStart w:id="100" w:name="_Toc84583116"/>
      <w:bookmarkStart w:id="101" w:name="temporal-patterns-in-trip-selection"/>
      <w:r>
        <w:t>Temporal Patterns in Trip-Selection</w:t>
      </w:r>
      <w:bookmarkEnd w:id="100"/>
    </w:p>
    <w:p w14:paraId="37D96E55" w14:textId="0BF148F0" w:rsidR="00DD1ACA" w:rsidRDefault="00B3647B" w:rsidP="00B3647B">
      <w:pPr>
        <w:pStyle w:val="FirstParagraph"/>
        <w:ind w:firstLine="720"/>
      </w:pPr>
      <w:r w:rsidRPr="00B3647B">
        <w:t>The cumulative number of fishing trips in each stratum was multiplied by the stratum-specific selection rate to obtain the expected number of observed trips. Under the assumption that there is no temporal bias in observer coverage, the realized number of monitored trips should be within</w:t>
      </w:r>
      <w:r>
        <w:t xml:space="preserve"> </w:t>
      </w:r>
      <w:r w:rsidRPr="00B3647B">
        <w:t xml:space="preserve">the expected range for the entire year. If the realized number of monitored trips does stray outside of expectations, it is especially problematic if that deviation has an obvious trend across time (i.e., continuously above or below the expected range for a large portion of the year). The relative advantage of EM compared to </w:t>
      </w:r>
      <w:r w:rsidRPr="00B3647B">
        <w:lastRenderedPageBreak/>
        <w:t xml:space="preserve">observers in a COVID-19 environment was evident by the fact that no temporal disruptions to fisheries monitoring </w:t>
      </w:r>
      <w:r w:rsidR="00B749CB">
        <w:t>occurred for the EM strata (Figure</w:t>
      </w:r>
      <w:r w:rsidRPr="00B3647B">
        <w:t xml:space="preserve"> 3). In comparison, observer deployment into the </w:t>
      </w:r>
      <w:r w:rsidRPr="00B3647B">
        <w:rPr>
          <w:i/>
          <w:iCs/>
        </w:rPr>
        <w:t xml:space="preserve">HAL </w:t>
      </w:r>
      <w:r w:rsidRPr="00B3647B">
        <w:t xml:space="preserve">and </w:t>
      </w:r>
      <w:r w:rsidRPr="00B3647B">
        <w:rPr>
          <w:i/>
          <w:iCs/>
        </w:rPr>
        <w:t xml:space="preserve">POT </w:t>
      </w:r>
      <w:r w:rsidRPr="00B3647B">
        <w:t>strata was nearly zero during the waiver period (during which there was no statistical expectation for the monitoring rate), and substantially below expected rates for muc</w:t>
      </w:r>
      <w:r w:rsidR="00B749CB">
        <w:t>h of the third time period (Figure</w:t>
      </w:r>
      <w:r w:rsidRPr="00B3647B">
        <w:t xml:space="preserve"> 3). Deployment of observers into the </w:t>
      </w:r>
      <w:r w:rsidRPr="00B3647B">
        <w:rPr>
          <w:i/>
          <w:iCs/>
        </w:rPr>
        <w:t xml:space="preserve">TRW </w:t>
      </w:r>
      <w:r w:rsidRPr="00B3647B">
        <w:t xml:space="preserve">stratum, which did not receive as many </w:t>
      </w:r>
      <w:r w:rsidR="00B749CB">
        <w:t>waivers, was less affected (Figure</w:t>
      </w:r>
      <w:r w:rsidRPr="00B3647B">
        <w:t xml:space="preserve"> 3)</w:t>
      </w:r>
      <w:r w:rsidR="000156D7">
        <w:t>.</w:t>
      </w:r>
    </w:p>
    <w:p w14:paraId="2B6A7B7C" w14:textId="77777777" w:rsidR="00DD1ACA" w:rsidRDefault="000156D7">
      <w:pPr>
        <w:pStyle w:val="Heading2"/>
      </w:pPr>
      <w:bookmarkStart w:id="102" w:name="_Toc84583117"/>
      <w:bookmarkStart w:id="103" w:name="spatial-patterns-in-trip-selection"/>
      <w:bookmarkEnd w:id="101"/>
      <w:r>
        <w:t>Spatial Patterns in Trip-Selection</w:t>
      </w:r>
      <w:bookmarkEnd w:id="102"/>
    </w:p>
    <w:p w14:paraId="2F101E43" w14:textId="61088E48" w:rsidR="00DD1ACA" w:rsidRDefault="00EE53F5" w:rsidP="00EE53F5">
      <w:pPr>
        <w:pStyle w:val="FirstParagraph"/>
        <w:ind w:firstLine="720"/>
      </w:pPr>
      <w:r w:rsidRPr="00EE53F5">
        <w:t xml:space="preserve">Under a strictly random selection of trips and with a large enough sample size, the spatial distribution of monitored trips should reflect the spatial distribution of all trips. In prior years, this was evaluated by testing whether the actual number of monitored trips within a given stratum and NMFS area met expectations given the stratum’s realized monitoring rate and the hypergeometric distribution. However, the FMSC thinks that there is no realistic expectation for the spatial distribution of observed trips in 2020, given the spatial changes that port-based deployment introduced in the third time period. To represent the spatiotemporal availability of monitoring data within partial coverage, we instead provided figures to graphically represent when fishing occurred (split by week) within each stratum and NMFS area. Figures 4, 5, and 6 show the availability of observer monitoring data relative to fishing effort in the observer and zero-coverage pools that fished with hook-and-line, pot, and trawl gear, respectively. Figures 7 and 8 show the availability of EM and observer monitoring data relative to fishing effort within the fixed-gear EM strata that fished with hook-and-line and pot gear, respectively. </w:t>
      </w:r>
      <w:commentRangeStart w:id="104"/>
      <w:r w:rsidRPr="00EE53F5">
        <w:t>Concentrations of fishing effort were scaled relative to the week with the highest number of trips within each pool</w:t>
      </w:r>
      <w:r w:rsidR="000156D7">
        <w:t>.</w:t>
      </w:r>
      <w:commentRangeEnd w:id="104"/>
      <w:r w:rsidR="002F005E">
        <w:rPr>
          <w:rStyle w:val="CommentReference"/>
        </w:rPr>
        <w:commentReference w:id="104"/>
      </w:r>
    </w:p>
    <w:p w14:paraId="1249AC90" w14:textId="77777777" w:rsidR="00DD1ACA" w:rsidRDefault="000156D7">
      <w:pPr>
        <w:pStyle w:val="Heading2"/>
      </w:pPr>
      <w:bookmarkStart w:id="105" w:name="_Toc84583118"/>
      <w:bookmarkStart w:id="106" w:name="trip-metrics"/>
      <w:bookmarkEnd w:id="103"/>
      <w:r>
        <w:t>Trip Metrics</w:t>
      </w:r>
      <w:bookmarkEnd w:id="105"/>
    </w:p>
    <w:p w14:paraId="2F6DBA0D" w14:textId="3A27FD4A" w:rsidR="00DD1ACA" w:rsidRDefault="00EE53F5" w:rsidP="00EE53F5">
      <w:pPr>
        <w:pStyle w:val="FirstParagraph"/>
        <w:ind w:firstLine="720"/>
      </w:pPr>
      <w:r w:rsidRPr="00EE53F5">
        <w:t xml:space="preserve">This section analyses whether monitored trips are similar to unmonitored trips using a permutation </w:t>
      </w:r>
      <w:commentRangeStart w:id="107"/>
      <w:r w:rsidRPr="00EE53F5">
        <w:t>test</w:t>
      </w:r>
      <w:commentRangeEnd w:id="107"/>
      <w:r w:rsidR="005A7DCC">
        <w:rPr>
          <w:rStyle w:val="CommentReference"/>
        </w:rPr>
        <w:commentReference w:id="107"/>
      </w:r>
      <w:r w:rsidRPr="00EE53F5">
        <w:t xml:space="preserve"> (a.k.a., randomization test). This test evaluates the question “How likely is the difference we found if these two groups have the same distribution (in the metric we are comparing)?” Permutation </w:t>
      </w:r>
      <w:r w:rsidRPr="00EE53F5">
        <w:lastRenderedPageBreak/>
        <w:t xml:space="preserve">tests compare the actual difference found between two groups to the distribution of many differences derived by randomizing the labels defining the two groups (e.g., monitored and unmonitored). Difference values in the permutation test are calculated by subtracting the mean metric value for the “No” condition from the mean metric value for the “Yes” condition. For example, the difference between vessel lengths in a permutation test for a monitoring effect is the mean value for unmonitored trips subtracted from the mean value for all monitored trips. If the resulting value is negative, it means that monitored trips were taken by shorter vessels, on average, than unmonitored trips. If the result is statistically significant, it suggests that the difference is unlikely to be from random chance. By randomizing group assignments, the combined distribution of randomized differences represents the sampling distribution under the null hypothesis that the two groups are equal. In this report, </w:t>
      </w:r>
      <w:commentRangeStart w:id="108"/>
      <w:r w:rsidRPr="00EE53F5">
        <w:t>1,000</w:t>
      </w:r>
      <w:r>
        <w:t xml:space="preserve"> </w:t>
      </w:r>
      <w:r w:rsidRPr="00EE53F5">
        <w:t xml:space="preserve">randomized trials </w:t>
      </w:r>
      <w:commentRangeEnd w:id="108"/>
      <w:r w:rsidR="005A7DCC">
        <w:rPr>
          <w:rStyle w:val="CommentReference"/>
        </w:rPr>
        <w:commentReference w:id="108"/>
      </w:r>
      <w:r w:rsidRPr="00EE53F5">
        <w:t xml:space="preserve">were run for the permutation </w:t>
      </w:r>
      <w:ins w:id="109" w:author="Ray Webster" w:date="2021-11-02T11:36:00Z">
        <w:r w:rsidR="005A7DCC">
          <w:t>randomization</w:t>
        </w:r>
        <w:r w:rsidR="005A7DCC" w:rsidRPr="00EE53F5">
          <w:t xml:space="preserve"> </w:t>
        </w:r>
      </w:ins>
      <w:r w:rsidRPr="00EE53F5">
        <w:t xml:space="preserve">test. The </w:t>
      </w:r>
      <w:r w:rsidRPr="00EE53F5">
        <w:rPr>
          <w:i/>
          <w:iCs/>
        </w:rPr>
        <w:t>p</w:t>
      </w:r>
      <w:r w:rsidRPr="00EE53F5">
        <w:t xml:space="preserve">-value from the test is calculated as the number of randomized trials with greater absolute differences than the actual difference divided by the number of randomized trials. Similar to the other statistical tests used in this report, low </w:t>
      </w:r>
      <w:r w:rsidRPr="00EE53F5">
        <w:rPr>
          <w:i/>
          <w:iCs/>
        </w:rPr>
        <w:t>p</w:t>
      </w:r>
      <w:r w:rsidRPr="00EE53F5">
        <w:t xml:space="preserve">-values (&lt; 0.05) indicate unlikely events under the hypothesis of equality and are therefore considered evidence against that hypothesis. A </w:t>
      </w:r>
      <w:proofErr w:type="spellStart"/>
      <w:r w:rsidRPr="00EE53F5">
        <w:t>Bonferroni</w:t>
      </w:r>
      <w:proofErr w:type="spellEnd"/>
      <w:r w:rsidRPr="00EE53F5">
        <w:t xml:space="preserve"> adjustment is applied to these </w:t>
      </w:r>
      <w:r w:rsidRPr="00EE53F5">
        <w:rPr>
          <w:i/>
          <w:iCs/>
        </w:rPr>
        <w:t>p</w:t>
      </w:r>
      <w:r w:rsidRPr="00EE53F5">
        <w:t xml:space="preserve">-values by multiplying original </w:t>
      </w:r>
      <w:r w:rsidRPr="00EE53F5">
        <w:rPr>
          <w:i/>
          <w:iCs/>
        </w:rPr>
        <w:t>p</w:t>
      </w:r>
      <w:r w:rsidRPr="00EE53F5">
        <w:t xml:space="preserve">-values by the number of metrics being tested (six in this case). Because of the fact that multiple tests being performed within each stratum increases the chance of finding a significant result by random chance, this adjustment controls for this reality by increasing the </w:t>
      </w:r>
      <w:r w:rsidRPr="00EE53F5">
        <w:rPr>
          <w:i/>
          <w:iCs/>
        </w:rPr>
        <w:t>p</w:t>
      </w:r>
      <w:r w:rsidRPr="00EE53F5">
        <w:t xml:space="preserve">-value in proportion to the number of tests being performed. These adjusted </w:t>
      </w:r>
      <w:r w:rsidRPr="00EE53F5">
        <w:rPr>
          <w:i/>
          <w:iCs/>
        </w:rPr>
        <w:t>p</w:t>
      </w:r>
      <w:r w:rsidRPr="00EE53F5">
        <w:t xml:space="preserve">-values are then compared to the 0.05 significance level. In an attempt to improve clarity, although </w:t>
      </w:r>
      <w:proofErr w:type="spellStart"/>
      <w:r w:rsidRPr="00EE53F5">
        <w:t>f</w:t>
      </w:r>
      <w:ins w:id="110" w:author="Sandra Lowe" w:date="2021-11-04T13:09:00Z">
        <w:r w:rsidR="00DB3B50">
          <w:t>F</w:t>
        </w:r>
      </w:ins>
      <w:r w:rsidRPr="00EE53F5">
        <w:t>ive</w:t>
      </w:r>
      <w:proofErr w:type="spellEnd"/>
      <w:r w:rsidRPr="00EE53F5">
        <w:t xml:space="preserve"> values are calculated in the test</w:t>
      </w:r>
      <w:ins w:id="111" w:author="Sandra Lowe" w:date="2021-11-04T13:09:00Z">
        <w:r w:rsidR="00DB3B50">
          <w:t>:</w:t>
        </w:r>
      </w:ins>
      <w:r w:rsidRPr="00EE53F5">
        <w:t xml:space="preserve">; 1) the difference between groups, 2) the mean difference between groups from randomized trials, 3) #1 expressed as a percentage of the mean value of the metric being tested, 4) #2 expressed as a percentage of the mean value of the metric being tested, and 5) the </w:t>
      </w:r>
      <w:r w:rsidRPr="00EE53F5">
        <w:rPr>
          <w:i/>
          <w:iCs/>
        </w:rPr>
        <w:t>p</w:t>
      </w:r>
      <w:r w:rsidRPr="00EE53F5">
        <w:t>-value of the test</w:t>
      </w:r>
      <w:ins w:id="112" w:author="Sandra Lowe" w:date="2021-11-04T13:09:00Z">
        <w:r w:rsidR="00DB3B50">
          <w:t>.</w:t>
        </w:r>
      </w:ins>
      <w:del w:id="113" w:author="Sandra Lowe" w:date="2021-11-04T13:09:00Z">
        <w:r w:rsidRPr="00EE53F5" w:rsidDel="00DB3B50">
          <w:delText>,</w:delText>
        </w:r>
      </w:del>
      <w:ins w:id="114" w:author="Sandra Lowe" w:date="2021-12-08T07:18:00Z">
        <w:r w:rsidRPr="00EE53F5">
          <w:t xml:space="preserve"> </w:t>
        </w:r>
      </w:ins>
      <w:ins w:id="115" w:author="Sandra Lowe" w:date="2021-11-04T13:09:00Z">
        <w:r w:rsidR="00DB3B50">
          <w:t>In an attempt to improve clarity</w:t>
        </w:r>
      </w:ins>
      <w:r w:rsidRPr="00EE53F5">
        <w:t>, only values 1), 3), and 5) are presented</w:t>
      </w:r>
      <w:r w:rsidR="000156D7">
        <w:t>.</w:t>
      </w:r>
    </w:p>
    <w:p w14:paraId="1F873EDF" w14:textId="746507BC" w:rsidR="00DD1ACA" w:rsidRDefault="00EE53F5" w:rsidP="00DF5EF0">
      <w:pPr>
        <w:pStyle w:val="BodyText"/>
        <w:ind w:firstLine="720"/>
      </w:pPr>
      <w:r w:rsidRPr="00EE53F5">
        <w:t xml:space="preserve">Six trip metrics were examined in the permutation </w:t>
      </w:r>
      <w:ins w:id="116" w:author="Ray Webster" w:date="2021-11-02T11:37:00Z">
        <w:r w:rsidR="005A7DCC">
          <w:t>randomization</w:t>
        </w:r>
        <w:r w:rsidR="005A7DCC" w:rsidRPr="00EE53F5">
          <w:t xml:space="preserve"> </w:t>
        </w:r>
      </w:ins>
      <w:r w:rsidRPr="00EE53F5">
        <w:t xml:space="preserve">test. These metrics were as follows: the number of NMFS Areas visited in a trip, trip duration (days), the weight of the landed catch </w:t>
      </w:r>
      <w:r w:rsidRPr="00EE53F5">
        <w:lastRenderedPageBreak/>
        <w:t>(t), the vessel length (</w:t>
      </w:r>
      <w:proofErr w:type="spellStart"/>
      <w:r w:rsidR="00976AC4">
        <w:t>ft</w:t>
      </w:r>
      <w:proofErr w:type="spellEnd"/>
      <w:r w:rsidRPr="00EE53F5">
        <w:t>), the number of species in the landed catch, and the proportion (0 to 1) of the total catch that is made up of the most predominant species (</w:t>
      </w:r>
      <w:proofErr w:type="spellStart"/>
      <w:r w:rsidRPr="00EE53F5">
        <w:t>pMax</w:t>
      </w:r>
      <w:proofErr w:type="spellEnd"/>
      <w:r w:rsidRPr="00EE53F5">
        <w:t xml:space="preserve">). The metric ‘vessel length’ is used to help interpret the results from ‘weight of landed catch’ since fishing power is positively correlated to vessel length. Specifically, differences in weight </w:t>
      </w:r>
      <w:r w:rsidRPr="00EE53F5">
        <w:rPr>
          <w:i/>
          <w:iCs/>
        </w:rPr>
        <w:t xml:space="preserve">and </w:t>
      </w:r>
      <w:r w:rsidRPr="00EE53F5">
        <w:t xml:space="preserve">length are interpreted as a failure to achieve a random sample of vessels of different sizes, whereas differences in weight only lend more evidence that there was a monitoring effect. The number of species within the landed portion of the catch is a measure of species richness. Our </w:t>
      </w:r>
      <w:proofErr w:type="spellStart"/>
      <w:r w:rsidRPr="00EE53F5">
        <w:t>pMax</w:t>
      </w:r>
      <w:proofErr w:type="spellEnd"/>
      <w:r w:rsidRPr="00EE53F5">
        <w:t xml:space="preserve"> metric follows the concepts behind Hill’s diversity number N1 that depicts the number of abundant species (Hill 1973) and is a measure of how “pure” catch is since a value of one would indicate that only the predominant (and presumed desirable) species was landed</w:t>
      </w:r>
      <w:r w:rsidR="000156D7">
        <w:t>.</w:t>
      </w:r>
    </w:p>
    <w:p w14:paraId="2283A2B1" w14:textId="77777777" w:rsidR="00DD1ACA" w:rsidRDefault="000156D7">
      <w:pPr>
        <w:pStyle w:val="Heading3"/>
      </w:pPr>
      <w:bookmarkStart w:id="117" w:name="_Toc84583119"/>
      <w:bookmarkStart w:id="118" w:name="X68c57bf67bdccbf18c12def4f7f4d98224eee59"/>
      <w:r>
        <w:t>Were monitored trips similar to unmonitored trips?</w:t>
      </w:r>
      <w:bookmarkEnd w:id="117"/>
    </w:p>
    <w:p w14:paraId="2F052430" w14:textId="10E8889C" w:rsidR="00DD1ACA" w:rsidRDefault="00DF5EF0" w:rsidP="00DF5EF0">
      <w:pPr>
        <w:pStyle w:val="FirstParagraph"/>
        <w:ind w:firstLine="720"/>
      </w:pPr>
      <w:r w:rsidRPr="00DF5EF0">
        <w:t xml:space="preserve">The sample sizes available and the results of permutation </w:t>
      </w:r>
      <w:ins w:id="119" w:author="Ray Webster" w:date="2021-11-02T11:59:00Z">
        <w:r w:rsidR="00C32585">
          <w:t>randomization</w:t>
        </w:r>
        <w:r w:rsidR="00C32585" w:rsidRPr="00DF5EF0">
          <w:t xml:space="preserve"> </w:t>
        </w:r>
      </w:ins>
      <w:r w:rsidRPr="00DF5EF0">
        <w:t xml:space="preserve">tests are presented in Table 6. A visual depiction of the results of permutation </w:t>
      </w:r>
      <w:ins w:id="120" w:author="Ray Webster" w:date="2021-11-02T11:59:00Z">
        <w:r w:rsidR="00C32585">
          <w:t>randomization</w:t>
        </w:r>
        <w:r w:rsidR="00C32585" w:rsidRPr="00DF5EF0">
          <w:t xml:space="preserve"> </w:t>
        </w:r>
      </w:ins>
      <w:r w:rsidRPr="00DF5EF0">
        <w:t xml:space="preserve">tests is given in Figure 9 for illustration purposes. Of all metric and stratum combinations tested, one had a low </w:t>
      </w:r>
      <w:r w:rsidRPr="00DF5EF0">
        <w:rPr>
          <w:i/>
          <w:iCs/>
        </w:rPr>
        <w:t>p</w:t>
      </w:r>
      <w:r w:rsidRPr="00DF5EF0">
        <w:t xml:space="preserve">-value: observed trips in the </w:t>
      </w:r>
      <w:r w:rsidRPr="00DF5EF0">
        <w:rPr>
          <w:i/>
          <w:iCs/>
        </w:rPr>
        <w:t xml:space="preserve">HAL </w:t>
      </w:r>
      <w:r w:rsidRPr="00DF5EF0">
        <w:t>stratum were 23.3% (1.28 days) shorter in duration than unobserved trips</w:t>
      </w:r>
      <w:r w:rsidR="000156D7">
        <w:t>.</w:t>
      </w:r>
    </w:p>
    <w:p w14:paraId="42AA7418" w14:textId="61437169" w:rsidR="00DD1ACA" w:rsidRDefault="00DF5EF0" w:rsidP="00DF5EF0">
      <w:pPr>
        <w:pStyle w:val="FirstParagraph"/>
        <w:ind w:firstLine="720"/>
      </w:pPr>
      <w:r w:rsidRPr="00DF5EF0">
        <w:t xml:space="preserve">Although not significant in other strata, the days fished metric was always shorter for monitored trips than for unmonitored trips, with differences ranging from less than 1% in the </w:t>
      </w:r>
      <w:r w:rsidRPr="00DF5EF0">
        <w:rPr>
          <w:i/>
          <w:iCs/>
        </w:rPr>
        <w:t xml:space="preserve">EM HAL </w:t>
      </w:r>
      <w:r w:rsidRPr="00DF5EF0">
        <w:t xml:space="preserve">stratum to over 12% in the </w:t>
      </w:r>
      <w:r w:rsidRPr="00DF5EF0">
        <w:rPr>
          <w:i/>
          <w:iCs/>
        </w:rPr>
        <w:t xml:space="preserve">EM POT </w:t>
      </w:r>
      <w:r w:rsidRPr="00DF5EF0">
        <w:t xml:space="preserve">stratum (Table 6). Monitored trips landed less catch than unmonitored trips in all but the </w:t>
      </w:r>
      <w:r w:rsidRPr="00DF5EF0">
        <w:rPr>
          <w:i/>
          <w:iCs/>
        </w:rPr>
        <w:t xml:space="preserve">EM HAL </w:t>
      </w:r>
      <w:r w:rsidRPr="00DF5EF0">
        <w:t>stratum, although the results were not statistically significant in any stratum. The administration of numerous waivers and other changes to fishery monitoring in 2020 likely influenced the monitoring effects on the remaining monitored fleet</w:t>
      </w:r>
      <w:ins w:id="121" w:author="Sandra Lowe" w:date="2021-11-04T13:12:00Z">
        <w:r w:rsidR="00DB3B50">
          <w:t xml:space="preserve">, and </w:t>
        </w:r>
      </w:ins>
      <w:r w:rsidRPr="00DF5EF0">
        <w:t xml:space="preserve"> - where monitoring was accomplished, it was representative of unmonitored trips</w:t>
      </w:r>
      <w:r w:rsidR="000156D7">
        <w:t>.</w:t>
      </w:r>
    </w:p>
    <w:p w14:paraId="203489AC" w14:textId="77777777" w:rsidR="00DD1ACA" w:rsidRDefault="000156D7">
      <w:pPr>
        <w:pStyle w:val="Heading3"/>
      </w:pPr>
      <w:bookmarkStart w:id="122" w:name="_Toc84583120"/>
      <w:bookmarkStart w:id="123" w:name="X89fd23fc12b933d9635d89e03416c20c3553e9b"/>
      <w:bookmarkEnd w:id="118"/>
      <w:r>
        <w:t>Gear, tender, and observed status combinations</w:t>
      </w:r>
      <w:bookmarkEnd w:id="122"/>
    </w:p>
    <w:p w14:paraId="1A9253DE" w14:textId="76D8FDD2" w:rsidR="00DD1ACA" w:rsidRDefault="00DF5EF0" w:rsidP="00DF5EF0">
      <w:pPr>
        <w:pStyle w:val="FirstParagraph"/>
        <w:ind w:firstLine="720"/>
      </w:pPr>
      <w:r w:rsidRPr="00DF5EF0">
        <w:t xml:space="preserve">One of the analyses done by the </w:t>
      </w:r>
      <w:del w:id="124" w:author="Sandra Lowe" w:date="2021-11-04T13:13:00Z">
        <w:r w:rsidRPr="00DF5EF0" w:rsidDel="00DB3B50">
          <w:delText>p</w:delText>
        </w:r>
      </w:del>
      <w:proofErr w:type="spellStart"/>
      <w:ins w:id="125" w:author="Sandra Lowe" w:date="2021-11-04T13:13:00Z">
        <w:r w:rsidR="00DB3B50">
          <w:t>P</w:t>
        </w:r>
      </w:ins>
      <w:ins w:id="126" w:author="Sandra Lowe" w:date="2021-12-08T07:18:00Z">
        <w:r w:rsidRPr="00DF5EF0">
          <w:t>ermutation</w:t>
        </w:r>
      </w:ins>
      <w:ins w:id="127" w:author="Ray.Webster" w:date="2021-12-08T07:18:00Z">
        <w:r w:rsidRPr="00DF5EF0">
          <w:t>permutation</w:t>
        </w:r>
        <w:proofErr w:type="spellEnd"/>
        <w:r w:rsidRPr="00DF5EF0">
          <w:t xml:space="preserve"> </w:t>
        </w:r>
      </w:ins>
      <w:ins w:id="128" w:author="Ray Webster" w:date="2021-11-02T11:54:00Z">
        <w:r w:rsidR="00E877BC">
          <w:t>randomization</w:t>
        </w:r>
        <w:r w:rsidR="00E877BC" w:rsidRPr="00DF5EF0">
          <w:t xml:space="preserve"> </w:t>
        </w:r>
      </w:ins>
      <w:r w:rsidRPr="00DF5EF0">
        <w:t>test</w:t>
      </w:r>
      <w:ins w:id="129" w:author="Sandra Lowe" w:date="2021-11-04T13:13:00Z">
        <w:r w:rsidR="00DB3B50">
          <w:t>s</w:t>
        </w:r>
      </w:ins>
      <w:ins w:id="130" w:author="Sandra Lowe" w:date="2021-12-08T07:18:00Z">
        <w:r w:rsidRPr="00DF5EF0">
          <w:t xml:space="preserve"> </w:t>
        </w:r>
      </w:ins>
      <w:ins w:id="131" w:author="Sandra Lowe" w:date="2021-11-04T13:14:00Z">
        <w:r w:rsidR="00DB3B50">
          <w:t xml:space="preserve">are </w:t>
        </w:r>
        <w:proofErr w:type="spellStart"/>
        <w:r w:rsidR="00DB3B50">
          <w:t>used</w:t>
        </w:r>
      </w:ins>
      <w:del w:id="132" w:author="Sandra Lowe" w:date="2021-12-08T07:18:00Z">
        <w:r w:rsidRPr="00DF5EF0">
          <w:delText xml:space="preserve"> </w:delText>
        </w:r>
      </w:del>
      <w:r w:rsidRPr="00DF5EF0">
        <w:t>is</w:t>
      </w:r>
      <w:proofErr w:type="spellEnd"/>
      <w:r w:rsidRPr="00DF5EF0">
        <w:t xml:space="preserve"> to compare trip lengths (in days) between monitored and unmonitored trips and determine whether there </w:t>
      </w:r>
      <w:r w:rsidRPr="00DF5EF0">
        <w:lastRenderedPageBreak/>
        <w:t xml:space="preserve">were significant differences. However, these permutation </w:t>
      </w:r>
      <w:ins w:id="133" w:author="Ray Webster" w:date="2021-11-02T11:54:00Z">
        <w:r w:rsidR="00E877BC">
          <w:t>randomization</w:t>
        </w:r>
        <w:r w:rsidR="00E877BC" w:rsidRPr="00DF5EF0">
          <w:t xml:space="preserve"> </w:t>
        </w:r>
      </w:ins>
      <w:r w:rsidRPr="00DF5EF0">
        <w:t xml:space="preserve">tests do not visually map the data for monitored and tendered states </w:t>
      </w:r>
      <w:commentRangeStart w:id="134"/>
      <w:ins w:id="135" w:author="Ray Webster" w:date="2021-11-02T12:03:00Z">
        <w:r w:rsidR="005D26C9" w:rsidRPr="00DF5EF0">
          <w:t>stat</w:t>
        </w:r>
        <w:r w:rsidR="005D26C9">
          <w:t>u</w:t>
        </w:r>
        <w:r w:rsidR="005D26C9" w:rsidRPr="00DF5EF0">
          <w:t>s</w:t>
        </w:r>
        <w:commentRangeEnd w:id="134"/>
        <w:r w:rsidR="005D26C9">
          <w:rPr>
            <w:rStyle w:val="CommentReference"/>
          </w:rPr>
          <w:commentReference w:id="134"/>
        </w:r>
        <w:r w:rsidR="005D26C9" w:rsidRPr="00DF5EF0">
          <w:t xml:space="preserve"> </w:t>
        </w:r>
      </w:ins>
      <w:r w:rsidRPr="00DF5EF0">
        <w:t xml:space="preserve">together. To </w:t>
      </w:r>
      <w:ins w:id="136" w:author="Sandra Lowe" w:date="2021-11-04T13:14:00Z">
        <w:r w:rsidR="00DB3B50">
          <w:t xml:space="preserve">provide a visual </w:t>
        </w:r>
        <w:proofErr w:type="spellStart"/>
        <w:r w:rsidR="00DB3B50">
          <w:t>representation</w:t>
        </w:r>
      </w:ins>
      <w:r w:rsidRPr="00DF5EF0">
        <w:t>accomplish</w:t>
      </w:r>
      <w:proofErr w:type="spellEnd"/>
      <w:r w:rsidRPr="00DF5EF0">
        <w:t xml:space="preserve"> this, a plot</w:t>
      </w:r>
      <w:ins w:id="137" w:author="Sandra Lowe" w:date="2021-11-04T13:15:00Z">
        <w:r w:rsidR="00DB3B50">
          <w:t>s</w:t>
        </w:r>
      </w:ins>
      <w:r w:rsidRPr="00DF5EF0">
        <w:t xml:space="preserve"> of the trip durations for these states </w:t>
      </w:r>
      <w:proofErr w:type="spellStart"/>
      <w:ins w:id="138" w:author="Sandra Lowe" w:date="2021-11-04T13:15:00Z">
        <w:r w:rsidR="00DB3B50">
          <w:t>are</w:t>
        </w:r>
      </w:ins>
      <w:ins w:id="139" w:author="Ray Webster" w:date="2021-11-02T12:04:00Z">
        <w:r w:rsidR="005D26C9" w:rsidRPr="00DF5EF0">
          <w:t>stat</w:t>
        </w:r>
        <w:r w:rsidR="005D26C9">
          <w:t>use</w:t>
        </w:r>
        <w:r w:rsidR="005D26C9" w:rsidRPr="00DF5EF0">
          <w:t>s</w:t>
        </w:r>
        <w:proofErr w:type="spellEnd"/>
        <w:r w:rsidR="005D26C9" w:rsidRPr="00DF5EF0">
          <w:t xml:space="preserve"> </w:t>
        </w:r>
      </w:ins>
      <w:r w:rsidRPr="00DF5EF0">
        <w:t xml:space="preserve">is included as </w:t>
      </w:r>
      <w:ins w:id="140" w:author="Sandra Lowe" w:date="2021-11-04T13:15:00Z">
        <w:r w:rsidR="00DB3B50">
          <w:t>(</w:t>
        </w:r>
      </w:ins>
      <w:r w:rsidRPr="00DF5EF0">
        <w:t>Figure 10</w:t>
      </w:r>
      <w:ins w:id="141" w:author="Sandra Lowe" w:date="2021-11-04T13:15:00Z">
        <w:r w:rsidR="00DB3B50">
          <w:t>)</w:t>
        </w:r>
      </w:ins>
      <w:r w:rsidRPr="00DF5EF0">
        <w:t xml:space="preserve">. These plots illustrate that </w:t>
      </w:r>
      <w:r w:rsidRPr="00DF5EF0">
        <w:rPr>
          <w:i/>
          <w:iCs/>
        </w:rPr>
        <w:t xml:space="preserve">HAL </w:t>
      </w:r>
      <w:r w:rsidRPr="00DF5EF0">
        <w:t xml:space="preserve">non-tendered trips were shorter in duration when observed, which was also seen in permutation </w:t>
      </w:r>
      <w:ins w:id="142" w:author="Ray Webster" w:date="2021-11-02T12:04:00Z">
        <w:r w:rsidR="005D26C9">
          <w:t>randomization</w:t>
        </w:r>
        <w:r w:rsidR="005D26C9" w:rsidRPr="00DF5EF0">
          <w:t xml:space="preserve"> </w:t>
        </w:r>
      </w:ins>
      <w:r w:rsidRPr="00DF5EF0">
        <w:t>tests</w:t>
      </w:r>
      <w:r w:rsidR="000156D7">
        <w:t>.</w:t>
      </w:r>
    </w:p>
    <w:p w14:paraId="7AA830F4" w14:textId="77777777" w:rsidR="00DD1ACA" w:rsidRDefault="000156D7">
      <w:pPr>
        <w:pStyle w:val="Heading1"/>
      </w:pPr>
      <w:bookmarkStart w:id="143" w:name="_Toc84583121"/>
      <w:bookmarkStart w:id="144" w:name="adequacy-of-the-sample-size"/>
      <w:bookmarkEnd w:id="99"/>
      <w:bookmarkEnd w:id="106"/>
      <w:bookmarkEnd w:id="123"/>
      <w:r>
        <w:t>Adequacy of the Sample Size</w:t>
      </w:r>
      <w:bookmarkEnd w:id="143"/>
    </w:p>
    <w:p w14:paraId="216B0185" w14:textId="20005BA4" w:rsidR="00DD1ACA" w:rsidRDefault="00DF5EF0" w:rsidP="00DF5EF0">
      <w:pPr>
        <w:pStyle w:val="FirstParagraph"/>
        <w:ind w:firstLine="720"/>
      </w:pPr>
      <w:r w:rsidRPr="00DF5EF0">
        <w:t>In a well-designed sampling program, the monitoring rate should be large enough to reasonably ensure that the range of fishing activities and characteristics are represented in the sample data. The Catch Accounting System post-stratifies data into groups of fishing activities with similar trip characteristics such as gear, trip targets, and NMFS Area (</w:t>
      </w:r>
      <w:proofErr w:type="spellStart"/>
      <w:r w:rsidRPr="00DF5EF0">
        <w:t>Cahalan</w:t>
      </w:r>
      <w:proofErr w:type="spellEnd"/>
      <w:r w:rsidRPr="00DF5EF0">
        <w:t xml:space="preserve"> et al. 2014). At low numbers of trips and low sampling rates, the probability of no monitoring data within a particular post-stratum is increased and may result in expansions of bycatch rates from one type of fishing activity against landings for a different type of fishing activity. This will result in biased estimates of bycatch. For this reason, it is important to have a large enough sample (monitored trips and vessels) to have a reasonable expectation of monitoring all types of fishing</w:t>
      </w:r>
      <w:r w:rsidR="000156D7">
        <w:t>.</w:t>
      </w:r>
    </w:p>
    <w:p w14:paraId="21260EFB" w14:textId="6F62238F" w:rsidR="00DD1ACA" w:rsidRDefault="00DF5EF0" w:rsidP="00DF5EF0">
      <w:pPr>
        <w:pStyle w:val="BodyText"/>
        <w:ind w:firstLine="720"/>
      </w:pPr>
      <w:r w:rsidRPr="00DF5EF0">
        <w:t>Over the course of an entire year, some NMFS Area and stratum combinations have low fishing effort</w:t>
      </w:r>
      <w:ins w:id="145" w:author="Sandra Lowe" w:date="2021-11-04T13:20:00Z">
        <w:r w:rsidR="00A4197E">
          <w:t>,</w:t>
        </w:r>
      </w:ins>
      <w:r w:rsidRPr="00DF5EF0">
        <w:t xml:space="preserve"> and as a result have a relatively high probability of being missed by the simple random sampling represented by observer deployments and EM. However, most NMFS Area and stratum combinations had a 0-5% chance of containing no monitored trips</w:t>
      </w:r>
      <w:r w:rsidR="00B749CB">
        <w:t xml:space="preserve"> in 2020 (Figure</w:t>
      </w:r>
      <w:r w:rsidRPr="00DF5EF0">
        <w:t xml:space="preserve"> 11)</w:t>
      </w:r>
      <w:r w:rsidR="00A559BB">
        <w:t>.</w:t>
      </w:r>
      <w:r w:rsidRPr="00DF5EF0">
        <w:t xml:space="preserve"> In the case of the </w:t>
      </w:r>
      <w:r w:rsidRPr="00DF5EF0">
        <w:rPr>
          <w:i/>
          <w:iCs/>
        </w:rPr>
        <w:t xml:space="preserve">TRW </w:t>
      </w:r>
      <w:r w:rsidRPr="00DF5EF0">
        <w:t xml:space="preserve">stratum, all NMFS Areas had a 0-5% chance of containing no monitored trips. The presence of NMFS Areas with a greater than 50% chance of containing no monitored trips is most common in the </w:t>
      </w:r>
      <w:r w:rsidRPr="00DF5EF0">
        <w:rPr>
          <w:i/>
          <w:iCs/>
        </w:rPr>
        <w:t xml:space="preserve">HAL </w:t>
      </w:r>
      <w:r w:rsidRPr="00DF5EF0">
        <w:t xml:space="preserve">and </w:t>
      </w:r>
      <w:r w:rsidRPr="00DF5EF0">
        <w:rPr>
          <w:i/>
          <w:iCs/>
        </w:rPr>
        <w:t xml:space="preserve">POT </w:t>
      </w:r>
      <w:r w:rsidRPr="00DF5EF0">
        <w:t>strata (Fig</w:t>
      </w:r>
      <w:r w:rsidR="00B749CB">
        <w:t>ure</w:t>
      </w:r>
      <w:r w:rsidRPr="00DF5EF0">
        <w:t xml:space="preserve"> 11)</w:t>
      </w:r>
      <w:r w:rsidR="000156D7">
        <w:t>.</w:t>
      </w:r>
    </w:p>
    <w:p w14:paraId="05A3D1A6" w14:textId="77777777" w:rsidR="00DD1ACA" w:rsidRDefault="000156D7">
      <w:pPr>
        <w:pStyle w:val="Heading1"/>
      </w:pPr>
      <w:bookmarkStart w:id="146" w:name="_Toc84583122"/>
      <w:bookmarkStart w:id="147" w:name="response-to-council-and-ssc-comments"/>
      <w:bookmarkEnd w:id="144"/>
      <w:r>
        <w:lastRenderedPageBreak/>
        <w:t>Response to Council and SSC Comments</w:t>
      </w:r>
      <w:bookmarkEnd w:id="146"/>
    </w:p>
    <w:p w14:paraId="78AE795C" w14:textId="7AA248D4" w:rsidR="00DD1ACA" w:rsidRDefault="00DF5EF0" w:rsidP="00DF5EF0">
      <w:pPr>
        <w:pStyle w:val="FirstParagraph"/>
        <w:ind w:firstLine="720"/>
      </w:pPr>
      <w:r w:rsidRPr="00DF5EF0">
        <w:t xml:space="preserve">The SSC has requested that a specific section with responses to SSC comments be provided in the written report, as is done for SAFE documents. Normally, this section would address FMSC responses (in italics) to comments relative to this chapter made by the Council and the SSC after the presentation of the 2019 Annual Report during the June 2020 Council meeting. However, the 2019 Annual Report was not released at that meeting, and instead the deployment performance review was published separately (Ganz et al. 2020). Therefore, there </w:t>
      </w:r>
      <w:ins w:id="148" w:author="Sandra Lowe" w:date="2021-11-04T13:22:00Z">
        <w:r w:rsidR="00A4197E">
          <w:t xml:space="preserve">were no Council and SSC comments for the </w:t>
        </w:r>
      </w:ins>
      <w:ins w:id="149" w:author="Sandra Lowe" w:date="2021-11-04T13:23:00Z">
        <w:r w:rsidR="00A4197E">
          <w:t xml:space="preserve">2019 Annual </w:t>
        </w:r>
        <w:proofErr w:type="spellStart"/>
        <w:r w:rsidR="00A4197E">
          <w:t>Report</w:t>
        </w:r>
      </w:ins>
      <w:r w:rsidRPr="00DF5EF0">
        <w:t>is</w:t>
      </w:r>
      <w:proofErr w:type="spellEnd"/>
      <w:r w:rsidRPr="00DF5EF0">
        <w:t xml:space="preserve"> nothing to respond to in this section</w:t>
      </w:r>
      <w:r w:rsidR="000156D7">
        <w:t>.</w:t>
      </w:r>
    </w:p>
    <w:p w14:paraId="5872B721" w14:textId="77777777" w:rsidR="00DD1ACA" w:rsidRDefault="000156D7">
      <w:pPr>
        <w:pStyle w:val="Heading1"/>
      </w:pPr>
      <w:bookmarkStart w:id="150" w:name="_Toc84583123"/>
      <w:bookmarkStart w:id="151" w:name="X44dc0d3da7f553638fa0c0a383c143afac782fe"/>
      <w:bookmarkEnd w:id="147"/>
      <w:r>
        <w:t>FMSC Recommendations to Improve Data Quality</w:t>
      </w:r>
      <w:bookmarkEnd w:id="150"/>
    </w:p>
    <w:p w14:paraId="43E85ECE" w14:textId="77777777" w:rsidR="00DD1ACA" w:rsidRDefault="000156D7">
      <w:pPr>
        <w:pStyle w:val="Heading2"/>
      </w:pPr>
      <w:bookmarkStart w:id="152" w:name="_Toc84583124"/>
      <w:bookmarkStart w:id="153" w:name="X4b9833a3fabc9e5171bb7c3b9b0538827660bfd"/>
      <w:r>
        <w:t>Recommendations from the 2019 Annual Deployment Review</w:t>
      </w:r>
      <w:bookmarkEnd w:id="152"/>
    </w:p>
    <w:p w14:paraId="4489DB4E" w14:textId="3A52BC8D" w:rsidR="00DD1ACA" w:rsidRDefault="004B7560" w:rsidP="004B7560">
      <w:pPr>
        <w:pStyle w:val="FirstParagraph"/>
        <w:ind w:firstLine="720"/>
      </w:pPr>
      <w:r w:rsidRPr="004B7560">
        <w:t>The Fishery Monitoring Science Committee (formerly the Observer Science Committee) made the following recommendations in its 2019 review of observer deployment (Ganz et al. 2020) to be considered in developing the 2021 ADP. Following each recommendation is the italicized outcome of that recommendation</w:t>
      </w:r>
      <w:r w:rsidR="000156D7">
        <w:t>.</w:t>
      </w:r>
    </w:p>
    <w:p w14:paraId="77AF0A56" w14:textId="0A6C062C" w:rsidR="00DD1ACA" w:rsidRDefault="004B7560" w:rsidP="00B27D86">
      <w:pPr>
        <w:pStyle w:val="BodyText"/>
        <w:ind w:firstLine="720"/>
      </w:pPr>
      <w:r w:rsidRPr="004B7560">
        <w:t>The Fishery Monitoring Science Committee’s Recommendations to improve the 2021 ADP were as follows</w:t>
      </w:r>
      <w:r w:rsidR="000156D7">
        <w:t>:</w:t>
      </w:r>
    </w:p>
    <w:p w14:paraId="112C7EA1" w14:textId="504844E3" w:rsidR="00DD1ACA" w:rsidRDefault="004B7560" w:rsidP="00B27D86">
      <w:pPr>
        <w:pStyle w:val="BodyText"/>
        <w:numPr>
          <w:ilvl w:val="1"/>
          <w:numId w:val="3"/>
        </w:numPr>
        <w:ind w:left="1170" w:hanging="450"/>
      </w:pPr>
      <w:r w:rsidRPr="004B7560">
        <w:rPr>
          <w:b/>
          <w:bCs/>
        </w:rPr>
        <w:t xml:space="preserve">The ADP should fully integrate EM and observer deployment into one fishery monitoring program. </w:t>
      </w:r>
      <w:r w:rsidRPr="004B7560">
        <w:rPr>
          <w:bCs/>
        </w:rPr>
        <w:t xml:space="preserve">This recommendation echoes the SSC recommendation made at their June 2019 meeting, and is based on the recognition that EM and observers are two tools at the disposal of the NMFS to monitor fisheries and each has its advantages and disadvantages. Issues due to incomplete integration of fishery monitoring tools occurred in 2019 when only EM trips were monitored in the pot gear Pacific cod Central Gulf (Area </w:t>
      </w:r>
      <w:r w:rsidRPr="004B7560">
        <w:rPr>
          <w:bCs/>
        </w:rPr>
        <w:lastRenderedPageBreak/>
        <w:t xml:space="preserve">630) fishery, introducing a data gap for the GOA Pacific cod stock assessment. In 2020, observer coverage has been reduced further as a result of COVID-19 precautions. </w:t>
      </w:r>
      <w:r w:rsidRPr="004B7560">
        <w:rPr>
          <w:bCs/>
          <w:i/>
          <w:iCs/>
        </w:rPr>
        <w:t>NMFS plans to pause on incremental changes and instead draft a more comprehensive ADP sampling plan to address this issue in future years</w:t>
      </w:r>
      <w:r w:rsidR="000156D7">
        <w:t>.</w:t>
      </w:r>
    </w:p>
    <w:p w14:paraId="7302A3DA" w14:textId="7F87A196" w:rsidR="00DD1ACA" w:rsidRPr="004B7560" w:rsidRDefault="004B7560" w:rsidP="00B27D86">
      <w:pPr>
        <w:pStyle w:val="BodyText"/>
        <w:numPr>
          <w:ilvl w:val="0"/>
          <w:numId w:val="3"/>
        </w:numPr>
        <w:ind w:left="1170" w:hanging="450"/>
      </w:pPr>
      <w:r w:rsidRPr="004B7560">
        <w:rPr>
          <w:b/>
          <w:bCs/>
        </w:rPr>
        <w:t xml:space="preserve">We continue to recommend that NMFS link the ODDS and </w:t>
      </w:r>
      <w:proofErr w:type="spellStart"/>
      <w:r w:rsidRPr="004B7560">
        <w:rPr>
          <w:b/>
          <w:bCs/>
        </w:rPr>
        <w:t>eLandings</w:t>
      </w:r>
      <w:proofErr w:type="spellEnd"/>
      <w:r w:rsidRPr="004B7560">
        <w:rPr>
          <w:b/>
          <w:bCs/>
        </w:rPr>
        <w:t xml:space="preserve"> database such that fishing trips can be uniquely identified to support the analyses presented to the Council</w:t>
      </w:r>
      <w:r w:rsidR="000156D7">
        <w:rPr>
          <w:b/>
          <w:bCs/>
        </w:rPr>
        <w:t>.</w:t>
      </w:r>
      <w:r w:rsidR="000156D7">
        <w:t xml:space="preserve"> </w:t>
      </w:r>
      <w:r w:rsidRPr="004B7560">
        <w:t xml:space="preserve">The analyses contained in the Annual Report attempt to identify fishing trips, which is the unit of measurement for deployment. However, there are some instances when realized deployments do not match intended deployments. In some cases, it may be that there were no differences, but the accounting of trips between ODDS and </w:t>
      </w:r>
      <w:proofErr w:type="spellStart"/>
      <w:r w:rsidRPr="004B7560">
        <w:t>eLandings</w:t>
      </w:r>
      <w:proofErr w:type="spellEnd"/>
      <w:r w:rsidRPr="004B7560">
        <w:t xml:space="preserve"> data are incongruent. </w:t>
      </w:r>
      <w:r w:rsidRPr="004B7560">
        <w:rPr>
          <w:i/>
          <w:iCs/>
        </w:rPr>
        <w:t>No progress was made on this issue</w:t>
      </w:r>
      <w:r>
        <w:rPr>
          <w:iCs/>
        </w:rPr>
        <w:t>.</w:t>
      </w:r>
    </w:p>
    <w:p w14:paraId="4754D955" w14:textId="77777777" w:rsidR="00DD1ACA" w:rsidRDefault="000156D7">
      <w:pPr>
        <w:pStyle w:val="Heading2"/>
      </w:pPr>
      <w:bookmarkStart w:id="154" w:name="_Toc84583125"/>
      <w:bookmarkStart w:id="155" w:name="Xee51f9302795197004f39f8604dc01628deee7c"/>
      <w:bookmarkEnd w:id="153"/>
      <w:r>
        <w:t>Recommendations to Improve Data Quality and Guide the 2022 ADP</w:t>
      </w:r>
      <w:bookmarkEnd w:id="154"/>
    </w:p>
    <w:p w14:paraId="7F3245A4" w14:textId="77777777" w:rsidR="00B27D86" w:rsidRDefault="0020121E" w:rsidP="00B27D86">
      <w:pPr>
        <w:pStyle w:val="FirstParagraph"/>
        <w:numPr>
          <w:ilvl w:val="1"/>
          <w:numId w:val="3"/>
        </w:numPr>
        <w:ind w:left="1170" w:hanging="450"/>
      </w:pPr>
      <w:r w:rsidRPr="0020121E">
        <w:rPr>
          <w:b/>
          <w:bCs/>
        </w:rPr>
        <w:t xml:space="preserve">We recommend that all ODDS trips be closed using the existing pull down menu that lists </w:t>
      </w:r>
      <w:proofErr w:type="spellStart"/>
      <w:r w:rsidRPr="0020121E">
        <w:rPr>
          <w:b/>
          <w:bCs/>
        </w:rPr>
        <w:t>eLandings</w:t>
      </w:r>
      <w:proofErr w:type="spellEnd"/>
      <w:r w:rsidRPr="0020121E">
        <w:rPr>
          <w:b/>
          <w:bCs/>
        </w:rPr>
        <w:t xml:space="preserve"> report numbers associated with the vessel closing the trip</w:t>
      </w:r>
      <w:r w:rsidR="000156D7">
        <w:rPr>
          <w:b/>
          <w:bCs/>
        </w:rPr>
        <w:t>.</w:t>
      </w:r>
      <w:r w:rsidR="000156D7">
        <w:t xml:space="preserve"> </w:t>
      </w:r>
      <w:r w:rsidRPr="0020121E">
        <w:t xml:space="preserve">This recommendation will serve to strengthen the existing linkage between ODDS and </w:t>
      </w:r>
      <w:proofErr w:type="spellStart"/>
      <w:r w:rsidRPr="0020121E">
        <w:t>eLandings</w:t>
      </w:r>
      <w:proofErr w:type="spellEnd"/>
      <w:r w:rsidRPr="0020121E">
        <w:t xml:space="preserve"> and enable analyses of potential changes to fisheries monitoring deployment desired by the Council</w:t>
      </w:r>
      <w:r w:rsidR="000156D7">
        <w:t>.</w:t>
      </w:r>
    </w:p>
    <w:p w14:paraId="4B774FEE" w14:textId="06E44B88" w:rsidR="00DD1ACA" w:rsidRDefault="0020121E" w:rsidP="00B27D86">
      <w:pPr>
        <w:pStyle w:val="FirstParagraph"/>
        <w:numPr>
          <w:ilvl w:val="1"/>
          <w:numId w:val="3"/>
        </w:numPr>
        <w:ind w:left="1170" w:hanging="450"/>
      </w:pPr>
      <w:r w:rsidRPr="00B27D86">
        <w:rPr>
          <w:b/>
          <w:bCs/>
        </w:rPr>
        <w:t>The sampling design for the 2022 ADP should use trip as the primary sampling unit and should not be constrained by port of departure or landing unless such a constraint is necessary for health and safety reasons</w:t>
      </w:r>
      <w:r w:rsidR="000156D7" w:rsidRPr="00B27D86">
        <w:rPr>
          <w:b/>
          <w:bCs/>
        </w:rPr>
        <w:t>.</w:t>
      </w:r>
    </w:p>
    <w:p w14:paraId="3B4242D7" w14:textId="77777777" w:rsidR="00DD1ACA" w:rsidRDefault="00DD1ACA">
      <w:pPr>
        <w:pStyle w:val="Heading5"/>
      </w:pPr>
      <w:bookmarkStart w:id="156" w:name="section"/>
    </w:p>
    <w:p w14:paraId="780B02BA" w14:textId="77777777" w:rsidR="00DD1ACA" w:rsidRDefault="000156D7">
      <w:pPr>
        <w:pStyle w:val="Heading1"/>
      </w:pPr>
      <w:bookmarkStart w:id="157" w:name="_Toc84583126"/>
      <w:bookmarkStart w:id="158" w:name="citations"/>
      <w:bookmarkEnd w:id="151"/>
      <w:bookmarkEnd w:id="155"/>
      <w:bookmarkEnd w:id="156"/>
      <w:r>
        <w:t>Citations</w:t>
      </w:r>
      <w:bookmarkEnd w:id="157"/>
    </w:p>
    <w:p w14:paraId="660BB767" w14:textId="610B7E66" w:rsidR="00DD1ACA" w:rsidRDefault="000B02EC" w:rsidP="000B02EC">
      <w:pPr>
        <w:pStyle w:val="BodyText"/>
        <w:ind w:left="720" w:hanging="720"/>
      </w:pPr>
      <w:r w:rsidRPr="000B02EC">
        <w:t>AFSC. 2019. 2020 Observer Sampling Manual. Fisheries Monitoring and Analysis Division, North Pacific Groundfish Observer Program. AFSC, 7600 Sand Point Way N.E., Seattle, Washington, 98115. Available online at https://www.afsc.noaa.gov/FMA/Manual_pages/MANUAL_pdfs/manual2020.pdf</w:t>
      </w:r>
      <w:r w:rsidR="000156D7">
        <w:t>.</w:t>
      </w:r>
    </w:p>
    <w:p w14:paraId="6A87DE41" w14:textId="30031503" w:rsidR="00DD1ACA" w:rsidRDefault="000156D7" w:rsidP="000B02EC">
      <w:pPr>
        <w:pStyle w:val="BodyText"/>
        <w:ind w:left="720" w:hanging="720"/>
      </w:pPr>
      <w:r>
        <w:t xml:space="preserve">Faunce, C. H., and </w:t>
      </w:r>
      <w:proofErr w:type="spellStart"/>
      <w:r>
        <w:t>Barbeaux</w:t>
      </w:r>
      <w:proofErr w:type="spellEnd"/>
      <w:r>
        <w:t>, S. J. 2011. The frequency and quantity of Alaskan groundfish catcher-vessel landings made with and without an observer. ICES J. Mar. Sci. 68:1757-1763.</w:t>
      </w:r>
    </w:p>
    <w:p w14:paraId="0149CF96" w14:textId="6150052F" w:rsidR="00F3414D" w:rsidRDefault="00F3414D" w:rsidP="000B02EC">
      <w:pPr>
        <w:pStyle w:val="BodyText"/>
        <w:ind w:left="720" w:hanging="720"/>
      </w:pPr>
      <w:proofErr w:type="spellStart"/>
      <w:r w:rsidRPr="00F3414D">
        <w:t>Cahalan</w:t>
      </w:r>
      <w:proofErr w:type="spellEnd"/>
      <w:r w:rsidRPr="00F3414D">
        <w:t>, J. and Faunce, C., 2020. Development and implementation of a fully randomized sampling design for a fishery monitoring program. Fish. Bull., U.S. 118(1): 87-100</w:t>
      </w:r>
      <w:r>
        <w:t>.</w:t>
      </w:r>
    </w:p>
    <w:p w14:paraId="79665CC5" w14:textId="77777777" w:rsidR="00DD1ACA" w:rsidRDefault="000156D7" w:rsidP="000B02EC">
      <w:pPr>
        <w:pStyle w:val="BodyText"/>
        <w:ind w:left="720" w:hanging="720"/>
      </w:pPr>
      <w:proofErr w:type="spellStart"/>
      <w:r>
        <w:t>Cahalan</w:t>
      </w:r>
      <w:proofErr w:type="spellEnd"/>
      <w:r>
        <w:t>, J., J. Mondragon, and J. Gasper. 2014. Catch sampling and estimation in the Federal groundfish fisheries off Alaska: 2015 Edition. NOAA Tech. Memo. NMFS-AFSC-286, 46 p. </w:t>
      </w:r>
    </w:p>
    <w:p w14:paraId="4EFE5740" w14:textId="77777777" w:rsidR="00DD1ACA" w:rsidRDefault="000156D7" w:rsidP="000B02EC">
      <w:pPr>
        <w:pStyle w:val="BodyText"/>
        <w:ind w:left="720" w:hanging="720"/>
      </w:pPr>
      <w:r>
        <w:t xml:space="preserve">Faunce, C. H. 2015. Evolution of observer methods to obtain genetic material from Chinook salmon bycatch in the Alaska </w:t>
      </w:r>
      <w:proofErr w:type="spellStart"/>
      <w:r>
        <w:t>pollock</w:t>
      </w:r>
      <w:proofErr w:type="spellEnd"/>
      <w:r>
        <w:t xml:space="preserve"> fishery. U.S. Dep. </w:t>
      </w:r>
      <w:proofErr w:type="spellStart"/>
      <w:r>
        <w:t>Commer</w:t>
      </w:r>
      <w:proofErr w:type="spellEnd"/>
      <w:r>
        <w:t>., NOAA Tech. Memo. NMFS-AFSC-288, 28 p. </w:t>
      </w:r>
    </w:p>
    <w:p w14:paraId="0E6603A0" w14:textId="77777777" w:rsidR="00DD1ACA" w:rsidRDefault="000156D7" w:rsidP="000B02EC">
      <w:pPr>
        <w:pStyle w:val="BodyText"/>
        <w:ind w:left="720" w:hanging="720"/>
      </w:pPr>
      <w:r>
        <w:t xml:space="preserve">Ganz, P., C. Faunce, G. Mayhew, S. </w:t>
      </w:r>
      <w:proofErr w:type="spellStart"/>
      <w:r>
        <w:t>Barbeaux</w:t>
      </w:r>
      <w:proofErr w:type="spellEnd"/>
      <w:r>
        <w:t xml:space="preserve">, J. </w:t>
      </w:r>
      <w:proofErr w:type="spellStart"/>
      <w:r>
        <w:t>Cahalan</w:t>
      </w:r>
      <w:proofErr w:type="spellEnd"/>
      <w:r>
        <w:t xml:space="preserve">, J. Gasper, S. Lowe and R. Webster. 2020. Deployment performance review of the 2019 North Pacific Observer Program. U.S. Dep. </w:t>
      </w:r>
      <w:proofErr w:type="spellStart"/>
      <w:r>
        <w:t>Commer</w:t>
      </w:r>
      <w:proofErr w:type="spellEnd"/>
      <w:r>
        <w:t>., NOAA Tech. Memo. NMFS-AFSC-411, 87 p. </w:t>
      </w:r>
    </w:p>
    <w:p w14:paraId="7AA5CEA3" w14:textId="77777777" w:rsidR="00DD1ACA" w:rsidRDefault="000156D7" w:rsidP="000B02EC">
      <w:pPr>
        <w:pStyle w:val="BodyText"/>
        <w:ind w:left="720" w:hanging="720"/>
      </w:pPr>
      <w:r>
        <w:t xml:space="preserve">Ganz, P., and C. Faunce. 2019. An evaluation of methods used to predict commercial fishing effort in Alaska. U.S. Dep. </w:t>
      </w:r>
      <w:proofErr w:type="spellStart"/>
      <w:r>
        <w:t>Commer</w:t>
      </w:r>
      <w:proofErr w:type="spellEnd"/>
      <w:r>
        <w:t>., NOAA Tech. Memo. NMFS-AFSC-395, 19 p. </w:t>
      </w:r>
    </w:p>
    <w:p w14:paraId="45F5484A" w14:textId="77777777" w:rsidR="00DD1ACA" w:rsidRDefault="000156D7" w:rsidP="000B02EC">
      <w:pPr>
        <w:pStyle w:val="BodyText"/>
        <w:ind w:left="720" w:hanging="720"/>
      </w:pPr>
      <w:r>
        <w:t xml:space="preserve">Guthrie III, C. M., </w:t>
      </w:r>
      <w:proofErr w:type="spellStart"/>
      <w:r>
        <w:t>Hv</w:t>
      </w:r>
      <w:proofErr w:type="spellEnd"/>
      <w:r>
        <w:t xml:space="preserve">. T. Nguyen, M. Marsh, J. T. Watson, and J. R. </w:t>
      </w:r>
      <w:proofErr w:type="spellStart"/>
      <w:r>
        <w:t>Guyon</w:t>
      </w:r>
      <w:proofErr w:type="spellEnd"/>
      <w:r>
        <w:t xml:space="preserve">. 2019. Genetic stock composition analysis of the Chinook salmon bycatch samples from the 2017 Bering Sea trawl fisheries. U.S. Dep. </w:t>
      </w:r>
      <w:proofErr w:type="spellStart"/>
      <w:r>
        <w:t>Commer</w:t>
      </w:r>
      <w:proofErr w:type="spellEnd"/>
      <w:r>
        <w:t>., NOAA Tech. Memo. NMFS-AFSC-391, 36 p. </w:t>
      </w:r>
    </w:p>
    <w:p w14:paraId="6DE30922" w14:textId="77777777" w:rsidR="00DD1ACA" w:rsidRDefault="000156D7">
      <w:pPr>
        <w:pStyle w:val="BodyText"/>
      </w:pPr>
      <w:r>
        <w:t>Hill, M.O. 1973. Diversity and evenness: A unifying notation and its consequences. Ecology 61: 225-236.</w:t>
      </w:r>
    </w:p>
    <w:p w14:paraId="39E25DC8" w14:textId="77777777" w:rsidR="00DD1ACA" w:rsidRDefault="000156D7" w:rsidP="000B02EC">
      <w:pPr>
        <w:pStyle w:val="BodyText"/>
        <w:ind w:left="720" w:hanging="720"/>
      </w:pPr>
      <w:r>
        <w:lastRenderedPageBreak/>
        <w:t>Nelson Jr., R., R. French, R. and J. Wall. 1981. Sampling by U.S. observers on foreign fishing vessels in the eastern Bering Sea and Aleutian Island region, 1977-78. Mar. Fish. Rev. 43:1-19.</w:t>
      </w:r>
    </w:p>
    <w:p w14:paraId="3C348205" w14:textId="77777777" w:rsidR="00DD1ACA" w:rsidRDefault="000156D7" w:rsidP="000B02EC">
      <w:pPr>
        <w:pStyle w:val="BodyText"/>
        <w:ind w:left="720" w:hanging="720"/>
      </w:pPr>
      <w:r>
        <w:t>NMFS (National Marine Fisheries Service). 2019. 2020 Annual Deployment Plan for Observers and Electronic Monitoring in the Groundfish and Halibut Fisheries off Alaska. National Oceanic and Atmospheric Administration, 709 West 9th Street. Juneau, Alaska 99802.</w:t>
      </w:r>
    </w:p>
    <w:p w14:paraId="7B2BC3C3" w14:textId="77777777" w:rsidR="00DD1ACA" w:rsidRDefault="000156D7" w:rsidP="000B02EC">
      <w:pPr>
        <w:pStyle w:val="BodyText"/>
        <w:ind w:left="720" w:hanging="720"/>
      </w:pPr>
      <w:r>
        <w:t xml:space="preserve">NMFS. 2017. Final Environmental Assessment/ Regulatory Impact Review for Amendment 114 to the Fishery Management Plan for Groundfish of the Bering Sea and Aleutian Islands Management Area and Amendment 104 to the Fishery Management Plan for Groundfish of the Gulf of Alaska, and Regulatory Amendments: Analysis to Integrate Electronic Monitoring into the North Pacific Observer Program. National Oceanic and Atmospheric Administration, 709 West 9th Street. Juneau, Alaska 99802. Available online at </w:t>
      </w:r>
      <w:hyperlink r:id="rId18">
        <w:r>
          <w:rPr>
            <w:rStyle w:val="Hyperlink"/>
          </w:rPr>
          <w:t>https://www.fisheries.noaa.gov/resource/document/ea-rir-amendment-114-fmp-groundfish-bsai-and-amendment-104-fmp-groundfish-goa-and</w:t>
        </w:r>
      </w:hyperlink>
    </w:p>
    <w:p w14:paraId="5901F824" w14:textId="77777777" w:rsidR="00DD1ACA" w:rsidRDefault="000156D7" w:rsidP="000B02EC">
      <w:pPr>
        <w:pStyle w:val="BodyText"/>
        <w:ind w:left="720" w:hanging="720"/>
      </w:pPr>
      <w:r>
        <w:t xml:space="preserve">NMFS. 2015. Draft supplement to the Environmental Assessment for restructuring the program for observer procurement and deployment in the North Pacific. NMFS, Alaska Regional Office, Juneau. May 2015. Available online at </w:t>
      </w:r>
      <w:hyperlink r:id="rId19">
        <w:r>
          <w:rPr>
            <w:rStyle w:val="Hyperlink"/>
          </w:rPr>
          <w:t>https://alaskafisheries.noaa.gov/sites/default/files/analyses/finalea_restructuring0915.pdf</w:t>
        </w:r>
      </w:hyperlink>
      <w:r>
        <w:t>.</w:t>
      </w:r>
    </w:p>
    <w:p w14:paraId="3B9950EC" w14:textId="1175D0E9" w:rsidR="00DD1ACA" w:rsidRDefault="000156D7" w:rsidP="000B02EC">
      <w:pPr>
        <w:pStyle w:val="BodyText"/>
        <w:ind w:left="720" w:hanging="720"/>
        <w:rPr>
          <w:rStyle w:val="Hyperlink"/>
        </w:rPr>
      </w:pPr>
      <w:r>
        <w:t xml:space="preserve">NMFS. 2013. 2014 Annual deployment plan for observers in the groundfish and halibut fisheries off Alaska. National Oceanic and Atmospheric Administration, 709 West 9th Street. Juneau, Alaska 99802. Available online at </w:t>
      </w:r>
      <w:hyperlink r:id="rId20">
        <w:r>
          <w:rPr>
            <w:rStyle w:val="Hyperlink"/>
          </w:rPr>
          <w:t>https://alaskafisheries.noaa.gov/sites/default/files/adp2014.pdf</w:t>
        </w:r>
      </w:hyperlink>
    </w:p>
    <w:p w14:paraId="420B5CE9" w14:textId="77777777" w:rsidR="005F140B" w:rsidRDefault="00F3414D" w:rsidP="000B02EC">
      <w:pPr>
        <w:pStyle w:val="BodyText"/>
        <w:ind w:left="720" w:hanging="720"/>
        <w:sectPr w:rsidR="005F140B" w:rsidSect="004C20BF">
          <w:footerReference w:type="default" r:id="rId21"/>
          <w:pgSz w:w="12240" w:h="15840"/>
          <w:pgMar w:top="1440" w:right="1440" w:bottom="1440" w:left="1440" w:header="720" w:footer="720" w:gutter="0"/>
          <w:cols w:space="720"/>
          <w:docGrid w:linePitch="299"/>
        </w:sectPr>
      </w:pPr>
      <w:r w:rsidRPr="00F3414D">
        <w:t>Wall J., French, R., and R. Nelson Jr. 1981. Foreign fisheries in the Gulf of Alaska, 1977-78. Mar. Fish. Rev. 43:20-35</w:t>
      </w:r>
      <w:r>
        <w:t>.</w:t>
      </w:r>
    </w:p>
    <w:p w14:paraId="50B93322" w14:textId="005E588C" w:rsidR="00DD1ACA" w:rsidRDefault="000156D7" w:rsidP="005F140B">
      <w:pPr>
        <w:pStyle w:val="Heading1"/>
      </w:pPr>
      <w:bookmarkStart w:id="159" w:name="_Toc84583127"/>
      <w:bookmarkStart w:id="160" w:name="tables"/>
      <w:bookmarkEnd w:id="158"/>
      <w:r>
        <w:lastRenderedPageBreak/>
        <w:t>Tables</w:t>
      </w:r>
      <w:bookmarkEnd w:id="159"/>
    </w:p>
    <w:p w14:paraId="6BEB75F7" w14:textId="1F2E3DCD" w:rsidR="00DD1ACA" w:rsidRDefault="000156D7" w:rsidP="00616B51">
      <w:pPr>
        <w:pStyle w:val="FirstParagraph"/>
        <w:spacing w:line="240" w:lineRule="auto"/>
        <w:ind w:left="990" w:hanging="990"/>
      </w:pPr>
      <w:r>
        <w:t xml:space="preserve">Table 1. -- </w:t>
      </w:r>
      <w:r w:rsidR="00616B51" w:rsidRPr="00616B51">
        <w:t>Comparison between predicted and actual trip days for partial coverage strata in 2020. Predicted values come from the 2020 Annual Deployment Plan</w:t>
      </w:r>
      <w:r>
        <w:t>.</w:t>
      </w:r>
    </w:p>
    <w:tbl>
      <w:tblPr>
        <w:tblW w:w="12046" w:type="dxa"/>
        <w:tblLayout w:type="fixed"/>
        <w:tblLook w:val="0400" w:firstRow="0" w:lastRow="0" w:firstColumn="0" w:lastColumn="0" w:noHBand="0" w:noVBand="1"/>
      </w:tblPr>
      <w:tblGrid>
        <w:gridCol w:w="3513"/>
        <w:gridCol w:w="2598"/>
        <w:gridCol w:w="1897"/>
        <w:gridCol w:w="1897"/>
        <w:gridCol w:w="2141"/>
      </w:tblGrid>
      <w:tr w:rsidR="001C55D7" w:rsidRPr="001F4DAA" w14:paraId="1226FA4A" w14:textId="77777777" w:rsidTr="00222EFA">
        <w:tc>
          <w:tcPr>
            <w:tcW w:w="3513" w:type="dxa"/>
            <w:shd w:val="clear" w:color="auto" w:fill="FFFFFF"/>
            <w:tcMar>
              <w:top w:w="0" w:type="dxa"/>
              <w:left w:w="0" w:type="dxa"/>
              <w:bottom w:w="0" w:type="dxa"/>
              <w:right w:w="0" w:type="dxa"/>
            </w:tcMar>
            <w:vAlign w:val="center"/>
          </w:tcPr>
          <w:p w14:paraId="135E216F" w14:textId="77777777" w:rsidR="001C55D7" w:rsidRPr="009E7C20" w:rsidRDefault="001C55D7" w:rsidP="001C55D7">
            <w:pPr>
              <w:spacing w:line="240" w:lineRule="auto"/>
              <w:rPr>
                <w:rFonts w:eastAsia="Times New Roman" w:cs="Times New Roman"/>
                <w:b/>
                <w:sz w:val="24"/>
              </w:rPr>
            </w:pPr>
          </w:p>
        </w:tc>
        <w:tc>
          <w:tcPr>
            <w:tcW w:w="4495" w:type="dxa"/>
            <w:gridSpan w:val="2"/>
            <w:tcBorders>
              <w:bottom w:val="single" w:sz="4" w:space="0" w:color="000000"/>
            </w:tcBorders>
            <w:shd w:val="clear" w:color="auto" w:fill="FFFFFF"/>
            <w:tcMar>
              <w:top w:w="0" w:type="dxa"/>
              <w:left w:w="45" w:type="dxa"/>
              <w:bottom w:w="0" w:type="dxa"/>
              <w:right w:w="45" w:type="dxa"/>
            </w:tcMar>
            <w:vAlign w:val="center"/>
          </w:tcPr>
          <w:p w14:paraId="1D35532D" w14:textId="77777777" w:rsidR="001C55D7" w:rsidRPr="009E7C20" w:rsidRDefault="001C55D7" w:rsidP="001C55D7">
            <w:pPr>
              <w:spacing w:line="240" w:lineRule="auto"/>
              <w:jc w:val="center"/>
              <w:rPr>
                <w:rFonts w:eastAsia="Times New Roman" w:cs="Times New Roman"/>
                <w:b/>
                <w:sz w:val="24"/>
              </w:rPr>
            </w:pPr>
            <w:r w:rsidRPr="009E7C20">
              <w:rPr>
                <w:rFonts w:eastAsia="Times New Roman" w:cs="Times New Roman"/>
                <w:b/>
                <w:sz w:val="24"/>
              </w:rPr>
              <w:t>Trip Days</w:t>
            </w:r>
          </w:p>
        </w:tc>
        <w:tc>
          <w:tcPr>
            <w:tcW w:w="4038" w:type="dxa"/>
            <w:gridSpan w:val="2"/>
            <w:tcBorders>
              <w:bottom w:val="single" w:sz="4" w:space="0" w:color="000000"/>
            </w:tcBorders>
            <w:shd w:val="clear" w:color="auto" w:fill="FFFFFF"/>
            <w:tcMar>
              <w:top w:w="0" w:type="dxa"/>
              <w:left w:w="45" w:type="dxa"/>
              <w:bottom w:w="0" w:type="dxa"/>
              <w:right w:w="45" w:type="dxa"/>
            </w:tcMar>
            <w:vAlign w:val="center"/>
          </w:tcPr>
          <w:p w14:paraId="21C4B380" w14:textId="77777777" w:rsidR="001C55D7" w:rsidRPr="009E7C20" w:rsidRDefault="001C55D7" w:rsidP="001C55D7">
            <w:pPr>
              <w:spacing w:line="240" w:lineRule="auto"/>
              <w:jc w:val="center"/>
              <w:rPr>
                <w:rFonts w:eastAsia="Times New Roman" w:cs="Times New Roman"/>
                <w:b/>
                <w:sz w:val="24"/>
              </w:rPr>
            </w:pPr>
            <w:r w:rsidRPr="009E7C20">
              <w:rPr>
                <w:rFonts w:eastAsia="Times New Roman" w:cs="Times New Roman"/>
                <w:b/>
                <w:sz w:val="24"/>
              </w:rPr>
              <w:t>Difference</w:t>
            </w:r>
          </w:p>
        </w:tc>
      </w:tr>
      <w:tr w:rsidR="001C55D7" w:rsidRPr="001F4DAA" w14:paraId="60864C56" w14:textId="77777777" w:rsidTr="00222EFA">
        <w:tc>
          <w:tcPr>
            <w:tcW w:w="3513" w:type="dxa"/>
            <w:tcBorders>
              <w:bottom w:val="single" w:sz="4" w:space="0" w:color="000000"/>
            </w:tcBorders>
            <w:shd w:val="clear" w:color="auto" w:fill="FFFFFF"/>
            <w:tcMar>
              <w:top w:w="150" w:type="dxa"/>
              <w:left w:w="75" w:type="dxa"/>
              <w:bottom w:w="150" w:type="dxa"/>
              <w:right w:w="75" w:type="dxa"/>
            </w:tcMar>
            <w:vAlign w:val="bottom"/>
          </w:tcPr>
          <w:p w14:paraId="7C5C929D" w14:textId="77777777" w:rsidR="001C55D7" w:rsidRPr="009E7C20" w:rsidRDefault="001C55D7" w:rsidP="001C55D7">
            <w:pPr>
              <w:spacing w:line="240" w:lineRule="auto"/>
              <w:rPr>
                <w:rFonts w:eastAsia="Times New Roman" w:cs="Times New Roman"/>
                <w:b/>
                <w:sz w:val="24"/>
              </w:rPr>
            </w:pPr>
            <w:r w:rsidRPr="009E7C20">
              <w:rPr>
                <w:rFonts w:eastAsia="Times New Roman" w:cs="Times New Roman"/>
                <w:b/>
                <w:sz w:val="24"/>
              </w:rPr>
              <w:t>Strata</w:t>
            </w:r>
          </w:p>
        </w:tc>
        <w:tc>
          <w:tcPr>
            <w:tcW w:w="2598" w:type="dxa"/>
            <w:tcBorders>
              <w:top w:val="single" w:sz="4" w:space="0" w:color="000000"/>
              <w:bottom w:val="single" w:sz="4" w:space="0" w:color="000000"/>
            </w:tcBorders>
            <w:shd w:val="clear" w:color="auto" w:fill="FFFFFF"/>
            <w:tcMar>
              <w:top w:w="150" w:type="dxa"/>
              <w:left w:w="75" w:type="dxa"/>
              <w:bottom w:w="150" w:type="dxa"/>
              <w:right w:w="75" w:type="dxa"/>
            </w:tcMar>
            <w:vAlign w:val="bottom"/>
          </w:tcPr>
          <w:p w14:paraId="067197E9" w14:textId="77777777" w:rsidR="001C55D7" w:rsidRPr="009E7C20" w:rsidRDefault="001C55D7" w:rsidP="001C55D7">
            <w:pPr>
              <w:spacing w:line="240" w:lineRule="auto"/>
              <w:rPr>
                <w:rFonts w:eastAsia="Times New Roman" w:cs="Times New Roman"/>
                <w:b/>
                <w:sz w:val="24"/>
              </w:rPr>
            </w:pPr>
            <w:r w:rsidRPr="009E7C20">
              <w:rPr>
                <w:rFonts w:eastAsia="Times New Roman" w:cs="Times New Roman"/>
                <w:b/>
                <w:sz w:val="24"/>
              </w:rPr>
              <w:t>Predicted</w:t>
            </w:r>
          </w:p>
        </w:tc>
        <w:tc>
          <w:tcPr>
            <w:tcW w:w="1897" w:type="dxa"/>
            <w:tcBorders>
              <w:top w:val="single" w:sz="4" w:space="0" w:color="000000"/>
              <w:bottom w:val="single" w:sz="4" w:space="0" w:color="000000"/>
            </w:tcBorders>
            <w:shd w:val="clear" w:color="auto" w:fill="FFFFFF"/>
            <w:tcMar>
              <w:top w:w="150" w:type="dxa"/>
              <w:left w:w="75" w:type="dxa"/>
              <w:bottom w:w="150" w:type="dxa"/>
              <w:right w:w="75" w:type="dxa"/>
            </w:tcMar>
            <w:vAlign w:val="bottom"/>
          </w:tcPr>
          <w:p w14:paraId="4EDD7752" w14:textId="77777777" w:rsidR="001C55D7" w:rsidRPr="009E7C20" w:rsidRDefault="001C55D7" w:rsidP="001C55D7">
            <w:pPr>
              <w:spacing w:line="240" w:lineRule="auto"/>
              <w:rPr>
                <w:rFonts w:eastAsia="Times New Roman" w:cs="Times New Roman"/>
                <w:b/>
                <w:sz w:val="24"/>
              </w:rPr>
            </w:pPr>
            <w:r w:rsidRPr="009E7C20">
              <w:rPr>
                <w:rFonts w:eastAsia="Times New Roman" w:cs="Times New Roman"/>
                <w:b/>
                <w:sz w:val="24"/>
              </w:rPr>
              <w:t>Actual</w:t>
            </w:r>
          </w:p>
        </w:tc>
        <w:tc>
          <w:tcPr>
            <w:tcW w:w="1897" w:type="dxa"/>
            <w:tcBorders>
              <w:top w:val="single" w:sz="4" w:space="0" w:color="000000"/>
              <w:bottom w:val="single" w:sz="4" w:space="0" w:color="000000"/>
            </w:tcBorders>
            <w:shd w:val="clear" w:color="auto" w:fill="FFFFFF"/>
            <w:tcMar>
              <w:top w:w="150" w:type="dxa"/>
              <w:left w:w="75" w:type="dxa"/>
              <w:bottom w:w="150" w:type="dxa"/>
              <w:right w:w="75" w:type="dxa"/>
            </w:tcMar>
            <w:vAlign w:val="bottom"/>
          </w:tcPr>
          <w:p w14:paraId="21376F0A" w14:textId="77777777" w:rsidR="001C55D7" w:rsidRPr="009E7C20" w:rsidRDefault="001C55D7" w:rsidP="001C55D7">
            <w:pPr>
              <w:spacing w:line="240" w:lineRule="auto"/>
              <w:rPr>
                <w:rFonts w:eastAsia="Times New Roman" w:cs="Times New Roman"/>
                <w:b/>
                <w:sz w:val="24"/>
              </w:rPr>
            </w:pPr>
            <w:r w:rsidRPr="009E7C20">
              <w:rPr>
                <w:rFonts w:eastAsia="Times New Roman" w:cs="Times New Roman"/>
                <w:b/>
                <w:sz w:val="24"/>
              </w:rPr>
              <w:t>Actual</w:t>
            </w:r>
          </w:p>
        </w:tc>
        <w:tc>
          <w:tcPr>
            <w:tcW w:w="2141" w:type="dxa"/>
            <w:tcBorders>
              <w:top w:val="single" w:sz="4" w:space="0" w:color="000000"/>
              <w:bottom w:val="single" w:sz="4" w:space="0" w:color="000000"/>
            </w:tcBorders>
            <w:shd w:val="clear" w:color="auto" w:fill="FFFFFF"/>
            <w:tcMar>
              <w:top w:w="150" w:type="dxa"/>
              <w:left w:w="75" w:type="dxa"/>
              <w:bottom w:w="150" w:type="dxa"/>
              <w:right w:w="75" w:type="dxa"/>
            </w:tcMar>
            <w:vAlign w:val="bottom"/>
          </w:tcPr>
          <w:p w14:paraId="66AB9BD6" w14:textId="77777777" w:rsidR="001C55D7" w:rsidRPr="009E7C20" w:rsidRDefault="001C55D7" w:rsidP="001C55D7">
            <w:pPr>
              <w:spacing w:line="240" w:lineRule="auto"/>
              <w:rPr>
                <w:rFonts w:eastAsia="Times New Roman" w:cs="Times New Roman"/>
                <w:b/>
                <w:sz w:val="24"/>
              </w:rPr>
            </w:pPr>
            <w:r w:rsidRPr="009E7C20">
              <w:rPr>
                <w:rFonts w:eastAsia="Times New Roman" w:cs="Times New Roman"/>
                <w:b/>
                <w:sz w:val="24"/>
              </w:rPr>
              <w:t>Percent</w:t>
            </w:r>
          </w:p>
        </w:tc>
      </w:tr>
      <w:tr w:rsidR="001C55D7" w:rsidRPr="001F4DAA" w14:paraId="346D1F4B" w14:textId="77777777" w:rsidTr="00222EFA">
        <w:tc>
          <w:tcPr>
            <w:tcW w:w="3513" w:type="dxa"/>
            <w:tcBorders>
              <w:top w:val="single" w:sz="4" w:space="0" w:color="000000"/>
            </w:tcBorders>
            <w:shd w:val="clear" w:color="auto" w:fill="FFFFFF"/>
            <w:tcMar>
              <w:top w:w="105" w:type="dxa"/>
              <w:left w:w="75" w:type="dxa"/>
              <w:bottom w:w="105" w:type="dxa"/>
              <w:right w:w="75" w:type="dxa"/>
            </w:tcMar>
            <w:vAlign w:val="center"/>
          </w:tcPr>
          <w:p w14:paraId="1B2B7927"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HAL</w:t>
            </w:r>
          </w:p>
        </w:tc>
        <w:tc>
          <w:tcPr>
            <w:tcW w:w="2598" w:type="dxa"/>
            <w:tcBorders>
              <w:top w:val="single" w:sz="4" w:space="0" w:color="000000"/>
            </w:tcBorders>
            <w:shd w:val="clear" w:color="auto" w:fill="FFFFFF"/>
            <w:tcMar>
              <w:top w:w="105" w:type="dxa"/>
              <w:left w:w="75" w:type="dxa"/>
              <w:bottom w:w="105" w:type="dxa"/>
              <w:right w:w="75" w:type="dxa"/>
            </w:tcMar>
            <w:vAlign w:val="center"/>
          </w:tcPr>
          <w:p w14:paraId="6DD394F2"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9,728</w:t>
            </w:r>
          </w:p>
        </w:tc>
        <w:tc>
          <w:tcPr>
            <w:tcW w:w="1897" w:type="dxa"/>
            <w:tcBorders>
              <w:top w:val="single" w:sz="4" w:space="0" w:color="000000"/>
            </w:tcBorders>
            <w:shd w:val="clear" w:color="auto" w:fill="FFFFFF"/>
            <w:tcMar>
              <w:top w:w="105" w:type="dxa"/>
              <w:left w:w="75" w:type="dxa"/>
              <w:bottom w:w="105" w:type="dxa"/>
              <w:right w:w="75" w:type="dxa"/>
            </w:tcMar>
            <w:vAlign w:val="center"/>
          </w:tcPr>
          <w:p w14:paraId="69060890"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8,019</w:t>
            </w:r>
          </w:p>
        </w:tc>
        <w:tc>
          <w:tcPr>
            <w:tcW w:w="1897" w:type="dxa"/>
            <w:tcBorders>
              <w:top w:val="single" w:sz="4" w:space="0" w:color="000000"/>
            </w:tcBorders>
            <w:shd w:val="clear" w:color="auto" w:fill="FFFFFF"/>
            <w:tcMar>
              <w:top w:w="105" w:type="dxa"/>
              <w:left w:w="75" w:type="dxa"/>
              <w:bottom w:w="105" w:type="dxa"/>
              <w:right w:w="75" w:type="dxa"/>
            </w:tcMar>
            <w:vAlign w:val="center"/>
          </w:tcPr>
          <w:p w14:paraId="278377DF"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-1,709</w:t>
            </w:r>
          </w:p>
        </w:tc>
        <w:tc>
          <w:tcPr>
            <w:tcW w:w="2141" w:type="dxa"/>
            <w:tcBorders>
              <w:top w:val="single" w:sz="4" w:space="0" w:color="000000"/>
            </w:tcBorders>
            <w:shd w:val="clear" w:color="auto" w:fill="FFFFFF"/>
            <w:tcMar>
              <w:top w:w="105" w:type="dxa"/>
              <w:left w:w="75" w:type="dxa"/>
              <w:bottom w:w="105" w:type="dxa"/>
              <w:right w:w="75" w:type="dxa"/>
            </w:tcMar>
            <w:vAlign w:val="center"/>
          </w:tcPr>
          <w:p w14:paraId="799A6DA4"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-17.6</w:t>
            </w:r>
          </w:p>
        </w:tc>
      </w:tr>
      <w:tr w:rsidR="001C55D7" w:rsidRPr="001F4DAA" w14:paraId="60960EF4" w14:textId="77777777" w:rsidTr="00222EFA">
        <w:tc>
          <w:tcPr>
            <w:tcW w:w="3513" w:type="dxa"/>
            <w:shd w:val="clear" w:color="auto" w:fill="FFFFFF"/>
            <w:tcMar>
              <w:top w:w="105" w:type="dxa"/>
              <w:left w:w="75" w:type="dxa"/>
              <w:bottom w:w="105" w:type="dxa"/>
              <w:right w:w="75" w:type="dxa"/>
            </w:tcMar>
            <w:vAlign w:val="center"/>
          </w:tcPr>
          <w:p w14:paraId="59565DAE"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POT</w:t>
            </w:r>
          </w:p>
        </w:tc>
        <w:tc>
          <w:tcPr>
            <w:tcW w:w="2598" w:type="dxa"/>
            <w:shd w:val="clear" w:color="auto" w:fill="FFFFFF"/>
            <w:tcMar>
              <w:top w:w="105" w:type="dxa"/>
              <w:left w:w="75" w:type="dxa"/>
              <w:bottom w:w="105" w:type="dxa"/>
              <w:right w:w="75" w:type="dxa"/>
            </w:tcMar>
            <w:vAlign w:val="center"/>
          </w:tcPr>
          <w:p w14:paraId="6154C974"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2,283</w:t>
            </w:r>
          </w:p>
        </w:tc>
        <w:tc>
          <w:tcPr>
            <w:tcW w:w="1897" w:type="dxa"/>
            <w:shd w:val="clear" w:color="auto" w:fill="FFFFFF"/>
            <w:tcMar>
              <w:top w:w="105" w:type="dxa"/>
              <w:left w:w="75" w:type="dxa"/>
              <w:bottom w:w="105" w:type="dxa"/>
              <w:right w:w="75" w:type="dxa"/>
            </w:tcMar>
            <w:vAlign w:val="center"/>
          </w:tcPr>
          <w:p w14:paraId="0CC160E7"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3,768</w:t>
            </w:r>
          </w:p>
        </w:tc>
        <w:tc>
          <w:tcPr>
            <w:tcW w:w="1897" w:type="dxa"/>
            <w:shd w:val="clear" w:color="auto" w:fill="FFFFFF"/>
            <w:tcMar>
              <w:top w:w="105" w:type="dxa"/>
              <w:left w:w="75" w:type="dxa"/>
              <w:bottom w:w="105" w:type="dxa"/>
              <w:right w:w="75" w:type="dxa"/>
            </w:tcMar>
            <w:vAlign w:val="center"/>
          </w:tcPr>
          <w:p w14:paraId="71AF37C3"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1,485</w:t>
            </w:r>
          </w:p>
        </w:tc>
        <w:tc>
          <w:tcPr>
            <w:tcW w:w="2141" w:type="dxa"/>
            <w:shd w:val="clear" w:color="auto" w:fill="FFFFFF"/>
            <w:tcMar>
              <w:top w:w="105" w:type="dxa"/>
              <w:left w:w="75" w:type="dxa"/>
              <w:bottom w:w="105" w:type="dxa"/>
              <w:right w:w="75" w:type="dxa"/>
            </w:tcMar>
            <w:vAlign w:val="center"/>
          </w:tcPr>
          <w:p w14:paraId="69FB165E"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65.0</w:t>
            </w:r>
          </w:p>
        </w:tc>
      </w:tr>
      <w:tr w:rsidR="001C55D7" w:rsidRPr="001F4DAA" w14:paraId="3B3C6A1E" w14:textId="77777777" w:rsidTr="00222EFA">
        <w:tc>
          <w:tcPr>
            <w:tcW w:w="3513" w:type="dxa"/>
            <w:shd w:val="clear" w:color="auto" w:fill="FFFFFF"/>
            <w:tcMar>
              <w:top w:w="105" w:type="dxa"/>
              <w:left w:w="75" w:type="dxa"/>
              <w:bottom w:w="105" w:type="dxa"/>
              <w:right w:w="75" w:type="dxa"/>
            </w:tcMar>
            <w:vAlign w:val="center"/>
          </w:tcPr>
          <w:p w14:paraId="77C89BAD"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TRW</w:t>
            </w:r>
          </w:p>
        </w:tc>
        <w:tc>
          <w:tcPr>
            <w:tcW w:w="2598" w:type="dxa"/>
            <w:shd w:val="clear" w:color="auto" w:fill="FFFFFF"/>
            <w:tcMar>
              <w:top w:w="105" w:type="dxa"/>
              <w:left w:w="75" w:type="dxa"/>
              <w:bottom w:w="105" w:type="dxa"/>
              <w:right w:w="75" w:type="dxa"/>
            </w:tcMar>
            <w:vAlign w:val="center"/>
          </w:tcPr>
          <w:p w14:paraId="66093168"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3,406</w:t>
            </w:r>
          </w:p>
        </w:tc>
        <w:tc>
          <w:tcPr>
            <w:tcW w:w="1897" w:type="dxa"/>
            <w:shd w:val="clear" w:color="auto" w:fill="FFFFFF"/>
            <w:tcMar>
              <w:top w:w="105" w:type="dxa"/>
              <w:left w:w="75" w:type="dxa"/>
              <w:bottom w:w="105" w:type="dxa"/>
              <w:right w:w="75" w:type="dxa"/>
            </w:tcMar>
            <w:vAlign w:val="center"/>
          </w:tcPr>
          <w:p w14:paraId="09B962D6"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2,607</w:t>
            </w:r>
          </w:p>
        </w:tc>
        <w:tc>
          <w:tcPr>
            <w:tcW w:w="1897" w:type="dxa"/>
            <w:shd w:val="clear" w:color="auto" w:fill="FFFFFF"/>
            <w:tcMar>
              <w:top w:w="105" w:type="dxa"/>
              <w:left w:w="75" w:type="dxa"/>
              <w:bottom w:w="105" w:type="dxa"/>
              <w:right w:w="75" w:type="dxa"/>
            </w:tcMar>
            <w:vAlign w:val="center"/>
          </w:tcPr>
          <w:p w14:paraId="28116F7B"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-799</w:t>
            </w:r>
          </w:p>
        </w:tc>
        <w:tc>
          <w:tcPr>
            <w:tcW w:w="2141" w:type="dxa"/>
            <w:shd w:val="clear" w:color="auto" w:fill="FFFFFF"/>
            <w:tcMar>
              <w:top w:w="105" w:type="dxa"/>
              <w:left w:w="75" w:type="dxa"/>
              <w:bottom w:w="105" w:type="dxa"/>
              <w:right w:w="75" w:type="dxa"/>
            </w:tcMar>
            <w:vAlign w:val="center"/>
          </w:tcPr>
          <w:p w14:paraId="3FEE7CF4"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-23.5</w:t>
            </w:r>
          </w:p>
        </w:tc>
      </w:tr>
      <w:tr w:rsidR="001C55D7" w:rsidRPr="001F4DAA" w14:paraId="5285B0C5" w14:textId="77777777" w:rsidTr="00222EFA">
        <w:tc>
          <w:tcPr>
            <w:tcW w:w="3513" w:type="dxa"/>
            <w:shd w:val="clear" w:color="auto" w:fill="FFFFFF"/>
            <w:tcMar>
              <w:top w:w="105" w:type="dxa"/>
              <w:left w:w="75" w:type="dxa"/>
              <w:bottom w:w="105" w:type="dxa"/>
              <w:right w:w="75" w:type="dxa"/>
            </w:tcMar>
            <w:vAlign w:val="center"/>
          </w:tcPr>
          <w:p w14:paraId="17BFD3B2"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EM HAL</w:t>
            </w:r>
          </w:p>
        </w:tc>
        <w:tc>
          <w:tcPr>
            <w:tcW w:w="2598" w:type="dxa"/>
            <w:shd w:val="clear" w:color="auto" w:fill="FFFFFF"/>
            <w:tcMar>
              <w:top w:w="105" w:type="dxa"/>
              <w:left w:w="75" w:type="dxa"/>
              <w:bottom w:w="105" w:type="dxa"/>
              <w:right w:w="75" w:type="dxa"/>
            </w:tcMar>
            <w:vAlign w:val="center"/>
          </w:tcPr>
          <w:p w14:paraId="3529227D"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4,010</w:t>
            </w:r>
          </w:p>
        </w:tc>
        <w:tc>
          <w:tcPr>
            <w:tcW w:w="1897" w:type="dxa"/>
            <w:shd w:val="clear" w:color="auto" w:fill="FFFFFF"/>
            <w:tcMar>
              <w:top w:w="105" w:type="dxa"/>
              <w:left w:w="75" w:type="dxa"/>
              <w:bottom w:w="105" w:type="dxa"/>
              <w:right w:w="75" w:type="dxa"/>
            </w:tcMar>
            <w:vAlign w:val="center"/>
          </w:tcPr>
          <w:p w14:paraId="061CF28D"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3,262</w:t>
            </w:r>
          </w:p>
        </w:tc>
        <w:tc>
          <w:tcPr>
            <w:tcW w:w="1897" w:type="dxa"/>
            <w:shd w:val="clear" w:color="auto" w:fill="FFFFFF"/>
            <w:tcMar>
              <w:top w:w="105" w:type="dxa"/>
              <w:left w:w="75" w:type="dxa"/>
              <w:bottom w:w="105" w:type="dxa"/>
              <w:right w:w="75" w:type="dxa"/>
            </w:tcMar>
            <w:vAlign w:val="center"/>
          </w:tcPr>
          <w:p w14:paraId="1F91B63C"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-748</w:t>
            </w:r>
          </w:p>
        </w:tc>
        <w:tc>
          <w:tcPr>
            <w:tcW w:w="2141" w:type="dxa"/>
            <w:shd w:val="clear" w:color="auto" w:fill="FFFFFF"/>
            <w:tcMar>
              <w:top w:w="105" w:type="dxa"/>
              <w:left w:w="75" w:type="dxa"/>
              <w:bottom w:w="105" w:type="dxa"/>
              <w:right w:w="75" w:type="dxa"/>
            </w:tcMar>
            <w:vAlign w:val="center"/>
          </w:tcPr>
          <w:p w14:paraId="3408D950"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-18.7</w:t>
            </w:r>
          </w:p>
        </w:tc>
      </w:tr>
      <w:tr w:rsidR="001C55D7" w:rsidRPr="001F4DAA" w14:paraId="006CEC41" w14:textId="77777777" w:rsidTr="00222EFA">
        <w:tc>
          <w:tcPr>
            <w:tcW w:w="3513" w:type="dxa"/>
            <w:shd w:val="clear" w:color="auto" w:fill="FFFFFF"/>
            <w:tcMar>
              <w:top w:w="105" w:type="dxa"/>
              <w:left w:w="75" w:type="dxa"/>
              <w:bottom w:w="105" w:type="dxa"/>
              <w:right w:w="75" w:type="dxa"/>
            </w:tcMar>
            <w:vAlign w:val="center"/>
          </w:tcPr>
          <w:p w14:paraId="6DDB662E"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EM POT</w:t>
            </w:r>
          </w:p>
        </w:tc>
        <w:tc>
          <w:tcPr>
            <w:tcW w:w="2598" w:type="dxa"/>
            <w:shd w:val="clear" w:color="auto" w:fill="FFFFFF"/>
            <w:tcMar>
              <w:top w:w="105" w:type="dxa"/>
              <w:left w:w="75" w:type="dxa"/>
              <w:bottom w:w="105" w:type="dxa"/>
              <w:right w:w="75" w:type="dxa"/>
            </w:tcMar>
            <w:vAlign w:val="center"/>
          </w:tcPr>
          <w:p w14:paraId="14EBF324"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528</w:t>
            </w:r>
          </w:p>
        </w:tc>
        <w:tc>
          <w:tcPr>
            <w:tcW w:w="1897" w:type="dxa"/>
            <w:shd w:val="clear" w:color="auto" w:fill="FFFFFF"/>
            <w:tcMar>
              <w:top w:w="105" w:type="dxa"/>
              <w:left w:w="75" w:type="dxa"/>
              <w:bottom w:w="105" w:type="dxa"/>
              <w:right w:w="75" w:type="dxa"/>
            </w:tcMar>
            <w:vAlign w:val="center"/>
          </w:tcPr>
          <w:p w14:paraId="3ADB6C71"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1,043</w:t>
            </w:r>
          </w:p>
        </w:tc>
        <w:tc>
          <w:tcPr>
            <w:tcW w:w="1897" w:type="dxa"/>
            <w:shd w:val="clear" w:color="auto" w:fill="FFFFFF"/>
            <w:tcMar>
              <w:top w:w="105" w:type="dxa"/>
              <w:left w:w="75" w:type="dxa"/>
              <w:bottom w:w="105" w:type="dxa"/>
              <w:right w:w="75" w:type="dxa"/>
            </w:tcMar>
            <w:vAlign w:val="center"/>
          </w:tcPr>
          <w:p w14:paraId="0EDC0604"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515</w:t>
            </w:r>
          </w:p>
        </w:tc>
        <w:tc>
          <w:tcPr>
            <w:tcW w:w="2141" w:type="dxa"/>
            <w:shd w:val="clear" w:color="auto" w:fill="FFFFFF"/>
            <w:tcMar>
              <w:top w:w="105" w:type="dxa"/>
              <w:left w:w="75" w:type="dxa"/>
              <w:bottom w:w="105" w:type="dxa"/>
              <w:right w:w="75" w:type="dxa"/>
            </w:tcMar>
            <w:vAlign w:val="center"/>
          </w:tcPr>
          <w:p w14:paraId="29DF8E90"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97.5</w:t>
            </w:r>
          </w:p>
        </w:tc>
      </w:tr>
      <w:tr w:rsidR="001C55D7" w:rsidRPr="001F4DAA" w14:paraId="2327EE03" w14:textId="77777777" w:rsidTr="00222EFA">
        <w:tc>
          <w:tcPr>
            <w:tcW w:w="3513" w:type="dxa"/>
            <w:tcBorders>
              <w:bottom w:val="single" w:sz="4" w:space="0" w:color="000000"/>
            </w:tcBorders>
            <w:shd w:val="clear" w:color="auto" w:fill="FFFFFF"/>
            <w:tcMar>
              <w:top w:w="105" w:type="dxa"/>
              <w:left w:w="75" w:type="dxa"/>
              <w:bottom w:w="105" w:type="dxa"/>
              <w:right w:w="75" w:type="dxa"/>
            </w:tcMar>
            <w:vAlign w:val="center"/>
          </w:tcPr>
          <w:p w14:paraId="6DB02718"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EM TRW EFP</w:t>
            </w:r>
          </w:p>
        </w:tc>
        <w:tc>
          <w:tcPr>
            <w:tcW w:w="2598" w:type="dxa"/>
            <w:tcBorders>
              <w:bottom w:val="single" w:sz="4" w:space="0" w:color="000000"/>
            </w:tcBorders>
            <w:shd w:val="clear" w:color="auto" w:fill="FFFFFF"/>
            <w:tcMar>
              <w:top w:w="105" w:type="dxa"/>
              <w:left w:w="75" w:type="dxa"/>
              <w:bottom w:w="105" w:type="dxa"/>
              <w:right w:w="75" w:type="dxa"/>
            </w:tcMar>
            <w:vAlign w:val="center"/>
          </w:tcPr>
          <w:p w14:paraId="19D8A761"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1,335</w:t>
            </w:r>
          </w:p>
        </w:tc>
        <w:tc>
          <w:tcPr>
            <w:tcW w:w="1897" w:type="dxa"/>
            <w:tcBorders>
              <w:bottom w:val="single" w:sz="4" w:space="0" w:color="000000"/>
            </w:tcBorders>
            <w:shd w:val="clear" w:color="auto" w:fill="FFFFFF"/>
            <w:tcMar>
              <w:top w:w="105" w:type="dxa"/>
              <w:left w:w="75" w:type="dxa"/>
              <w:bottom w:w="105" w:type="dxa"/>
              <w:right w:w="75" w:type="dxa"/>
            </w:tcMar>
            <w:vAlign w:val="center"/>
          </w:tcPr>
          <w:p w14:paraId="2799E338"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1,200</w:t>
            </w:r>
          </w:p>
        </w:tc>
        <w:tc>
          <w:tcPr>
            <w:tcW w:w="1897" w:type="dxa"/>
            <w:tcBorders>
              <w:bottom w:val="single" w:sz="4" w:space="0" w:color="000000"/>
            </w:tcBorders>
            <w:shd w:val="clear" w:color="auto" w:fill="FFFFFF"/>
            <w:tcMar>
              <w:top w:w="105" w:type="dxa"/>
              <w:left w:w="75" w:type="dxa"/>
              <w:bottom w:w="105" w:type="dxa"/>
              <w:right w:w="75" w:type="dxa"/>
            </w:tcMar>
            <w:vAlign w:val="center"/>
          </w:tcPr>
          <w:p w14:paraId="55AEB0E9"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-135</w:t>
            </w:r>
          </w:p>
        </w:tc>
        <w:tc>
          <w:tcPr>
            <w:tcW w:w="2141" w:type="dxa"/>
            <w:tcBorders>
              <w:bottom w:val="single" w:sz="4" w:space="0" w:color="000000"/>
            </w:tcBorders>
            <w:shd w:val="clear" w:color="auto" w:fill="FFFFFF"/>
            <w:tcMar>
              <w:top w:w="105" w:type="dxa"/>
              <w:left w:w="75" w:type="dxa"/>
              <w:bottom w:w="105" w:type="dxa"/>
              <w:right w:w="75" w:type="dxa"/>
            </w:tcMar>
            <w:vAlign w:val="center"/>
          </w:tcPr>
          <w:p w14:paraId="29C5C51F"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-10.1</w:t>
            </w:r>
          </w:p>
        </w:tc>
      </w:tr>
      <w:tr w:rsidR="001C55D7" w:rsidRPr="001F4DAA" w14:paraId="7B723481" w14:textId="77777777" w:rsidTr="00222EFA">
        <w:tc>
          <w:tcPr>
            <w:tcW w:w="3513" w:type="dxa"/>
            <w:tcBorders>
              <w:top w:val="single" w:sz="4" w:space="0" w:color="000000"/>
            </w:tcBorders>
            <w:shd w:val="clear" w:color="auto" w:fill="FFFFFF"/>
            <w:tcMar>
              <w:top w:w="105" w:type="dxa"/>
              <w:left w:w="75" w:type="dxa"/>
              <w:bottom w:w="105" w:type="dxa"/>
              <w:right w:w="75" w:type="dxa"/>
            </w:tcMar>
            <w:vAlign w:val="center"/>
          </w:tcPr>
          <w:p w14:paraId="4DE2A1F6"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Total</w:t>
            </w:r>
          </w:p>
        </w:tc>
        <w:tc>
          <w:tcPr>
            <w:tcW w:w="2598" w:type="dxa"/>
            <w:tcBorders>
              <w:top w:val="single" w:sz="4" w:space="0" w:color="000000"/>
            </w:tcBorders>
            <w:shd w:val="clear" w:color="auto" w:fill="FFFFFF"/>
            <w:tcMar>
              <w:top w:w="105" w:type="dxa"/>
              <w:left w:w="75" w:type="dxa"/>
              <w:bottom w:w="105" w:type="dxa"/>
              <w:right w:w="75" w:type="dxa"/>
            </w:tcMar>
            <w:vAlign w:val="center"/>
          </w:tcPr>
          <w:p w14:paraId="0A6C2F0A"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21,290</w:t>
            </w:r>
          </w:p>
        </w:tc>
        <w:tc>
          <w:tcPr>
            <w:tcW w:w="1897" w:type="dxa"/>
            <w:tcBorders>
              <w:top w:val="single" w:sz="4" w:space="0" w:color="000000"/>
            </w:tcBorders>
            <w:shd w:val="clear" w:color="auto" w:fill="FFFFFF"/>
            <w:tcMar>
              <w:top w:w="105" w:type="dxa"/>
              <w:left w:w="75" w:type="dxa"/>
              <w:bottom w:w="105" w:type="dxa"/>
              <w:right w:w="75" w:type="dxa"/>
            </w:tcMar>
            <w:vAlign w:val="center"/>
          </w:tcPr>
          <w:p w14:paraId="73554FD9"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19,899</w:t>
            </w:r>
          </w:p>
        </w:tc>
        <w:tc>
          <w:tcPr>
            <w:tcW w:w="1897" w:type="dxa"/>
            <w:tcBorders>
              <w:top w:val="single" w:sz="4" w:space="0" w:color="000000"/>
            </w:tcBorders>
            <w:shd w:val="clear" w:color="auto" w:fill="FFFFFF"/>
            <w:tcMar>
              <w:top w:w="105" w:type="dxa"/>
              <w:left w:w="75" w:type="dxa"/>
              <w:bottom w:w="105" w:type="dxa"/>
              <w:right w:w="75" w:type="dxa"/>
            </w:tcMar>
            <w:vAlign w:val="center"/>
          </w:tcPr>
          <w:p w14:paraId="2AE52108"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-1,391</w:t>
            </w:r>
          </w:p>
        </w:tc>
        <w:tc>
          <w:tcPr>
            <w:tcW w:w="2141" w:type="dxa"/>
            <w:tcBorders>
              <w:top w:val="single" w:sz="4" w:space="0" w:color="000000"/>
            </w:tcBorders>
            <w:shd w:val="clear" w:color="auto" w:fill="FFFFFF"/>
            <w:tcMar>
              <w:top w:w="105" w:type="dxa"/>
              <w:left w:w="75" w:type="dxa"/>
              <w:bottom w:w="105" w:type="dxa"/>
              <w:right w:w="75" w:type="dxa"/>
            </w:tcMar>
            <w:vAlign w:val="center"/>
          </w:tcPr>
          <w:p w14:paraId="33310AA5"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-6.5</w:t>
            </w:r>
          </w:p>
        </w:tc>
      </w:tr>
    </w:tbl>
    <w:p w14:paraId="52D20AD3" w14:textId="77777777" w:rsidR="001C55D7" w:rsidRPr="001C55D7" w:rsidRDefault="001C55D7" w:rsidP="001C55D7">
      <w:pPr>
        <w:pStyle w:val="BodyText"/>
      </w:pPr>
    </w:p>
    <w:p w14:paraId="1586589A" w14:textId="6B0D4C11" w:rsidR="001C55D7" w:rsidRDefault="001C55D7" w:rsidP="001C55D7">
      <w:pPr>
        <w:pStyle w:val="BodyText"/>
      </w:pPr>
    </w:p>
    <w:p w14:paraId="0738BCC6" w14:textId="77777777" w:rsidR="001C55D7" w:rsidRDefault="001C55D7" w:rsidP="001C55D7">
      <w:pPr>
        <w:pStyle w:val="BodyText"/>
        <w:sectPr w:rsidR="001C55D7" w:rsidSect="001C55D7">
          <w:pgSz w:w="15840" w:h="12240" w:orient="landscape"/>
          <w:pgMar w:top="1440" w:right="1440" w:bottom="1440" w:left="1440" w:header="720" w:footer="720" w:gutter="0"/>
          <w:cols w:space="720"/>
          <w:docGrid w:linePitch="299"/>
        </w:sectPr>
      </w:pPr>
    </w:p>
    <w:p w14:paraId="519DA9A4" w14:textId="30E4DD23" w:rsidR="00DD1ACA" w:rsidRDefault="000156D7" w:rsidP="00A259E6">
      <w:pPr>
        <w:pStyle w:val="FirstParagraph"/>
        <w:spacing w:after="0" w:line="240" w:lineRule="auto"/>
        <w:ind w:left="990" w:hanging="990"/>
      </w:pPr>
      <w:bookmarkStart w:id="161" w:name="section-4"/>
      <w:r>
        <w:lastRenderedPageBreak/>
        <w:t xml:space="preserve">Table 2. -- </w:t>
      </w:r>
      <w:r w:rsidR="00616B51" w:rsidRPr="00616B51">
        <w:t>Number of logged trips in each partial coverage stratum that were selected using the initial random number generator (Initial Random Selection) and those that remained after user manipulation (After Cancellations). The relative impact of inherits and waivers in trip-selection is also shown (With Inherits, After Waivers). Note that observer strata were split into three separate time periods to reflect when waivers were put in place</w:t>
      </w:r>
      <w:ins w:id="162" w:author="Sandra Lowe" w:date="2021-11-04T13:26:00Z">
        <w:r w:rsidR="00A4197E">
          <w:t>,</w:t>
        </w:r>
      </w:ins>
      <w:r w:rsidR="00616B51" w:rsidRPr="00616B51">
        <w:t xml:space="preserve"> and when ODDS selection rates were adjusted to account for changes to the sample frame from port-based trip deployment</w:t>
      </w:r>
      <w:r w:rsidR="00616B51">
        <w:t>.</w:t>
      </w:r>
    </w:p>
    <w:tbl>
      <w:tblPr>
        <w:tblW w:w="9505" w:type="dxa"/>
        <w:tblLayout w:type="fixed"/>
        <w:tblCellMar>
          <w:left w:w="115" w:type="dxa"/>
          <w:right w:w="115" w:type="dxa"/>
        </w:tblCellMar>
        <w:tblLook w:val="0400" w:firstRow="0" w:lastRow="0" w:firstColumn="0" w:lastColumn="0" w:noHBand="0" w:noVBand="1"/>
      </w:tblPr>
      <w:tblGrid>
        <w:gridCol w:w="1065"/>
        <w:gridCol w:w="33"/>
        <w:gridCol w:w="2757"/>
        <w:gridCol w:w="11"/>
        <w:gridCol w:w="1339"/>
        <w:gridCol w:w="26"/>
        <w:gridCol w:w="735"/>
        <w:gridCol w:w="49"/>
        <w:gridCol w:w="858"/>
        <w:gridCol w:w="42"/>
        <w:gridCol w:w="1590"/>
        <w:gridCol w:w="30"/>
        <w:gridCol w:w="970"/>
      </w:tblGrid>
      <w:tr w:rsidR="001C55D7" w:rsidRPr="00A259E6" w14:paraId="4CDA4E48" w14:textId="77777777" w:rsidTr="00916A77">
        <w:trPr>
          <w:cantSplit/>
          <w:trHeight w:hRule="exact" w:val="648"/>
        </w:trPr>
        <w:tc>
          <w:tcPr>
            <w:tcW w:w="1098" w:type="dxa"/>
            <w:gridSpan w:val="2"/>
            <w:tcBorders>
              <w:bottom w:val="single" w:sz="4" w:space="0" w:color="000000"/>
            </w:tcBorders>
            <w:shd w:val="clear" w:color="auto" w:fill="auto"/>
            <w:tcMar>
              <w:top w:w="150" w:type="dxa"/>
              <w:left w:w="75" w:type="dxa"/>
              <w:bottom w:w="150" w:type="dxa"/>
              <w:right w:w="75" w:type="dxa"/>
            </w:tcMar>
            <w:vAlign w:val="bottom"/>
          </w:tcPr>
          <w:p w14:paraId="7C44F0C0" w14:textId="77777777" w:rsidR="001C55D7" w:rsidRPr="00A259E6" w:rsidRDefault="001C55D7" w:rsidP="00A259E6">
            <w:pPr>
              <w:spacing w:line="240" w:lineRule="auto"/>
              <w:rPr>
                <w:rFonts w:eastAsia="Times New Roman" w:cs="Times New Roman"/>
                <w:b/>
                <w:szCs w:val="22"/>
              </w:rPr>
            </w:pPr>
            <w:r w:rsidRPr="00A259E6">
              <w:rPr>
                <w:rFonts w:eastAsia="Times New Roman" w:cs="Times New Roman"/>
                <w:b/>
                <w:szCs w:val="22"/>
              </w:rPr>
              <w:t>Strata</w:t>
            </w:r>
          </w:p>
        </w:tc>
        <w:tc>
          <w:tcPr>
            <w:tcW w:w="2768" w:type="dxa"/>
            <w:gridSpan w:val="2"/>
            <w:tcBorders>
              <w:bottom w:val="single" w:sz="4" w:space="0" w:color="000000"/>
            </w:tcBorders>
            <w:shd w:val="clear" w:color="auto" w:fill="auto"/>
            <w:tcMar>
              <w:top w:w="150" w:type="dxa"/>
              <w:left w:w="75" w:type="dxa"/>
              <w:bottom w:w="150" w:type="dxa"/>
              <w:right w:w="75" w:type="dxa"/>
            </w:tcMar>
            <w:vAlign w:val="bottom"/>
          </w:tcPr>
          <w:p w14:paraId="7BD4FF3D" w14:textId="77777777" w:rsidR="001C55D7" w:rsidRPr="00A259E6" w:rsidRDefault="001C55D7" w:rsidP="00A259E6">
            <w:pPr>
              <w:spacing w:line="240" w:lineRule="auto"/>
              <w:rPr>
                <w:rFonts w:eastAsia="Times New Roman" w:cs="Times New Roman"/>
                <w:b/>
                <w:szCs w:val="22"/>
              </w:rPr>
            </w:pPr>
            <w:r w:rsidRPr="00A259E6">
              <w:rPr>
                <w:rFonts w:eastAsia="Times New Roman" w:cs="Times New Roman"/>
                <w:b/>
                <w:szCs w:val="22"/>
              </w:rPr>
              <w:t>Trip disposition</w:t>
            </w:r>
          </w:p>
        </w:tc>
        <w:tc>
          <w:tcPr>
            <w:tcW w:w="1365" w:type="dxa"/>
            <w:gridSpan w:val="2"/>
            <w:tcBorders>
              <w:bottom w:val="single" w:sz="4" w:space="0" w:color="000000"/>
            </w:tcBorders>
            <w:shd w:val="clear" w:color="auto" w:fill="auto"/>
            <w:tcMar>
              <w:top w:w="150" w:type="dxa"/>
              <w:left w:w="75" w:type="dxa"/>
              <w:bottom w:w="150" w:type="dxa"/>
              <w:right w:w="75" w:type="dxa"/>
            </w:tcMar>
            <w:vAlign w:val="bottom"/>
          </w:tcPr>
          <w:p w14:paraId="3550D35A" w14:textId="77777777" w:rsidR="001C55D7" w:rsidRPr="00A259E6" w:rsidRDefault="001C55D7" w:rsidP="00A259E6">
            <w:pPr>
              <w:spacing w:line="240" w:lineRule="auto"/>
              <w:jc w:val="right"/>
              <w:rPr>
                <w:rFonts w:eastAsia="Times New Roman" w:cs="Times New Roman"/>
                <w:b/>
                <w:szCs w:val="22"/>
              </w:rPr>
            </w:pPr>
            <w:r w:rsidRPr="00A259E6">
              <w:rPr>
                <w:rFonts w:eastAsia="Times New Roman" w:cs="Times New Roman"/>
                <w:b/>
                <w:szCs w:val="22"/>
              </w:rPr>
              <w:t>Selected</w:t>
            </w:r>
            <w:r w:rsidRPr="00A259E6">
              <w:rPr>
                <w:rFonts w:eastAsia="Times New Roman" w:cs="Times New Roman"/>
                <w:b/>
                <w:szCs w:val="22"/>
              </w:rPr>
              <w:br/>
              <w:t>trips</w:t>
            </w:r>
          </w:p>
        </w:tc>
        <w:tc>
          <w:tcPr>
            <w:tcW w:w="735" w:type="dxa"/>
            <w:tcBorders>
              <w:bottom w:val="single" w:sz="4" w:space="0" w:color="000000"/>
            </w:tcBorders>
            <w:shd w:val="clear" w:color="auto" w:fill="auto"/>
            <w:tcMar>
              <w:top w:w="150" w:type="dxa"/>
              <w:left w:w="75" w:type="dxa"/>
              <w:bottom w:w="150" w:type="dxa"/>
              <w:right w:w="75" w:type="dxa"/>
            </w:tcMar>
            <w:vAlign w:val="bottom"/>
          </w:tcPr>
          <w:p w14:paraId="78C8F7D6" w14:textId="77777777" w:rsidR="001C55D7" w:rsidRPr="00A259E6" w:rsidRDefault="001C55D7" w:rsidP="00A259E6">
            <w:pPr>
              <w:spacing w:line="240" w:lineRule="auto"/>
              <w:jc w:val="right"/>
              <w:rPr>
                <w:rFonts w:eastAsia="Times New Roman" w:cs="Times New Roman"/>
                <w:b/>
                <w:szCs w:val="22"/>
              </w:rPr>
            </w:pPr>
            <w:r w:rsidRPr="00A259E6">
              <w:rPr>
                <w:rFonts w:eastAsia="Times New Roman" w:cs="Times New Roman"/>
                <w:b/>
                <w:szCs w:val="22"/>
              </w:rPr>
              <w:t>Total</w:t>
            </w:r>
            <w:r w:rsidRPr="00A259E6">
              <w:rPr>
                <w:rFonts w:eastAsia="Times New Roman" w:cs="Times New Roman"/>
                <w:b/>
                <w:szCs w:val="22"/>
              </w:rPr>
              <w:br/>
              <w:t>trips</w:t>
            </w:r>
          </w:p>
        </w:tc>
        <w:tc>
          <w:tcPr>
            <w:tcW w:w="907" w:type="dxa"/>
            <w:gridSpan w:val="2"/>
            <w:tcBorders>
              <w:bottom w:val="single" w:sz="4" w:space="0" w:color="000000"/>
            </w:tcBorders>
            <w:shd w:val="clear" w:color="auto" w:fill="auto"/>
            <w:tcMar>
              <w:top w:w="150" w:type="dxa"/>
              <w:left w:w="75" w:type="dxa"/>
              <w:bottom w:w="150" w:type="dxa"/>
              <w:right w:w="75" w:type="dxa"/>
            </w:tcMar>
            <w:vAlign w:val="bottom"/>
          </w:tcPr>
          <w:p w14:paraId="50D8CC45" w14:textId="77777777" w:rsidR="001C55D7" w:rsidRPr="00A259E6" w:rsidRDefault="001C55D7" w:rsidP="00A259E6">
            <w:pPr>
              <w:spacing w:line="240" w:lineRule="auto"/>
              <w:jc w:val="right"/>
              <w:rPr>
                <w:rFonts w:eastAsia="Times New Roman" w:cs="Times New Roman"/>
                <w:b/>
                <w:szCs w:val="22"/>
              </w:rPr>
            </w:pPr>
            <w:r w:rsidRPr="00A259E6">
              <w:rPr>
                <w:rFonts w:eastAsia="Times New Roman" w:cs="Times New Roman"/>
                <w:b/>
                <w:szCs w:val="22"/>
              </w:rPr>
              <w:t>Actual</w:t>
            </w:r>
            <w:r w:rsidRPr="00A259E6">
              <w:rPr>
                <w:rFonts w:eastAsia="Times New Roman" w:cs="Times New Roman"/>
                <w:b/>
                <w:szCs w:val="22"/>
              </w:rPr>
              <w:br/>
              <w:t>(%)</w:t>
            </w:r>
          </w:p>
        </w:tc>
        <w:tc>
          <w:tcPr>
            <w:tcW w:w="1632" w:type="dxa"/>
            <w:gridSpan w:val="2"/>
            <w:tcBorders>
              <w:bottom w:val="single" w:sz="4" w:space="0" w:color="000000"/>
            </w:tcBorders>
            <w:shd w:val="clear" w:color="auto" w:fill="auto"/>
            <w:tcMar>
              <w:top w:w="150" w:type="dxa"/>
              <w:left w:w="75" w:type="dxa"/>
              <w:bottom w:w="150" w:type="dxa"/>
              <w:right w:w="75" w:type="dxa"/>
            </w:tcMar>
            <w:vAlign w:val="bottom"/>
          </w:tcPr>
          <w:p w14:paraId="282152E7" w14:textId="77777777" w:rsidR="001C55D7" w:rsidRPr="00A259E6" w:rsidRDefault="001C55D7" w:rsidP="00A259E6">
            <w:pPr>
              <w:spacing w:line="240" w:lineRule="auto"/>
              <w:jc w:val="right"/>
              <w:rPr>
                <w:rFonts w:eastAsia="Times New Roman" w:cs="Times New Roman"/>
                <w:b/>
                <w:szCs w:val="22"/>
              </w:rPr>
            </w:pPr>
            <w:r w:rsidRPr="00A259E6">
              <w:rPr>
                <w:rFonts w:eastAsia="Times New Roman" w:cs="Times New Roman"/>
                <w:b/>
                <w:szCs w:val="22"/>
              </w:rPr>
              <w:t>Programmed</w:t>
            </w:r>
            <w:r w:rsidRPr="00A259E6">
              <w:rPr>
                <w:rFonts w:eastAsia="Times New Roman" w:cs="Times New Roman"/>
                <w:b/>
                <w:szCs w:val="22"/>
              </w:rPr>
              <w:br/>
              <w:t>(%)</w:t>
            </w:r>
          </w:p>
        </w:tc>
        <w:tc>
          <w:tcPr>
            <w:tcW w:w="1000" w:type="dxa"/>
            <w:gridSpan w:val="2"/>
            <w:tcBorders>
              <w:bottom w:val="single" w:sz="4" w:space="0" w:color="000000"/>
            </w:tcBorders>
            <w:shd w:val="clear" w:color="auto" w:fill="auto"/>
            <w:tcMar>
              <w:top w:w="150" w:type="dxa"/>
              <w:left w:w="75" w:type="dxa"/>
              <w:bottom w:w="150" w:type="dxa"/>
              <w:right w:w="75" w:type="dxa"/>
            </w:tcMar>
            <w:vAlign w:val="bottom"/>
          </w:tcPr>
          <w:p w14:paraId="2176279C" w14:textId="77777777" w:rsidR="001C55D7" w:rsidRPr="00A259E6" w:rsidRDefault="001C55D7" w:rsidP="00A259E6">
            <w:pPr>
              <w:spacing w:line="240" w:lineRule="auto"/>
              <w:jc w:val="right"/>
              <w:rPr>
                <w:rFonts w:eastAsia="Times New Roman" w:cs="Times New Roman"/>
                <w:b/>
                <w:szCs w:val="22"/>
              </w:rPr>
            </w:pPr>
            <w:r w:rsidRPr="00A259E6">
              <w:rPr>
                <w:rFonts w:eastAsia="Times New Roman" w:cs="Times New Roman"/>
                <w:b/>
                <w:i/>
                <w:szCs w:val="22"/>
              </w:rPr>
              <w:t>p</w:t>
            </w:r>
            <w:r w:rsidRPr="00A259E6">
              <w:rPr>
                <w:rFonts w:eastAsia="Times New Roman" w:cs="Times New Roman"/>
                <w:b/>
                <w:szCs w:val="22"/>
              </w:rPr>
              <w:t>-value</w:t>
            </w:r>
          </w:p>
        </w:tc>
      </w:tr>
      <w:tr w:rsidR="001C55D7" w:rsidRPr="00A259E6" w14:paraId="2CB8BDA0" w14:textId="77777777" w:rsidTr="00916A77">
        <w:trPr>
          <w:cantSplit/>
          <w:trHeight w:hRule="exact" w:val="360"/>
        </w:trPr>
        <w:tc>
          <w:tcPr>
            <w:tcW w:w="9505" w:type="dxa"/>
            <w:gridSpan w:val="13"/>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DFA0C5A"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b/>
                <w:szCs w:val="22"/>
              </w:rPr>
              <w:t>Fixed-gear EM strata : full year</w:t>
            </w:r>
          </w:p>
        </w:tc>
      </w:tr>
      <w:tr w:rsidR="001C55D7" w:rsidRPr="00A259E6" w14:paraId="74DFE2D3"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64F7060"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i/>
                <w:szCs w:val="22"/>
              </w:rPr>
              <w:t>EM HAL</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7096F720"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6A93882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212</w:t>
            </w:r>
          </w:p>
        </w:tc>
        <w:tc>
          <w:tcPr>
            <w:tcW w:w="735" w:type="dxa"/>
            <w:tcBorders>
              <w:top w:val="single" w:sz="4" w:space="0" w:color="000000"/>
            </w:tcBorders>
            <w:shd w:val="clear" w:color="auto" w:fill="auto"/>
            <w:tcMar>
              <w:top w:w="105" w:type="dxa"/>
              <w:left w:w="75" w:type="dxa"/>
              <w:bottom w:w="105" w:type="dxa"/>
              <w:right w:w="75" w:type="dxa"/>
            </w:tcMar>
            <w:vAlign w:val="center"/>
          </w:tcPr>
          <w:p w14:paraId="38DC026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682</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6B563F3A"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31.09</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66C48B47"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30.00</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1D2022B3"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0.531</w:t>
            </w:r>
          </w:p>
        </w:tc>
      </w:tr>
      <w:tr w:rsidR="001C55D7" w:rsidRPr="00A259E6" w14:paraId="2CE25DE0"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C0DA287"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4220E1D8"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0284FC48"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203</w:t>
            </w:r>
          </w:p>
        </w:tc>
        <w:tc>
          <w:tcPr>
            <w:tcW w:w="735" w:type="dxa"/>
            <w:shd w:val="clear" w:color="auto" w:fill="auto"/>
            <w:tcMar>
              <w:top w:w="105" w:type="dxa"/>
              <w:left w:w="75" w:type="dxa"/>
              <w:bottom w:w="105" w:type="dxa"/>
              <w:right w:w="75" w:type="dxa"/>
            </w:tcMar>
            <w:vAlign w:val="center"/>
          </w:tcPr>
          <w:p w14:paraId="42CEFD58"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649</w:t>
            </w:r>
          </w:p>
        </w:tc>
        <w:tc>
          <w:tcPr>
            <w:tcW w:w="907" w:type="dxa"/>
            <w:gridSpan w:val="2"/>
            <w:shd w:val="clear" w:color="auto" w:fill="auto"/>
            <w:tcMar>
              <w:top w:w="105" w:type="dxa"/>
              <w:left w:w="75" w:type="dxa"/>
              <w:bottom w:w="105" w:type="dxa"/>
              <w:right w:w="75" w:type="dxa"/>
            </w:tcMar>
            <w:vAlign w:val="center"/>
          </w:tcPr>
          <w:p w14:paraId="19D9F2BD"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31.28</w:t>
            </w:r>
          </w:p>
        </w:tc>
        <w:tc>
          <w:tcPr>
            <w:tcW w:w="1632" w:type="dxa"/>
            <w:gridSpan w:val="2"/>
            <w:shd w:val="clear" w:color="auto" w:fill="auto"/>
            <w:tcMar>
              <w:top w:w="105" w:type="dxa"/>
              <w:left w:w="75" w:type="dxa"/>
              <w:bottom w:w="105" w:type="dxa"/>
              <w:right w:w="75" w:type="dxa"/>
            </w:tcMar>
            <w:vAlign w:val="center"/>
          </w:tcPr>
          <w:p w14:paraId="5941F801"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30.00</w:t>
            </w:r>
          </w:p>
        </w:tc>
        <w:tc>
          <w:tcPr>
            <w:tcW w:w="1000" w:type="dxa"/>
            <w:gridSpan w:val="2"/>
            <w:shd w:val="clear" w:color="auto" w:fill="auto"/>
            <w:tcMar>
              <w:top w:w="105" w:type="dxa"/>
              <w:left w:w="75" w:type="dxa"/>
              <w:bottom w:w="105" w:type="dxa"/>
              <w:right w:w="75" w:type="dxa"/>
            </w:tcMar>
            <w:vAlign w:val="center"/>
          </w:tcPr>
          <w:p w14:paraId="52D412C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0.493</w:t>
            </w:r>
          </w:p>
        </w:tc>
      </w:tr>
      <w:tr w:rsidR="001C55D7" w:rsidRPr="00A259E6" w14:paraId="305CA9FE"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3382994"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1C9FC605"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387C6A96"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217</w:t>
            </w:r>
          </w:p>
        </w:tc>
        <w:tc>
          <w:tcPr>
            <w:tcW w:w="735" w:type="dxa"/>
            <w:shd w:val="clear" w:color="auto" w:fill="auto"/>
            <w:tcMar>
              <w:top w:w="105" w:type="dxa"/>
              <w:left w:w="75" w:type="dxa"/>
              <w:bottom w:w="105" w:type="dxa"/>
              <w:right w:w="75" w:type="dxa"/>
            </w:tcMar>
            <w:vAlign w:val="center"/>
          </w:tcPr>
          <w:p w14:paraId="1811D2E3"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649</w:t>
            </w:r>
          </w:p>
        </w:tc>
        <w:tc>
          <w:tcPr>
            <w:tcW w:w="907" w:type="dxa"/>
            <w:gridSpan w:val="2"/>
            <w:shd w:val="clear" w:color="auto" w:fill="auto"/>
            <w:tcMar>
              <w:top w:w="105" w:type="dxa"/>
              <w:left w:w="75" w:type="dxa"/>
              <w:bottom w:w="105" w:type="dxa"/>
              <w:right w:w="75" w:type="dxa"/>
            </w:tcMar>
            <w:vAlign w:val="center"/>
          </w:tcPr>
          <w:p w14:paraId="7ED4127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33.44</w:t>
            </w:r>
          </w:p>
        </w:tc>
        <w:tc>
          <w:tcPr>
            <w:tcW w:w="1632" w:type="dxa"/>
            <w:gridSpan w:val="2"/>
            <w:shd w:val="clear" w:color="auto" w:fill="auto"/>
            <w:tcMar>
              <w:top w:w="105" w:type="dxa"/>
              <w:left w:w="75" w:type="dxa"/>
              <w:bottom w:w="105" w:type="dxa"/>
              <w:right w:w="75" w:type="dxa"/>
            </w:tcMar>
            <w:vAlign w:val="center"/>
          </w:tcPr>
          <w:p w14:paraId="28D68FA5"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30.00</w:t>
            </w:r>
          </w:p>
        </w:tc>
        <w:tc>
          <w:tcPr>
            <w:tcW w:w="1000" w:type="dxa"/>
            <w:gridSpan w:val="2"/>
            <w:shd w:val="clear" w:color="auto" w:fill="auto"/>
            <w:tcMar>
              <w:top w:w="105" w:type="dxa"/>
              <w:left w:w="75" w:type="dxa"/>
              <w:bottom w:w="105" w:type="dxa"/>
              <w:right w:w="75" w:type="dxa"/>
            </w:tcMar>
            <w:vAlign w:val="center"/>
          </w:tcPr>
          <w:p w14:paraId="4A516A02"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0.059</w:t>
            </w:r>
          </w:p>
        </w:tc>
      </w:tr>
      <w:tr w:rsidR="001C55D7" w:rsidRPr="00A259E6" w14:paraId="057CE505"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DF231E3"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7F70CFA4"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25DAC24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215</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545C402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649</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72165655"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33.13</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5DFAFB3B"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30.00</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0084E61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0.087</w:t>
            </w:r>
          </w:p>
        </w:tc>
      </w:tr>
      <w:tr w:rsidR="001C55D7" w:rsidRPr="00A259E6" w14:paraId="59A0DEC6"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36A954F"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i/>
                <w:szCs w:val="22"/>
              </w:rPr>
              <w:t>EM POT</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4AEEC848"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45863EC5"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56</w:t>
            </w:r>
          </w:p>
        </w:tc>
        <w:tc>
          <w:tcPr>
            <w:tcW w:w="735" w:type="dxa"/>
            <w:tcBorders>
              <w:top w:val="single" w:sz="4" w:space="0" w:color="000000"/>
            </w:tcBorders>
            <w:shd w:val="clear" w:color="auto" w:fill="auto"/>
            <w:tcMar>
              <w:top w:w="105" w:type="dxa"/>
              <w:left w:w="75" w:type="dxa"/>
              <w:bottom w:w="105" w:type="dxa"/>
              <w:right w:w="75" w:type="dxa"/>
            </w:tcMar>
            <w:vAlign w:val="center"/>
          </w:tcPr>
          <w:p w14:paraId="4A22EE2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178</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3917E953"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31.46</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655ED8B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30.00</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02AD9E5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0.683</w:t>
            </w:r>
          </w:p>
        </w:tc>
      </w:tr>
      <w:tr w:rsidR="001C55D7" w:rsidRPr="00A259E6" w14:paraId="258EAE9E"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B8F4A58"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1323D87B"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6134973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52</w:t>
            </w:r>
          </w:p>
        </w:tc>
        <w:tc>
          <w:tcPr>
            <w:tcW w:w="735" w:type="dxa"/>
            <w:shd w:val="clear" w:color="auto" w:fill="auto"/>
            <w:tcMar>
              <w:top w:w="105" w:type="dxa"/>
              <w:left w:w="75" w:type="dxa"/>
              <w:bottom w:w="105" w:type="dxa"/>
              <w:right w:w="75" w:type="dxa"/>
            </w:tcMar>
            <w:vAlign w:val="center"/>
          </w:tcPr>
          <w:p w14:paraId="399ACD9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164</w:t>
            </w:r>
          </w:p>
        </w:tc>
        <w:tc>
          <w:tcPr>
            <w:tcW w:w="907" w:type="dxa"/>
            <w:gridSpan w:val="2"/>
            <w:shd w:val="clear" w:color="auto" w:fill="auto"/>
            <w:tcMar>
              <w:top w:w="105" w:type="dxa"/>
              <w:left w:w="75" w:type="dxa"/>
              <w:bottom w:w="105" w:type="dxa"/>
              <w:right w:w="75" w:type="dxa"/>
            </w:tcMar>
            <w:vAlign w:val="center"/>
          </w:tcPr>
          <w:p w14:paraId="02CEBA55"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31.71</w:t>
            </w:r>
          </w:p>
        </w:tc>
        <w:tc>
          <w:tcPr>
            <w:tcW w:w="1632" w:type="dxa"/>
            <w:gridSpan w:val="2"/>
            <w:shd w:val="clear" w:color="auto" w:fill="auto"/>
            <w:tcMar>
              <w:top w:w="105" w:type="dxa"/>
              <w:left w:w="75" w:type="dxa"/>
              <w:bottom w:w="105" w:type="dxa"/>
              <w:right w:w="75" w:type="dxa"/>
            </w:tcMar>
            <w:vAlign w:val="center"/>
          </w:tcPr>
          <w:p w14:paraId="4FCF0E7E"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30.00</w:t>
            </w:r>
          </w:p>
        </w:tc>
        <w:tc>
          <w:tcPr>
            <w:tcW w:w="1000" w:type="dxa"/>
            <w:gridSpan w:val="2"/>
            <w:shd w:val="clear" w:color="auto" w:fill="auto"/>
            <w:tcMar>
              <w:top w:w="105" w:type="dxa"/>
              <w:left w:w="75" w:type="dxa"/>
              <w:bottom w:w="105" w:type="dxa"/>
              <w:right w:w="75" w:type="dxa"/>
            </w:tcMar>
            <w:vAlign w:val="center"/>
          </w:tcPr>
          <w:p w14:paraId="556BD9C8"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0.670</w:t>
            </w:r>
          </w:p>
        </w:tc>
      </w:tr>
      <w:tr w:rsidR="001C55D7" w:rsidRPr="00A259E6" w14:paraId="10B58A18"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DCD9885"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03611E35"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3FD07C58"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53</w:t>
            </w:r>
          </w:p>
        </w:tc>
        <w:tc>
          <w:tcPr>
            <w:tcW w:w="735" w:type="dxa"/>
            <w:shd w:val="clear" w:color="auto" w:fill="auto"/>
            <w:tcMar>
              <w:top w:w="105" w:type="dxa"/>
              <w:left w:w="75" w:type="dxa"/>
              <w:bottom w:w="105" w:type="dxa"/>
              <w:right w:w="75" w:type="dxa"/>
            </w:tcMar>
            <w:vAlign w:val="center"/>
          </w:tcPr>
          <w:p w14:paraId="3C3F127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164</w:t>
            </w:r>
          </w:p>
        </w:tc>
        <w:tc>
          <w:tcPr>
            <w:tcW w:w="907" w:type="dxa"/>
            <w:gridSpan w:val="2"/>
            <w:shd w:val="clear" w:color="auto" w:fill="auto"/>
            <w:tcMar>
              <w:top w:w="105" w:type="dxa"/>
              <w:left w:w="75" w:type="dxa"/>
              <w:bottom w:w="105" w:type="dxa"/>
              <w:right w:w="75" w:type="dxa"/>
            </w:tcMar>
            <w:vAlign w:val="center"/>
          </w:tcPr>
          <w:p w14:paraId="5AB31DB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32.32</w:t>
            </w:r>
          </w:p>
        </w:tc>
        <w:tc>
          <w:tcPr>
            <w:tcW w:w="1632" w:type="dxa"/>
            <w:gridSpan w:val="2"/>
            <w:shd w:val="clear" w:color="auto" w:fill="auto"/>
            <w:tcMar>
              <w:top w:w="105" w:type="dxa"/>
              <w:left w:w="75" w:type="dxa"/>
              <w:bottom w:w="105" w:type="dxa"/>
              <w:right w:w="75" w:type="dxa"/>
            </w:tcMar>
            <w:vAlign w:val="center"/>
          </w:tcPr>
          <w:p w14:paraId="2486E253"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30.00</w:t>
            </w:r>
          </w:p>
        </w:tc>
        <w:tc>
          <w:tcPr>
            <w:tcW w:w="1000" w:type="dxa"/>
            <w:gridSpan w:val="2"/>
            <w:shd w:val="clear" w:color="auto" w:fill="auto"/>
            <w:tcMar>
              <w:top w:w="105" w:type="dxa"/>
              <w:left w:w="75" w:type="dxa"/>
              <w:bottom w:w="105" w:type="dxa"/>
              <w:right w:w="75" w:type="dxa"/>
            </w:tcMar>
            <w:vAlign w:val="center"/>
          </w:tcPr>
          <w:p w14:paraId="65A54784"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0.551</w:t>
            </w:r>
          </w:p>
        </w:tc>
      </w:tr>
      <w:tr w:rsidR="001C55D7" w:rsidRPr="00A259E6" w14:paraId="28064A6A"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F7F66DB"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75999282"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1F9672D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53</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69C0BEC7"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164</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2263D13B"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32.32</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6A5E7E5A"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30.00</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46222C32"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0.551</w:t>
            </w:r>
          </w:p>
        </w:tc>
      </w:tr>
      <w:tr w:rsidR="001C55D7" w:rsidRPr="00A259E6" w14:paraId="7D5B4CA7" w14:textId="77777777" w:rsidTr="00916A77">
        <w:trPr>
          <w:cantSplit/>
          <w:trHeight w:hRule="exact" w:val="360"/>
        </w:trPr>
        <w:tc>
          <w:tcPr>
            <w:tcW w:w="9505" w:type="dxa"/>
            <w:gridSpan w:val="13"/>
            <w:tcBorders>
              <w:bottom w:val="single" w:sz="4" w:space="0" w:color="000000"/>
            </w:tcBorders>
            <w:shd w:val="clear" w:color="auto" w:fill="auto"/>
            <w:tcMar>
              <w:top w:w="105" w:type="dxa"/>
              <w:left w:w="75" w:type="dxa"/>
              <w:bottom w:w="105" w:type="dxa"/>
              <w:right w:w="75" w:type="dxa"/>
            </w:tcMar>
            <w:vAlign w:val="center"/>
          </w:tcPr>
          <w:p w14:paraId="14618C98"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b/>
                <w:szCs w:val="22"/>
              </w:rPr>
              <w:t>Observer strata : Jan. 1 - Mar. 25</w:t>
            </w:r>
          </w:p>
        </w:tc>
      </w:tr>
      <w:tr w:rsidR="001C55D7" w:rsidRPr="00A259E6" w14:paraId="46E43176"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2988DAB"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i/>
                <w:szCs w:val="22"/>
              </w:rPr>
              <w:t>HAL</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217F9B49"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377501E8"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11</w:t>
            </w:r>
          </w:p>
        </w:tc>
        <w:tc>
          <w:tcPr>
            <w:tcW w:w="735" w:type="dxa"/>
            <w:tcBorders>
              <w:top w:val="single" w:sz="4" w:space="0" w:color="000000"/>
            </w:tcBorders>
            <w:shd w:val="clear" w:color="auto" w:fill="auto"/>
            <w:tcMar>
              <w:top w:w="105" w:type="dxa"/>
              <w:left w:w="75" w:type="dxa"/>
              <w:bottom w:w="105" w:type="dxa"/>
              <w:right w:w="75" w:type="dxa"/>
            </w:tcMar>
            <w:vAlign w:val="center"/>
          </w:tcPr>
          <w:p w14:paraId="1ED6F893"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107</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380AEA55"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10.28</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15CC8AE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62FAB44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0.179</w:t>
            </w:r>
          </w:p>
        </w:tc>
      </w:tr>
      <w:tr w:rsidR="001C55D7" w:rsidRPr="00A259E6" w14:paraId="0ADC9D2E"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B4A51E3"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2D343906"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477C609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11</w:t>
            </w:r>
          </w:p>
        </w:tc>
        <w:tc>
          <w:tcPr>
            <w:tcW w:w="735" w:type="dxa"/>
            <w:shd w:val="clear" w:color="auto" w:fill="auto"/>
            <w:tcMar>
              <w:top w:w="105" w:type="dxa"/>
              <w:left w:w="75" w:type="dxa"/>
              <w:bottom w:w="105" w:type="dxa"/>
              <w:right w:w="75" w:type="dxa"/>
            </w:tcMar>
            <w:vAlign w:val="center"/>
          </w:tcPr>
          <w:p w14:paraId="099155C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103</w:t>
            </w:r>
          </w:p>
        </w:tc>
        <w:tc>
          <w:tcPr>
            <w:tcW w:w="907" w:type="dxa"/>
            <w:gridSpan w:val="2"/>
            <w:shd w:val="clear" w:color="auto" w:fill="auto"/>
            <w:tcMar>
              <w:top w:w="105" w:type="dxa"/>
              <w:left w:w="75" w:type="dxa"/>
              <w:bottom w:w="105" w:type="dxa"/>
              <w:right w:w="75" w:type="dxa"/>
            </w:tcMar>
            <w:vAlign w:val="center"/>
          </w:tcPr>
          <w:p w14:paraId="279532A6"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10.68</w:t>
            </w:r>
          </w:p>
        </w:tc>
        <w:tc>
          <w:tcPr>
            <w:tcW w:w="1632" w:type="dxa"/>
            <w:gridSpan w:val="2"/>
            <w:shd w:val="clear" w:color="auto" w:fill="auto"/>
            <w:tcMar>
              <w:top w:w="105" w:type="dxa"/>
              <w:left w:w="75" w:type="dxa"/>
              <w:bottom w:w="105" w:type="dxa"/>
              <w:right w:w="75" w:type="dxa"/>
            </w:tcMar>
            <w:vAlign w:val="center"/>
          </w:tcPr>
          <w:p w14:paraId="21C4E558"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shd w:val="clear" w:color="auto" w:fill="auto"/>
            <w:tcMar>
              <w:top w:w="105" w:type="dxa"/>
              <w:left w:w="75" w:type="dxa"/>
              <w:bottom w:w="105" w:type="dxa"/>
              <w:right w:w="75" w:type="dxa"/>
            </w:tcMar>
            <w:vAlign w:val="center"/>
          </w:tcPr>
          <w:p w14:paraId="199F2F0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0.219</w:t>
            </w:r>
          </w:p>
        </w:tc>
      </w:tr>
      <w:tr w:rsidR="001C55D7" w:rsidRPr="00A259E6" w14:paraId="77218D1C"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C869B91"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630AE9CF"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34B885C3"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14</w:t>
            </w:r>
          </w:p>
        </w:tc>
        <w:tc>
          <w:tcPr>
            <w:tcW w:w="735" w:type="dxa"/>
            <w:shd w:val="clear" w:color="auto" w:fill="auto"/>
            <w:tcMar>
              <w:top w:w="105" w:type="dxa"/>
              <w:left w:w="75" w:type="dxa"/>
              <w:bottom w:w="105" w:type="dxa"/>
              <w:right w:w="75" w:type="dxa"/>
            </w:tcMar>
            <w:vAlign w:val="center"/>
          </w:tcPr>
          <w:p w14:paraId="25F06255"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103</w:t>
            </w:r>
          </w:p>
        </w:tc>
        <w:tc>
          <w:tcPr>
            <w:tcW w:w="907" w:type="dxa"/>
            <w:gridSpan w:val="2"/>
            <w:shd w:val="clear" w:color="auto" w:fill="auto"/>
            <w:tcMar>
              <w:top w:w="105" w:type="dxa"/>
              <w:left w:w="75" w:type="dxa"/>
              <w:bottom w:w="105" w:type="dxa"/>
              <w:right w:w="75" w:type="dxa"/>
            </w:tcMar>
            <w:vAlign w:val="center"/>
          </w:tcPr>
          <w:p w14:paraId="11F91E37"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13.59</w:t>
            </w:r>
          </w:p>
        </w:tc>
        <w:tc>
          <w:tcPr>
            <w:tcW w:w="1632" w:type="dxa"/>
            <w:gridSpan w:val="2"/>
            <w:shd w:val="clear" w:color="auto" w:fill="auto"/>
            <w:tcMar>
              <w:top w:w="105" w:type="dxa"/>
              <w:left w:w="75" w:type="dxa"/>
              <w:bottom w:w="105" w:type="dxa"/>
              <w:right w:w="75" w:type="dxa"/>
            </w:tcMar>
            <w:vAlign w:val="center"/>
          </w:tcPr>
          <w:p w14:paraId="1D08D476"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shd w:val="clear" w:color="auto" w:fill="auto"/>
            <w:tcMar>
              <w:top w:w="105" w:type="dxa"/>
              <w:left w:w="75" w:type="dxa"/>
              <w:bottom w:w="105" w:type="dxa"/>
              <w:right w:w="75" w:type="dxa"/>
            </w:tcMar>
            <w:vAlign w:val="center"/>
          </w:tcPr>
          <w:p w14:paraId="76CB7A5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0.684</w:t>
            </w:r>
          </w:p>
        </w:tc>
      </w:tr>
      <w:tr w:rsidR="001C55D7" w:rsidRPr="00A259E6" w14:paraId="7F982BCE"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D2F50D9"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7B3D8166"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019A2DD4"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13</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12DCD697"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103</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3D2117A7"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12.62</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39953AD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2D004D0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0.497</w:t>
            </w:r>
          </w:p>
        </w:tc>
      </w:tr>
      <w:tr w:rsidR="001C55D7" w:rsidRPr="00A259E6" w14:paraId="60680B26"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BD5805D"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i/>
                <w:szCs w:val="22"/>
              </w:rPr>
              <w:t>POT</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18AA3373"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54847714"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25</w:t>
            </w:r>
          </w:p>
        </w:tc>
        <w:tc>
          <w:tcPr>
            <w:tcW w:w="735" w:type="dxa"/>
            <w:tcBorders>
              <w:top w:val="single" w:sz="4" w:space="0" w:color="000000"/>
            </w:tcBorders>
            <w:shd w:val="clear" w:color="auto" w:fill="auto"/>
            <w:tcMar>
              <w:top w:w="105" w:type="dxa"/>
              <w:left w:w="75" w:type="dxa"/>
              <w:bottom w:w="105" w:type="dxa"/>
              <w:right w:w="75" w:type="dxa"/>
            </w:tcMar>
            <w:vAlign w:val="center"/>
          </w:tcPr>
          <w:p w14:paraId="78D90BD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196</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39A8EFB5"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12.76</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2100C51A"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359641D3"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0.372</w:t>
            </w:r>
          </w:p>
        </w:tc>
      </w:tr>
      <w:tr w:rsidR="001C55D7" w:rsidRPr="00A259E6" w14:paraId="079E674F"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280A64C"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6C785DE4"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60B6DB14"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16</w:t>
            </w:r>
          </w:p>
        </w:tc>
        <w:tc>
          <w:tcPr>
            <w:tcW w:w="735" w:type="dxa"/>
            <w:shd w:val="clear" w:color="auto" w:fill="auto"/>
            <w:tcMar>
              <w:top w:w="105" w:type="dxa"/>
              <w:left w:w="75" w:type="dxa"/>
              <w:bottom w:w="105" w:type="dxa"/>
              <w:right w:w="75" w:type="dxa"/>
            </w:tcMar>
            <w:vAlign w:val="center"/>
          </w:tcPr>
          <w:p w14:paraId="61FF73CB"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151</w:t>
            </w:r>
          </w:p>
        </w:tc>
        <w:tc>
          <w:tcPr>
            <w:tcW w:w="907" w:type="dxa"/>
            <w:gridSpan w:val="2"/>
            <w:shd w:val="clear" w:color="auto" w:fill="auto"/>
            <w:tcMar>
              <w:top w:w="105" w:type="dxa"/>
              <w:left w:w="75" w:type="dxa"/>
              <w:bottom w:w="105" w:type="dxa"/>
              <w:right w:w="75" w:type="dxa"/>
            </w:tcMar>
            <w:vAlign w:val="center"/>
          </w:tcPr>
          <w:p w14:paraId="200A114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10.60</w:t>
            </w:r>
          </w:p>
        </w:tc>
        <w:tc>
          <w:tcPr>
            <w:tcW w:w="1632" w:type="dxa"/>
            <w:gridSpan w:val="2"/>
            <w:shd w:val="clear" w:color="auto" w:fill="auto"/>
            <w:tcMar>
              <w:top w:w="105" w:type="dxa"/>
              <w:left w:w="75" w:type="dxa"/>
              <w:bottom w:w="105" w:type="dxa"/>
              <w:right w:w="75" w:type="dxa"/>
            </w:tcMar>
            <w:vAlign w:val="center"/>
          </w:tcPr>
          <w:p w14:paraId="3D46C004"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shd w:val="clear" w:color="auto" w:fill="auto"/>
            <w:tcMar>
              <w:top w:w="105" w:type="dxa"/>
              <w:left w:w="75" w:type="dxa"/>
              <w:bottom w:w="105" w:type="dxa"/>
              <w:right w:w="75" w:type="dxa"/>
            </w:tcMar>
            <w:vAlign w:val="center"/>
          </w:tcPr>
          <w:p w14:paraId="5E413BC2"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0.140</w:t>
            </w:r>
          </w:p>
        </w:tc>
      </w:tr>
      <w:tr w:rsidR="001C55D7" w:rsidRPr="00A259E6" w14:paraId="1DE72A05"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2EDEF67"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5D063AFA"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53116CA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23</w:t>
            </w:r>
          </w:p>
        </w:tc>
        <w:tc>
          <w:tcPr>
            <w:tcW w:w="735" w:type="dxa"/>
            <w:shd w:val="clear" w:color="auto" w:fill="auto"/>
            <w:tcMar>
              <w:top w:w="105" w:type="dxa"/>
              <w:left w:w="75" w:type="dxa"/>
              <w:bottom w:w="105" w:type="dxa"/>
              <w:right w:w="75" w:type="dxa"/>
            </w:tcMar>
            <w:vAlign w:val="center"/>
          </w:tcPr>
          <w:p w14:paraId="5E810DDD"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151</w:t>
            </w:r>
          </w:p>
        </w:tc>
        <w:tc>
          <w:tcPr>
            <w:tcW w:w="907" w:type="dxa"/>
            <w:gridSpan w:val="2"/>
            <w:shd w:val="clear" w:color="auto" w:fill="auto"/>
            <w:tcMar>
              <w:top w:w="105" w:type="dxa"/>
              <w:left w:w="75" w:type="dxa"/>
              <w:bottom w:w="105" w:type="dxa"/>
              <w:right w:w="75" w:type="dxa"/>
            </w:tcMar>
            <w:vAlign w:val="center"/>
          </w:tcPr>
          <w:p w14:paraId="17FDCC07"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15.23</w:t>
            </w:r>
          </w:p>
        </w:tc>
        <w:tc>
          <w:tcPr>
            <w:tcW w:w="1632" w:type="dxa"/>
            <w:gridSpan w:val="2"/>
            <w:shd w:val="clear" w:color="auto" w:fill="auto"/>
            <w:tcMar>
              <w:top w:w="105" w:type="dxa"/>
              <w:left w:w="75" w:type="dxa"/>
              <w:bottom w:w="105" w:type="dxa"/>
              <w:right w:w="75" w:type="dxa"/>
            </w:tcMar>
            <w:vAlign w:val="center"/>
          </w:tcPr>
          <w:p w14:paraId="7E88DBDE"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shd w:val="clear" w:color="auto" w:fill="auto"/>
            <w:tcMar>
              <w:top w:w="105" w:type="dxa"/>
              <w:left w:w="75" w:type="dxa"/>
              <w:bottom w:w="105" w:type="dxa"/>
              <w:right w:w="75" w:type="dxa"/>
            </w:tcMar>
            <w:vAlign w:val="center"/>
          </w:tcPr>
          <w:p w14:paraId="6367BDB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1.000</w:t>
            </w:r>
          </w:p>
        </w:tc>
      </w:tr>
      <w:tr w:rsidR="001C55D7" w:rsidRPr="00A259E6" w14:paraId="132F95E1"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843CF4B"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6C74430A"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433CCBD2"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23</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0E64146E"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151</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30706AF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15.23</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63C48FF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06D4222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1.000</w:t>
            </w:r>
          </w:p>
        </w:tc>
      </w:tr>
      <w:tr w:rsidR="001C55D7" w:rsidRPr="00A259E6" w14:paraId="3728ADB0"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3958C71"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i/>
                <w:szCs w:val="22"/>
              </w:rPr>
              <w:t>TRW</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3B398B44"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29A07CBB"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79</w:t>
            </w:r>
          </w:p>
        </w:tc>
        <w:tc>
          <w:tcPr>
            <w:tcW w:w="735" w:type="dxa"/>
            <w:tcBorders>
              <w:top w:val="single" w:sz="4" w:space="0" w:color="000000"/>
            </w:tcBorders>
            <w:shd w:val="clear" w:color="auto" w:fill="auto"/>
            <w:tcMar>
              <w:top w:w="105" w:type="dxa"/>
              <w:left w:w="75" w:type="dxa"/>
              <w:bottom w:w="105" w:type="dxa"/>
              <w:right w:w="75" w:type="dxa"/>
            </w:tcMar>
            <w:vAlign w:val="center"/>
          </w:tcPr>
          <w:p w14:paraId="0CDDE14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440</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37186EB5"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17.95</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3F5BF0A4"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452BAA14"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0.435</w:t>
            </w:r>
          </w:p>
        </w:tc>
      </w:tr>
      <w:tr w:rsidR="001C55D7" w:rsidRPr="00A259E6" w14:paraId="30210678"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E9C0C69"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3394D8F5"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70540D6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75</w:t>
            </w:r>
          </w:p>
        </w:tc>
        <w:tc>
          <w:tcPr>
            <w:tcW w:w="735" w:type="dxa"/>
            <w:shd w:val="clear" w:color="auto" w:fill="auto"/>
            <w:tcMar>
              <w:top w:w="105" w:type="dxa"/>
              <w:left w:w="75" w:type="dxa"/>
              <w:bottom w:w="105" w:type="dxa"/>
              <w:right w:w="75" w:type="dxa"/>
            </w:tcMar>
            <w:vAlign w:val="center"/>
          </w:tcPr>
          <w:p w14:paraId="6393704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390</w:t>
            </w:r>
          </w:p>
        </w:tc>
        <w:tc>
          <w:tcPr>
            <w:tcW w:w="907" w:type="dxa"/>
            <w:gridSpan w:val="2"/>
            <w:shd w:val="clear" w:color="auto" w:fill="auto"/>
            <w:tcMar>
              <w:top w:w="105" w:type="dxa"/>
              <w:left w:w="75" w:type="dxa"/>
              <w:bottom w:w="105" w:type="dxa"/>
              <w:right w:w="75" w:type="dxa"/>
            </w:tcMar>
            <w:vAlign w:val="center"/>
          </w:tcPr>
          <w:p w14:paraId="2A4631E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19.23</w:t>
            </w:r>
          </w:p>
        </w:tc>
        <w:tc>
          <w:tcPr>
            <w:tcW w:w="1632" w:type="dxa"/>
            <w:gridSpan w:val="2"/>
            <w:shd w:val="clear" w:color="auto" w:fill="auto"/>
            <w:tcMar>
              <w:top w:w="105" w:type="dxa"/>
              <w:left w:w="75" w:type="dxa"/>
              <w:bottom w:w="105" w:type="dxa"/>
              <w:right w:w="75" w:type="dxa"/>
            </w:tcMar>
            <w:vAlign w:val="center"/>
          </w:tcPr>
          <w:p w14:paraId="61F4240E"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shd w:val="clear" w:color="auto" w:fill="auto"/>
            <w:tcMar>
              <w:top w:w="105" w:type="dxa"/>
              <w:left w:w="75" w:type="dxa"/>
              <w:bottom w:w="105" w:type="dxa"/>
              <w:right w:w="75" w:type="dxa"/>
            </w:tcMar>
            <w:vAlign w:val="center"/>
          </w:tcPr>
          <w:p w14:paraId="6E182A7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0.899</w:t>
            </w:r>
          </w:p>
        </w:tc>
      </w:tr>
      <w:tr w:rsidR="001C55D7" w:rsidRPr="00A259E6" w14:paraId="73432DF5"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E020620"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2EB20657"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7EAA163D"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86</w:t>
            </w:r>
          </w:p>
        </w:tc>
        <w:tc>
          <w:tcPr>
            <w:tcW w:w="735" w:type="dxa"/>
            <w:shd w:val="clear" w:color="auto" w:fill="auto"/>
            <w:tcMar>
              <w:top w:w="105" w:type="dxa"/>
              <w:left w:w="75" w:type="dxa"/>
              <w:bottom w:w="105" w:type="dxa"/>
              <w:right w:w="75" w:type="dxa"/>
            </w:tcMar>
            <w:vAlign w:val="center"/>
          </w:tcPr>
          <w:p w14:paraId="5E240BC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390</w:t>
            </w:r>
          </w:p>
        </w:tc>
        <w:tc>
          <w:tcPr>
            <w:tcW w:w="907" w:type="dxa"/>
            <w:gridSpan w:val="2"/>
            <w:shd w:val="clear" w:color="auto" w:fill="auto"/>
            <w:tcMar>
              <w:top w:w="105" w:type="dxa"/>
              <w:left w:w="75" w:type="dxa"/>
              <w:bottom w:w="105" w:type="dxa"/>
              <w:right w:w="75" w:type="dxa"/>
            </w:tcMar>
            <w:vAlign w:val="center"/>
          </w:tcPr>
          <w:p w14:paraId="27E5E289"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22.05</w:t>
            </w:r>
          </w:p>
        </w:tc>
        <w:tc>
          <w:tcPr>
            <w:tcW w:w="1632" w:type="dxa"/>
            <w:gridSpan w:val="2"/>
            <w:shd w:val="clear" w:color="auto" w:fill="auto"/>
            <w:tcMar>
              <w:top w:w="105" w:type="dxa"/>
              <w:left w:w="75" w:type="dxa"/>
              <w:bottom w:w="105" w:type="dxa"/>
              <w:right w:w="75" w:type="dxa"/>
            </w:tcMar>
            <w:vAlign w:val="center"/>
          </w:tcPr>
          <w:p w14:paraId="39306F8C"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shd w:val="clear" w:color="auto" w:fill="auto"/>
            <w:tcMar>
              <w:top w:w="105" w:type="dxa"/>
              <w:left w:w="75" w:type="dxa"/>
              <w:bottom w:w="105" w:type="dxa"/>
              <w:right w:w="75" w:type="dxa"/>
            </w:tcMar>
            <w:vAlign w:val="center"/>
          </w:tcPr>
          <w:p w14:paraId="1234162B"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0.225</w:t>
            </w:r>
          </w:p>
        </w:tc>
      </w:tr>
      <w:tr w:rsidR="001C55D7" w:rsidRPr="00A259E6" w14:paraId="1A1C1754"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3471500" w14:textId="77777777" w:rsidR="001C55D7" w:rsidRPr="00A259E6" w:rsidRDefault="001C55D7" w:rsidP="00A259E6">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08FD8ABA" w14:textId="77777777" w:rsidR="001C55D7" w:rsidRPr="00A259E6" w:rsidRDefault="001C55D7"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01BFC07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86</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34464B6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390</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07C66EAF"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22.05</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6290DAA8"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6A2149E0" w14:textId="77777777" w:rsidR="001C55D7" w:rsidRPr="00A259E6" w:rsidRDefault="001C55D7" w:rsidP="00A259E6">
            <w:pPr>
              <w:spacing w:line="240" w:lineRule="auto"/>
              <w:jc w:val="right"/>
              <w:rPr>
                <w:rFonts w:eastAsia="Times New Roman" w:cs="Times New Roman"/>
                <w:szCs w:val="22"/>
              </w:rPr>
            </w:pPr>
            <w:r w:rsidRPr="00A259E6">
              <w:rPr>
                <w:rFonts w:eastAsia="Times New Roman" w:cs="Times New Roman"/>
                <w:szCs w:val="22"/>
              </w:rPr>
              <w:t>0.225</w:t>
            </w:r>
          </w:p>
        </w:tc>
      </w:tr>
      <w:tr w:rsidR="00B03627" w:rsidRPr="00A259E6" w14:paraId="3C6C5140" w14:textId="77777777" w:rsidTr="00B03627">
        <w:trPr>
          <w:cantSplit/>
          <w:trHeight w:hRule="exact" w:val="648"/>
        </w:trPr>
        <w:tc>
          <w:tcPr>
            <w:tcW w:w="1065" w:type="dxa"/>
            <w:tcBorders>
              <w:bottom w:val="single" w:sz="4" w:space="0" w:color="000000"/>
            </w:tcBorders>
            <w:shd w:val="clear" w:color="auto" w:fill="auto"/>
            <w:tcMar>
              <w:top w:w="105" w:type="dxa"/>
              <w:left w:w="75" w:type="dxa"/>
              <w:bottom w:w="105" w:type="dxa"/>
              <w:right w:w="75" w:type="dxa"/>
            </w:tcMar>
            <w:vAlign w:val="bottom"/>
          </w:tcPr>
          <w:p w14:paraId="06011BD7" w14:textId="41EAA193" w:rsidR="00B03627" w:rsidRPr="00A259E6" w:rsidRDefault="00B03627" w:rsidP="00B03627">
            <w:pPr>
              <w:spacing w:line="240" w:lineRule="auto"/>
              <w:rPr>
                <w:rFonts w:eastAsia="Times New Roman" w:cs="Times New Roman"/>
                <w:b/>
                <w:szCs w:val="22"/>
              </w:rPr>
            </w:pPr>
            <w:r w:rsidRPr="00A259E6">
              <w:rPr>
                <w:rFonts w:eastAsia="Times New Roman" w:cs="Times New Roman"/>
                <w:b/>
                <w:szCs w:val="22"/>
              </w:rPr>
              <w:lastRenderedPageBreak/>
              <w:t>Strata</w:t>
            </w:r>
          </w:p>
        </w:tc>
        <w:tc>
          <w:tcPr>
            <w:tcW w:w="2790" w:type="dxa"/>
            <w:gridSpan w:val="2"/>
            <w:tcBorders>
              <w:bottom w:val="single" w:sz="4" w:space="0" w:color="000000"/>
            </w:tcBorders>
            <w:shd w:val="clear" w:color="auto" w:fill="auto"/>
            <w:vAlign w:val="bottom"/>
          </w:tcPr>
          <w:p w14:paraId="7395C5E4" w14:textId="35FADF38" w:rsidR="00B03627" w:rsidRPr="00A259E6" w:rsidRDefault="00B03627" w:rsidP="00B03627">
            <w:pPr>
              <w:spacing w:line="240" w:lineRule="auto"/>
              <w:rPr>
                <w:rFonts w:eastAsia="Times New Roman" w:cs="Times New Roman"/>
                <w:b/>
                <w:szCs w:val="22"/>
              </w:rPr>
            </w:pPr>
            <w:r w:rsidRPr="00A259E6">
              <w:rPr>
                <w:rFonts w:eastAsia="Times New Roman" w:cs="Times New Roman"/>
                <w:b/>
                <w:szCs w:val="22"/>
              </w:rPr>
              <w:t>Trip disposition</w:t>
            </w:r>
          </w:p>
        </w:tc>
        <w:tc>
          <w:tcPr>
            <w:tcW w:w="1350" w:type="dxa"/>
            <w:gridSpan w:val="2"/>
            <w:tcBorders>
              <w:bottom w:val="single" w:sz="4" w:space="0" w:color="000000"/>
            </w:tcBorders>
            <w:shd w:val="clear" w:color="auto" w:fill="auto"/>
            <w:vAlign w:val="bottom"/>
          </w:tcPr>
          <w:p w14:paraId="53D5C446" w14:textId="6AAD533C" w:rsidR="00B03627" w:rsidRPr="00A259E6" w:rsidRDefault="00B03627" w:rsidP="00B03627">
            <w:pPr>
              <w:spacing w:line="240" w:lineRule="auto"/>
              <w:jc w:val="right"/>
              <w:rPr>
                <w:rFonts w:eastAsia="Times New Roman" w:cs="Times New Roman"/>
                <w:b/>
                <w:szCs w:val="22"/>
              </w:rPr>
            </w:pPr>
            <w:r w:rsidRPr="00A259E6">
              <w:rPr>
                <w:rFonts w:eastAsia="Times New Roman" w:cs="Times New Roman"/>
                <w:b/>
                <w:szCs w:val="22"/>
              </w:rPr>
              <w:t>Selected</w:t>
            </w:r>
            <w:r w:rsidRPr="00A259E6">
              <w:rPr>
                <w:rFonts w:eastAsia="Times New Roman" w:cs="Times New Roman"/>
                <w:b/>
                <w:szCs w:val="22"/>
              </w:rPr>
              <w:br/>
              <w:t>trips</w:t>
            </w:r>
          </w:p>
        </w:tc>
        <w:tc>
          <w:tcPr>
            <w:tcW w:w="810" w:type="dxa"/>
            <w:gridSpan w:val="3"/>
            <w:tcBorders>
              <w:bottom w:val="single" w:sz="4" w:space="0" w:color="000000"/>
            </w:tcBorders>
            <w:shd w:val="clear" w:color="auto" w:fill="auto"/>
            <w:vAlign w:val="bottom"/>
          </w:tcPr>
          <w:p w14:paraId="4AD7826D" w14:textId="3829BA7C" w:rsidR="00B03627" w:rsidRPr="00A259E6" w:rsidRDefault="00B03627" w:rsidP="00B03627">
            <w:pPr>
              <w:spacing w:line="240" w:lineRule="auto"/>
              <w:jc w:val="right"/>
              <w:rPr>
                <w:rFonts w:eastAsia="Times New Roman" w:cs="Times New Roman"/>
                <w:b/>
                <w:szCs w:val="22"/>
              </w:rPr>
            </w:pPr>
            <w:r w:rsidRPr="00A259E6">
              <w:rPr>
                <w:rFonts w:eastAsia="Times New Roman" w:cs="Times New Roman"/>
                <w:b/>
                <w:szCs w:val="22"/>
              </w:rPr>
              <w:t>Total</w:t>
            </w:r>
            <w:r w:rsidRPr="00A259E6">
              <w:rPr>
                <w:rFonts w:eastAsia="Times New Roman" w:cs="Times New Roman"/>
                <w:b/>
                <w:szCs w:val="22"/>
              </w:rPr>
              <w:br/>
              <w:t>trips</w:t>
            </w:r>
          </w:p>
        </w:tc>
        <w:tc>
          <w:tcPr>
            <w:tcW w:w="900" w:type="dxa"/>
            <w:gridSpan w:val="2"/>
            <w:tcBorders>
              <w:bottom w:val="single" w:sz="4" w:space="0" w:color="000000"/>
            </w:tcBorders>
            <w:shd w:val="clear" w:color="auto" w:fill="auto"/>
            <w:vAlign w:val="bottom"/>
          </w:tcPr>
          <w:p w14:paraId="48B37700" w14:textId="0906D8CD" w:rsidR="00B03627" w:rsidRPr="00A259E6" w:rsidRDefault="00B03627" w:rsidP="00B03627">
            <w:pPr>
              <w:spacing w:line="240" w:lineRule="auto"/>
              <w:jc w:val="right"/>
              <w:rPr>
                <w:rFonts w:eastAsia="Times New Roman" w:cs="Times New Roman"/>
                <w:b/>
                <w:szCs w:val="22"/>
              </w:rPr>
            </w:pPr>
            <w:r w:rsidRPr="00A259E6">
              <w:rPr>
                <w:rFonts w:eastAsia="Times New Roman" w:cs="Times New Roman"/>
                <w:b/>
                <w:szCs w:val="22"/>
              </w:rPr>
              <w:t xml:space="preserve">Actual </w:t>
            </w:r>
            <w:r w:rsidRPr="00A259E6">
              <w:rPr>
                <w:rFonts w:eastAsia="Times New Roman" w:cs="Times New Roman"/>
                <w:b/>
                <w:szCs w:val="22"/>
              </w:rPr>
              <w:br/>
              <w:t>(%)</w:t>
            </w:r>
          </w:p>
        </w:tc>
        <w:tc>
          <w:tcPr>
            <w:tcW w:w="1620" w:type="dxa"/>
            <w:gridSpan w:val="2"/>
            <w:tcBorders>
              <w:bottom w:val="single" w:sz="4" w:space="0" w:color="000000"/>
            </w:tcBorders>
            <w:shd w:val="clear" w:color="auto" w:fill="auto"/>
            <w:vAlign w:val="bottom"/>
          </w:tcPr>
          <w:p w14:paraId="27E907F4" w14:textId="438D7D95" w:rsidR="00B03627" w:rsidRPr="00A259E6" w:rsidRDefault="00B03627" w:rsidP="00B03627">
            <w:pPr>
              <w:spacing w:line="240" w:lineRule="auto"/>
              <w:jc w:val="right"/>
              <w:rPr>
                <w:rFonts w:eastAsia="Times New Roman" w:cs="Times New Roman"/>
                <w:b/>
                <w:szCs w:val="22"/>
              </w:rPr>
            </w:pPr>
            <w:r w:rsidRPr="00A259E6">
              <w:rPr>
                <w:rFonts w:eastAsia="Times New Roman" w:cs="Times New Roman"/>
                <w:b/>
                <w:szCs w:val="22"/>
              </w:rPr>
              <w:t>Programmed</w:t>
            </w:r>
            <w:r w:rsidRPr="00A259E6">
              <w:rPr>
                <w:rFonts w:eastAsia="Times New Roman" w:cs="Times New Roman"/>
                <w:b/>
                <w:szCs w:val="22"/>
              </w:rPr>
              <w:br/>
              <w:t>(%)</w:t>
            </w:r>
          </w:p>
        </w:tc>
        <w:tc>
          <w:tcPr>
            <w:tcW w:w="970" w:type="dxa"/>
            <w:tcBorders>
              <w:bottom w:val="single" w:sz="4" w:space="0" w:color="000000"/>
            </w:tcBorders>
            <w:shd w:val="clear" w:color="auto" w:fill="auto"/>
            <w:vAlign w:val="bottom"/>
          </w:tcPr>
          <w:p w14:paraId="0CFC0C30" w14:textId="707A6C00" w:rsidR="00B03627" w:rsidRPr="00A259E6" w:rsidRDefault="00B03627" w:rsidP="00B03627">
            <w:pPr>
              <w:spacing w:line="240" w:lineRule="auto"/>
              <w:jc w:val="right"/>
              <w:rPr>
                <w:rFonts w:eastAsia="Times New Roman" w:cs="Times New Roman"/>
                <w:b/>
                <w:szCs w:val="22"/>
              </w:rPr>
            </w:pPr>
            <w:r w:rsidRPr="00A259E6">
              <w:rPr>
                <w:rFonts w:eastAsia="Times New Roman" w:cs="Times New Roman"/>
                <w:b/>
                <w:i/>
                <w:szCs w:val="22"/>
              </w:rPr>
              <w:t>p</w:t>
            </w:r>
            <w:r w:rsidRPr="00A259E6">
              <w:rPr>
                <w:rFonts w:eastAsia="Times New Roman" w:cs="Times New Roman"/>
                <w:b/>
                <w:szCs w:val="22"/>
              </w:rPr>
              <w:t>-value</w:t>
            </w:r>
          </w:p>
        </w:tc>
      </w:tr>
      <w:tr w:rsidR="00B03627" w:rsidRPr="00A259E6" w14:paraId="1DB9ADFC" w14:textId="77777777" w:rsidTr="00916A77">
        <w:trPr>
          <w:cantSplit/>
          <w:trHeight w:hRule="exact" w:val="360"/>
        </w:trPr>
        <w:tc>
          <w:tcPr>
            <w:tcW w:w="9505" w:type="dxa"/>
            <w:gridSpan w:val="13"/>
            <w:tcBorders>
              <w:bottom w:val="single" w:sz="4" w:space="0" w:color="000000"/>
            </w:tcBorders>
            <w:shd w:val="clear" w:color="auto" w:fill="auto"/>
            <w:tcMar>
              <w:top w:w="105" w:type="dxa"/>
              <w:left w:w="75" w:type="dxa"/>
              <w:bottom w:w="105" w:type="dxa"/>
              <w:right w:w="75" w:type="dxa"/>
            </w:tcMar>
            <w:vAlign w:val="center"/>
          </w:tcPr>
          <w:p w14:paraId="42B7BC25"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b/>
                <w:szCs w:val="22"/>
              </w:rPr>
              <w:t>Observer strata : Mar. 25 - Jun. 30</w:t>
            </w:r>
          </w:p>
        </w:tc>
      </w:tr>
      <w:tr w:rsidR="00B03627" w:rsidRPr="00A259E6" w14:paraId="467F9DE0"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7546E84"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i/>
                <w:szCs w:val="22"/>
              </w:rPr>
              <w:t>HAL</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7D20B336"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6A882928"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99</w:t>
            </w:r>
          </w:p>
        </w:tc>
        <w:tc>
          <w:tcPr>
            <w:tcW w:w="735" w:type="dxa"/>
            <w:tcBorders>
              <w:top w:val="single" w:sz="4" w:space="0" w:color="000000"/>
            </w:tcBorders>
            <w:shd w:val="clear" w:color="auto" w:fill="auto"/>
            <w:tcMar>
              <w:top w:w="105" w:type="dxa"/>
              <w:left w:w="75" w:type="dxa"/>
              <w:bottom w:w="105" w:type="dxa"/>
              <w:right w:w="75" w:type="dxa"/>
            </w:tcMar>
            <w:vAlign w:val="center"/>
          </w:tcPr>
          <w:p w14:paraId="049FDE31"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620</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041BBE8B"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15.97</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37698B93"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671C5F44"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0.697</w:t>
            </w:r>
          </w:p>
        </w:tc>
      </w:tr>
      <w:tr w:rsidR="00B03627" w:rsidRPr="00A259E6" w14:paraId="2D21A0A4"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8D882FA"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15257A2E"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59CCE384"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74</w:t>
            </w:r>
          </w:p>
        </w:tc>
        <w:tc>
          <w:tcPr>
            <w:tcW w:w="735" w:type="dxa"/>
            <w:shd w:val="clear" w:color="auto" w:fill="auto"/>
            <w:tcMar>
              <w:top w:w="105" w:type="dxa"/>
              <w:left w:w="75" w:type="dxa"/>
              <w:bottom w:w="105" w:type="dxa"/>
              <w:right w:w="75" w:type="dxa"/>
            </w:tcMar>
            <w:vAlign w:val="center"/>
          </w:tcPr>
          <w:p w14:paraId="2441309F"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529</w:t>
            </w:r>
          </w:p>
        </w:tc>
        <w:tc>
          <w:tcPr>
            <w:tcW w:w="907" w:type="dxa"/>
            <w:gridSpan w:val="2"/>
            <w:shd w:val="clear" w:color="auto" w:fill="auto"/>
            <w:tcMar>
              <w:top w:w="105" w:type="dxa"/>
              <w:left w:w="75" w:type="dxa"/>
              <w:bottom w:w="105" w:type="dxa"/>
              <w:right w:w="75" w:type="dxa"/>
            </w:tcMar>
            <w:vAlign w:val="center"/>
          </w:tcPr>
          <w:p w14:paraId="73F30C4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13.99</w:t>
            </w:r>
          </w:p>
        </w:tc>
        <w:tc>
          <w:tcPr>
            <w:tcW w:w="1632" w:type="dxa"/>
            <w:gridSpan w:val="2"/>
            <w:shd w:val="clear" w:color="auto" w:fill="auto"/>
            <w:tcMar>
              <w:top w:w="105" w:type="dxa"/>
              <w:left w:w="75" w:type="dxa"/>
              <w:bottom w:w="105" w:type="dxa"/>
              <w:right w:w="75" w:type="dxa"/>
            </w:tcMar>
            <w:vAlign w:val="center"/>
          </w:tcPr>
          <w:p w14:paraId="4E2B6C7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shd w:val="clear" w:color="auto" w:fill="auto"/>
            <w:tcMar>
              <w:top w:w="105" w:type="dxa"/>
              <w:left w:w="75" w:type="dxa"/>
              <w:bottom w:w="105" w:type="dxa"/>
              <w:right w:w="75" w:type="dxa"/>
            </w:tcMar>
            <w:vAlign w:val="center"/>
          </w:tcPr>
          <w:p w14:paraId="72EDF01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0.399</w:t>
            </w:r>
          </w:p>
        </w:tc>
      </w:tr>
      <w:tr w:rsidR="00B03627" w:rsidRPr="00A259E6" w14:paraId="7FC37EE6"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E1C8339"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26E32522"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731453E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75</w:t>
            </w:r>
          </w:p>
        </w:tc>
        <w:tc>
          <w:tcPr>
            <w:tcW w:w="735" w:type="dxa"/>
            <w:shd w:val="clear" w:color="auto" w:fill="auto"/>
            <w:tcMar>
              <w:top w:w="105" w:type="dxa"/>
              <w:left w:w="75" w:type="dxa"/>
              <w:bottom w:w="105" w:type="dxa"/>
              <w:right w:w="75" w:type="dxa"/>
            </w:tcMar>
            <w:vAlign w:val="center"/>
          </w:tcPr>
          <w:p w14:paraId="6DE3BAD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529</w:t>
            </w:r>
          </w:p>
        </w:tc>
        <w:tc>
          <w:tcPr>
            <w:tcW w:w="907" w:type="dxa"/>
            <w:gridSpan w:val="2"/>
            <w:shd w:val="clear" w:color="auto" w:fill="auto"/>
            <w:tcMar>
              <w:top w:w="105" w:type="dxa"/>
              <w:left w:w="75" w:type="dxa"/>
              <w:bottom w:w="105" w:type="dxa"/>
              <w:right w:w="75" w:type="dxa"/>
            </w:tcMar>
            <w:vAlign w:val="center"/>
          </w:tcPr>
          <w:p w14:paraId="548439CD"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14.18</w:t>
            </w:r>
          </w:p>
        </w:tc>
        <w:tc>
          <w:tcPr>
            <w:tcW w:w="1632" w:type="dxa"/>
            <w:gridSpan w:val="2"/>
            <w:shd w:val="clear" w:color="auto" w:fill="auto"/>
            <w:tcMar>
              <w:top w:w="105" w:type="dxa"/>
              <w:left w:w="75" w:type="dxa"/>
              <w:bottom w:w="105" w:type="dxa"/>
              <w:right w:w="75" w:type="dxa"/>
            </w:tcMar>
            <w:vAlign w:val="center"/>
          </w:tcPr>
          <w:p w14:paraId="6FAA4A02"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shd w:val="clear" w:color="auto" w:fill="auto"/>
            <w:tcMar>
              <w:top w:w="105" w:type="dxa"/>
              <w:left w:w="75" w:type="dxa"/>
              <w:bottom w:w="105" w:type="dxa"/>
              <w:right w:w="75" w:type="dxa"/>
            </w:tcMar>
            <w:vAlign w:val="center"/>
          </w:tcPr>
          <w:p w14:paraId="72E61513"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0.470</w:t>
            </w:r>
          </w:p>
        </w:tc>
      </w:tr>
      <w:tr w:rsidR="00B03627" w:rsidRPr="00A259E6" w14:paraId="4CC2378B"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9E82748"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2A37B406"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36020CD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5</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07B46D74"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529</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2FD7B59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0.95</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015E090C"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0F8DC4C3" w14:textId="77777777" w:rsidR="00B03627" w:rsidRPr="00A259E6" w:rsidRDefault="00B03627" w:rsidP="00B03627">
            <w:pPr>
              <w:spacing w:line="240" w:lineRule="auto"/>
              <w:jc w:val="right"/>
              <w:rPr>
                <w:rFonts w:eastAsia="Times New Roman" w:cs="Times New Roman"/>
                <w:szCs w:val="22"/>
              </w:rPr>
            </w:pPr>
          </w:p>
        </w:tc>
      </w:tr>
      <w:tr w:rsidR="00B03627" w:rsidRPr="00A259E6" w14:paraId="0F688451"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1D9B882"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i/>
                <w:szCs w:val="22"/>
              </w:rPr>
              <w:t>POT</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28882FB1"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0B9A5253"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w:t>
            </w:r>
          </w:p>
        </w:tc>
        <w:tc>
          <w:tcPr>
            <w:tcW w:w="735" w:type="dxa"/>
            <w:tcBorders>
              <w:top w:val="single" w:sz="4" w:space="0" w:color="000000"/>
            </w:tcBorders>
            <w:shd w:val="clear" w:color="auto" w:fill="auto"/>
            <w:tcMar>
              <w:top w:w="105" w:type="dxa"/>
              <w:left w:w="75" w:type="dxa"/>
              <w:bottom w:w="105" w:type="dxa"/>
              <w:right w:w="75" w:type="dxa"/>
            </w:tcMar>
            <w:vAlign w:val="center"/>
          </w:tcPr>
          <w:p w14:paraId="3A54F665"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145</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687D5C0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15.17</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2C40627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3D0F4F78"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1.000</w:t>
            </w:r>
          </w:p>
        </w:tc>
      </w:tr>
      <w:tr w:rsidR="00B03627" w:rsidRPr="00A259E6" w14:paraId="7587DB5A"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7A8C31C"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6051DF0A"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3FE6629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18</w:t>
            </w:r>
          </w:p>
        </w:tc>
        <w:tc>
          <w:tcPr>
            <w:tcW w:w="735" w:type="dxa"/>
            <w:shd w:val="clear" w:color="auto" w:fill="auto"/>
            <w:tcMar>
              <w:top w:w="105" w:type="dxa"/>
              <w:left w:w="75" w:type="dxa"/>
              <w:bottom w:w="105" w:type="dxa"/>
              <w:right w:w="75" w:type="dxa"/>
            </w:tcMar>
            <w:vAlign w:val="center"/>
          </w:tcPr>
          <w:p w14:paraId="0462150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128</w:t>
            </w:r>
          </w:p>
        </w:tc>
        <w:tc>
          <w:tcPr>
            <w:tcW w:w="907" w:type="dxa"/>
            <w:gridSpan w:val="2"/>
            <w:shd w:val="clear" w:color="auto" w:fill="auto"/>
            <w:tcMar>
              <w:top w:w="105" w:type="dxa"/>
              <w:left w:w="75" w:type="dxa"/>
              <w:bottom w:w="105" w:type="dxa"/>
              <w:right w:w="75" w:type="dxa"/>
            </w:tcMar>
            <w:vAlign w:val="center"/>
          </w:tcPr>
          <w:p w14:paraId="41CD67E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14.06</w:t>
            </w:r>
          </w:p>
        </w:tc>
        <w:tc>
          <w:tcPr>
            <w:tcW w:w="1632" w:type="dxa"/>
            <w:gridSpan w:val="2"/>
            <w:shd w:val="clear" w:color="auto" w:fill="auto"/>
            <w:tcMar>
              <w:top w:w="105" w:type="dxa"/>
              <w:left w:w="75" w:type="dxa"/>
              <w:bottom w:w="105" w:type="dxa"/>
              <w:right w:w="75" w:type="dxa"/>
            </w:tcMar>
            <w:vAlign w:val="center"/>
          </w:tcPr>
          <w:p w14:paraId="00184298"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shd w:val="clear" w:color="auto" w:fill="auto"/>
            <w:tcMar>
              <w:top w:w="105" w:type="dxa"/>
              <w:left w:w="75" w:type="dxa"/>
              <w:bottom w:w="105" w:type="dxa"/>
              <w:right w:w="75" w:type="dxa"/>
            </w:tcMar>
            <w:vAlign w:val="center"/>
          </w:tcPr>
          <w:p w14:paraId="3DBF78B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0.806</w:t>
            </w:r>
          </w:p>
        </w:tc>
      </w:tr>
      <w:tr w:rsidR="00B03627" w:rsidRPr="00A259E6" w14:paraId="5E071454"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7F6FA5C"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58EFA690"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7CD5C7FD"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w:t>
            </w:r>
          </w:p>
        </w:tc>
        <w:tc>
          <w:tcPr>
            <w:tcW w:w="735" w:type="dxa"/>
            <w:shd w:val="clear" w:color="auto" w:fill="auto"/>
            <w:tcMar>
              <w:top w:w="105" w:type="dxa"/>
              <w:left w:w="75" w:type="dxa"/>
              <w:bottom w:w="105" w:type="dxa"/>
              <w:right w:w="75" w:type="dxa"/>
            </w:tcMar>
            <w:vAlign w:val="center"/>
          </w:tcPr>
          <w:p w14:paraId="30662168"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128</w:t>
            </w:r>
          </w:p>
        </w:tc>
        <w:tc>
          <w:tcPr>
            <w:tcW w:w="907" w:type="dxa"/>
            <w:gridSpan w:val="2"/>
            <w:shd w:val="clear" w:color="auto" w:fill="auto"/>
            <w:tcMar>
              <w:top w:w="105" w:type="dxa"/>
              <w:left w:w="75" w:type="dxa"/>
              <w:bottom w:w="105" w:type="dxa"/>
              <w:right w:w="75" w:type="dxa"/>
            </w:tcMar>
            <w:vAlign w:val="center"/>
          </w:tcPr>
          <w:p w14:paraId="591C6D38"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14.84</w:t>
            </w:r>
          </w:p>
        </w:tc>
        <w:tc>
          <w:tcPr>
            <w:tcW w:w="1632" w:type="dxa"/>
            <w:gridSpan w:val="2"/>
            <w:shd w:val="clear" w:color="auto" w:fill="auto"/>
            <w:tcMar>
              <w:top w:w="105" w:type="dxa"/>
              <w:left w:w="75" w:type="dxa"/>
              <w:bottom w:w="105" w:type="dxa"/>
              <w:right w:w="75" w:type="dxa"/>
            </w:tcMar>
            <w:vAlign w:val="center"/>
          </w:tcPr>
          <w:p w14:paraId="3296E06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shd w:val="clear" w:color="auto" w:fill="auto"/>
            <w:tcMar>
              <w:top w:w="105" w:type="dxa"/>
              <w:left w:w="75" w:type="dxa"/>
              <w:bottom w:w="105" w:type="dxa"/>
              <w:right w:w="75" w:type="dxa"/>
            </w:tcMar>
            <w:vAlign w:val="center"/>
          </w:tcPr>
          <w:p w14:paraId="612B87D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1.000</w:t>
            </w:r>
          </w:p>
        </w:tc>
      </w:tr>
      <w:tr w:rsidR="00B03627" w:rsidRPr="00A259E6" w14:paraId="7D56EDDE"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0A3B075"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32B55F75"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731BD501"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5</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0DC78ED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128</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3BBF6AC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3.91</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39712A1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45698D1A" w14:textId="77777777" w:rsidR="00B03627" w:rsidRPr="00A259E6" w:rsidRDefault="00B03627" w:rsidP="00B03627">
            <w:pPr>
              <w:spacing w:line="240" w:lineRule="auto"/>
              <w:jc w:val="right"/>
              <w:rPr>
                <w:rFonts w:eastAsia="Times New Roman" w:cs="Times New Roman"/>
                <w:szCs w:val="22"/>
              </w:rPr>
            </w:pPr>
          </w:p>
        </w:tc>
      </w:tr>
      <w:tr w:rsidR="00B03627" w:rsidRPr="00A259E6" w14:paraId="7454C5EF"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AF04C2C"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i/>
                <w:szCs w:val="22"/>
              </w:rPr>
              <w:t>TRW</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3FA6E477"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009770B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36</w:t>
            </w:r>
          </w:p>
        </w:tc>
        <w:tc>
          <w:tcPr>
            <w:tcW w:w="735" w:type="dxa"/>
            <w:tcBorders>
              <w:top w:val="single" w:sz="4" w:space="0" w:color="000000"/>
            </w:tcBorders>
            <w:shd w:val="clear" w:color="auto" w:fill="auto"/>
            <w:tcMar>
              <w:top w:w="105" w:type="dxa"/>
              <w:left w:w="75" w:type="dxa"/>
              <w:bottom w:w="105" w:type="dxa"/>
              <w:right w:w="75" w:type="dxa"/>
            </w:tcMar>
            <w:vAlign w:val="center"/>
          </w:tcPr>
          <w:p w14:paraId="4CCBDAE5"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200</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439968CC"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18.00</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6F5624BC"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56CC3D34"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0.656</w:t>
            </w:r>
          </w:p>
        </w:tc>
      </w:tr>
      <w:tr w:rsidR="00B03627" w:rsidRPr="00A259E6" w14:paraId="2A849375"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33A5E0D"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21371F39"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5AB582FB"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20</w:t>
            </w:r>
          </w:p>
        </w:tc>
        <w:tc>
          <w:tcPr>
            <w:tcW w:w="735" w:type="dxa"/>
            <w:shd w:val="clear" w:color="auto" w:fill="auto"/>
            <w:tcMar>
              <w:top w:w="105" w:type="dxa"/>
              <w:left w:w="75" w:type="dxa"/>
              <w:bottom w:w="105" w:type="dxa"/>
              <w:right w:w="75" w:type="dxa"/>
            </w:tcMar>
            <w:vAlign w:val="center"/>
          </w:tcPr>
          <w:p w14:paraId="006EB6A5"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170</w:t>
            </w:r>
          </w:p>
        </w:tc>
        <w:tc>
          <w:tcPr>
            <w:tcW w:w="907" w:type="dxa"/>
            <w:gridSpan w:val="2"/>
            <w:shd w:val="clear" w:color="auto" w:fill="auto"/>
            <w:tcMar>
              <w:top w:w="105" w:type="dxa"/>
              <w:left w:w="75" w:type="dxa"/>
              <w:bottom w:w="105" w:type="dxa"/>
              <w:right w:w="75" w:type="dxa"/>
            </w:tcMar>
            <w:vAlign w:val="center"/>
          </w:tcPr>
          <w:p w14:paraId="32619B2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11.76</w:t>
            </w:r>
          </w:p>
        </w:tc>
        <w:tc>
          <w:tcPr>
            <w:tcW w:w="1632" w:type="dxa"/>
            <w:gridSpan w:val="2"/>
            <w:shd w:val="clear" w:color="auto" w:fill="auto"/>
            <w:tcMar>
              <w:top w:w="105" w:type="dxa"/>
              <w:left w:w="75" w:type="dxa"/>
              <w:bottom w:w="105" w:type="dxa"/>
              <w:right w:w="75" w:type="dxa"/>
            </w:tcMar>
            <w:vAlign w:val="center"/>
          </w:tcPr>
          <w:p w14:paraId="6589FE62"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shd w:val="clear" w:color="auto" w:fill="auto"/>
            <w:tcMar>
              <w:top w:w="105" w:type="dxa"/>
              <w:left w:w="75" w:type="dxa"/>
              <w:bottom w:w="105" w:type="dxa"/>
              <w:right w:w="75" w:type="dxa"/>
            </w:tcMar>
            <w:vAlign w:val="center"/>
          </w:tcPr>
          <w:p w14:paraId="79F0EB6C"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0.009*</w:t>
            </w:r>
          </w:p>
        </w:tc>
      </w:tr>
      <w:tr w:rsidR="00B03627" w:rsidRPr="00A259E6" w14:paraId="7D3CC10D"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B19C7D8"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6714893A"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19E15528"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w:t>
            </w:r>
          </w:p>
        </w:tc>
        <w:tc>
          <w:tcPr>
            <w:tcW w:w="735" w:type="dxa"/>
            <w:shd w:val="clear" w:color="auto" w:fill="auto"/>
            <w:tcMar>
              <w:top w:w="105" w:type="dxa"/>
              <w:left w:w="75" w:type="dxa"/>
              <w:bottom w:w="105" w:type="dxa"/>
              <w:right w:w="75" w:type="dxa"/>
            </w:tcMar>
            <w:vAlign w:val="center"/>
          </w:tcPr>
          <w:p w14:paraId="748CA643"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170</w:t>
            </w:r>
          </w:p>
        </w:tc>
        <w:tc>
          <w:tcPr>
            <w:tcW w:w="907" w:type="dxa"/>
            <w:gridSpan w:val="2"/>
            <w:shd w:val="clear" w:color="auto" w:fill="auto"/>
            <w:tcMar>
              <w:top w:w="105" w:type="dxa"/>
              <w:left w:w="75" w:type="dxa"/>
              <w:bottom w:w="105" w:type="dxa"/>
              <w:right w:w="75" w:type="dxa"/>
            </w:tcMar>
            <w:vAlign w:val="center"/>
          </w:tcPr>
          <w:p w14:paraId="52D34429"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12.94</w:t>
            </w:r>
          </w:p>
        </w:tc>
        <w:tc>
          <w:tcPr>
            <w:tcW w:w="1632" w:type="dxa"/>
            <w:gridSpan w:val="2"/>
            <w:shd w:val="clear" w:color="auto" w:fill="auto"/>
            <w:tcMar>
              <w:top w:w="105" w:type="dxa"/>
              <w:left w:w="75" w:type="dxa"/>
              <w:bottom w:w="105" w:type="dxa"/>
              <w:right w:w="75" w:type="dxa"/>
            </w:tcMar>
            <w:vAlign w:val="center"/>
          </w:tcPr>
          <w:p w14:paraId="0DEAC16C"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shd w:val="clear" w:color="auto" w:fill="auto"/>
            <w:tcMar>
              <w:top w:w="105" w:type="dxa"/>
              <w:left w:w="75" w:type="dxa"/>
              <w:bottom w:w="105" w:type="dxa"/>
              <w:right w:w="75" w:type="dxa"/>
            </w:tcMar>
            <w:vAlign w:val="center"/>
          </w:tcPr>
          <w:p w14:paraId="020B0EA0"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0.026*</w:t>
            </w:r>
          </w:p>
        </w:tc>
      </w:tr>
      <w:tr w:rsidR="00B03627" w:rsidRPr="00A259E6" w14:paraId="757662B8"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EC70105"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537ED995"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446E0EE2"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16</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4D3DC134"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170</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5529BE35"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9.41</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3D72DAAF"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7A3C46D5" w14:textId="77777777" w:rsidR="00B03627" w:rsidRPr="00A259E6" w:rsidRDefault="00B03627" w:rsidP="00B03627">
            <w:pPr>
              <w:spacing w:line="240" w:lineRule="auto"/>
              <w:jc w:val="right"/>
              <w:rPr>
                <w:rFonts w:eastAsia="Times New Roman" w:cs="Times New Roman"/>
                <w:szCs w:val="22"/>
              </w:rPr>
            </w:pPr>
          </w:p>
        </w:tc>
      </w:tr>
      <w:tr w:rsidR="00B03627" w:rsidRPr="00A259E6" w14:paraId="3CA03A78" w14:textId="77777777" w:rsidTr="00916A77">
        <w:trPr>
          <w:cantSplit/>
          <w:trHeight w:hRule="exact" w:val="360"/>
        </w:trPr>
        <w:tc>
          <w:tcPr>
            <w:tcW w:w="9505" w:type="dxa"/>
            <w:gridSpan w:val="13"/>
            <w:tcBorders>
              <w:bottom w:val="single" w:sz="4" w:space="0" w:color="000000"/>
            </w:tcBorders>
            <w:shd w:val="clear" w:color="auto" w:fill="auto"/>
            <w:tcMar>
              <w:top w:w="105" w:type="dxa"/>
              <w:left w:w="75" w:type="dxa"/>
              <w:bottom w:w="105" w:type="dxa"/>
              <w:right w:w="75" w:type="dxa"/>
            </w:tcMar>
            <w:vAlign w:val="center"/>
          </w:tcPr>
          <w:p w14:paraId="59B62B19"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b/>
                <w:szCs w:val="22"/>
              </w:rPr>
              <w:t>Observer strata : Jul. 1 - Dec. 31</w:t>
            </w:r>
          </w:p>
        </w:tc>
      </w:tr>
      <w:tr w:rsidR="00B03627" w:rsidRPr="00A259E6" w14:paraId="7F5F94F8"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9EFE602"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i/>
                <w:szCs w:val="22"/>
              </w:rPr>
              <w:t>HAL</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3357C174"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48A55A1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202</w:t>
            </w:r>
          </w:p>
        </w:tc>
        <w:tc>
          <w:tcPr>
            <w:tcW w:w="735" w:type="dxa"/>
            <w:tcBorders>
              <w:top w:val="single" w:sz="4" w:space="0" w:color="000000"/>
            </w:tcBorders>
            <w:shd w:val="clear" w:color="auto" w:fill="auto"/>
            <w:tcMar>
              <w:top w:w="105" w:type="dxa"/>
              <w:left w:w="75" w:type="dxa"/>
              <w:bottom w:w="105" w:type="dxa"/>
              <w:right w:w="75" w:type="dxa"/>
            </w:tcMar>
            <w:vAlign w:val="center"/>
          </w:tcPr>
          <w:p w14:paraId="0A7E84EB"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870</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32BDED4F"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23.22</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3B45C38B"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22.54</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7E6B8F2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0.626</w:t>
            </w:r>
          </w:p>
        </w:tc>
      </w:tr>
      <w:tr w:rsidR="00B03627" w:rsidRPr="00A259E6" w14:paraId="40998F06"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0E2EB27"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6C63F0C9"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51194302"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143</w:t>
            </w:r>
          </w:p>
        </w:tc>
        <w:tc>
          <w:tcPr>
            <w:tcW w:w="735" w:type="dxa"/>
            <w:shd w:val="clear" w:color="auto" w:fill="auto"/>
            <w:tcMar>
              <w:top w:w="105" w:type="dxa"/>
              <w:left w:w="75" w:type="dxa"/>
              <w:bottom w:w="105" w:type="dxa"/>
              <w:right w:w="75" w:type="dxa"/>
            </w:tcMar>
            <w:vAlign w:val="center"/>
          </w:tcPr>
          <w:p w14:paraId="512C8475"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635</w:t>
            </w:r>
          </w:p>
        </w:tc>
        <w:tc>
          <w:tcPr>
            <w:tcW w:w="907" w:type="dxa"/>
            <w:gridSpan w:val="2"/>
            <w:shd w:val="clear" w:color="auto" w:fill="auto"/>
            <w:tcMar>
              <w:top w:w="105" w:type="dxa"/>
              <w:left w:w="75" w:type="dxa"/>
              <w:bottom w:w="105" w:type="dxa"/>
              <w:right w:w="75" w:type="dxa"/>
            </w:tcMar>
            <w:vAlign w:val="center"/>
          </w:tcPr>
          <w:p w14:paraId="33E26973"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22.52</w:t>
            </w:r>
          </w:p>
        </w:tc>
        <w:tc>
          <w:tcPr>
            <w:tcW w:w="1632" w:type="dxa"/>
            <w:gridSpan w:val="2"/>
            <w:shd w:val="clear" w:color="auto" w:fill="auto"/>
            <w:tcMar>
              <w:top w:w="105" w:type="dxa"/>
              <w:left w:w="75" w:type="dxa"/>
              <w:bottom w:w="105" w:type="dxa"/>
              <w:right w:w="75" w:type="dxa"/>
            </w:tcMar>
            <w:vAlign w:val="center"/>
          </w:tcPr>
          <w:p w14:paraId="0FF43EA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22.54</w:t>
            </w:r>
          </w:p>
        </w:tc>
        <w:tc>
          <w:tcPr>
            <w:tcW w:w="1000" w:type="dxa"/>
            <w:gridSpan w:val="2"/>
            <w:shd w:val="clear" w:color="auto" w:fill="auto"/>
            <w:tcMar>
              <w:top w:w="105" w:type="dxa"/>
              <w:left w:w="75" w:type="dxa"/>
              <w:bottom w:w="105" w:type="dxa"/>
              <w:right w:w="75" w:type="dxa"/>
            </w:tcMar>
            <w:vAlign w:val="center"/>
          </w:tcPr>
          <w:p w14:paraId="2814CA1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1.000</w:t>
            </w:r>
          </w:p>
        </w:tc>
      </w:tr>
      <w:tr w:rsidR="00B03627" w:rsidRPr="00A259E6" w14:paraId="1CA7C9A1"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E10BBA2"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42FB299E"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38785E3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159</w:t>
            </w:r>
          </w:p>
        </w:tc>
        <w:tc>
          <w:tcPr>
            <w:tcW w:w="735" w:type="dxa"/>
            <w:shd w:val="clear" w:color="auto" w:fill="auto"/>
            <w:tcMar>
              <w:top w:w="105" w:type="dxa"/>
              <w:left w:w="75" w:type="dxa"/>
              <w:bottom w:w="105" w:type="dxa"/>
              <w:right w:w="75" w:type="dxa"/>
            </w:tcMar>
            <w:vAlign w:val="center"/>
          </w:tcPr>
          <w:p w14:paraId="7CC3AA03"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635</w:t>
            </w:r>
          </w:p>
        </w:tc>
        <w:tc>
          <w:tcPr>
            <w:tcW w:w="907" w:type="dxa"/>
            <w:gridSpan w:val="2"/>
            <w:shd w:val="clear" w:color="auto" w:fill="auto"/>
            <w:tcMar>
              <w:top w:w="105" w:type="dxa"/>
              <w:left w:w="75" w:type="dxa"/>
              <w:bottom w:w="105" w:type="dxa"/>
              <w:right w:w="75" w:type="dxa"/>
            </w:tcMar>
            <w:vAlign w:val="center"/>
          </w:tcPr>
          <w:p w14:paraId="795E383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25.04</w:t>
            </w:r>
          </w:p>
        </w:tc>
        <w:tc>
          <w:tcPr>
            <w:tcW w:w="1632" w:type="dxa"/>
            <w:gridSpan w:val="2"/>
            <w:shd w:val="clear" w:color="auto" w:fill="auto"/>
            <w:tcMar>
              <w:top w:w="105" w:type="dxa"/>
              <w:left w:w="75" w:type="dxa"/>
              <w:bottom w:w="105" w:type="dxa"/>
              <w:right w:w="75" w:type="dxa"/>
            </w:tcMar>
            <w:vAlign w:val="center"/>
          </w:tcPr>
          <w:p w14:paraId="2E9F6B0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22.54</w:t>
            </w:r>
          </w:p>
        </w:tc>
        <w:tc>
          <w:tcPr>
            <w:tcW w:w="1000" w:type="dxa"/>
            <w:gridSpan w:val="2"/>
            <w:shd w:val="clear" w:color="auto" w:fill="auto"/>
            <w:tcMar>
              <w:top w:w="105" w:type="dxa"/>
              <w:left w:w="75" w:type="dxa"/>
              <w:bottom w:w="105" w:type="dxa"/>
              <w:right w:w="75" w:type="dxa"/>
            </w:tcMar>
            <w:vAlign w:val="center"/>
          </w:tcPr>
          <w:p w14:paraId="34D9A550"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0.141</w:t>
            </w:r>
          </w:p>
        </w:tc>
      </w:tr>
      <w:tr w:rsidR="00B03627" w:rsidRPr="00A259E6" w14:paraId="2CE20A0E"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BEED79D"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44D28FBB"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5CE0CFC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87</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378FCCC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635</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22AFACB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13.70</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4881815B"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15.40</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2B4C659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0.249</w:t>
            </w:r>
          </w:p>
        </w:tc>
      </w:tr>
      <w:tr w:rsidR="00B03627" w:rsidRPr="00A259E6" w14:paraId="07B7C45F"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6A87766"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i/>
                <w:szCs w:val="22"/>
              </w:rPr>
              <w:t>POT</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37F98CBA"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7B987B08"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79</w:t>
            </w:r>
          </w:p>
        </w:tc>
        <w:tc>
          <w:tcPr>
            <w:tcW w:w="735" w:type="dxa"/>
            <w:tcBorders>
              <w:top w:val="single" w:sz="4" w:space="0" w:color="000000"/>
            </w:tcBorders>
            <w:shd w:val="clear" w:color="auto" w:fill="auto"/>
            <w:tcMar>
              <w:top w:w="105" w:type="dxa"/>
              <w:left w:w="75" w:type="dxa"/>
              <w:bottom w:w="105" w:type="dxa"/>
              <w:right w:w="75" w:type="dxa"/>
            </w:tcMar>
            <w:vAlign w:val="center"/>
          </w:tcPr>
          <w:p w14:paraId="23B4DC5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368</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6C75C7F3"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21.47</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7D84A704"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22.54</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65083A7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0.663</w:t>
            </w:r>
          </w:p>
        </w:tc>
      </w:tr>
      <w:tr w:rsidR="00B03627" w:rsidRPr="00A259E6" w14:paraId="50BBDFD9"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FF51B86"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692DA132"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168DD9E0"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55</w:t>
            </w:r>
          </w:p>
        </w:tc>
        <w:tc>
          <w:tcPr>
            <w:tcW w:w="735" w:type="dxa"/>
            <w:shd w:val="clear" w:color="auto" w:fill="auto"/>
            <w:tcMar>
              <w:top w:w="105" w:type="dxa"/>
              <w:left w:w="75" w:type="dxa"/>
              <w:bottom w:w="105" w:type="dxa"/>
              <w:right w:w="75" w:type="dxa"/>
            </w:tcMar>
            <w:vAlign w:val="center"/>
          </w:tcPr>
          <w:p w14:paraId="5AEC30A1"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282</w:t>
            </w:r>
          </w:p>
        </w:tc>
        <w:tc>
          <w:tcPr>
            <w:tcW w:w="907" w:type="dxa"/>
            <w:gridSpan w:val="2"/>
            <w:shd w:val="clear" w:color="auto" w:fill="auto"/>
            <w:tcMar>
              <w:top w:w="105" w:type="dxa"/>
              <w:left w:w="75" w:type="dxa"/>
              <w:bottom w:w="105" w:type="dxa"/>
              <w:right w:w="75" w:type="dxa"/>
            </w:tcMar>
            <w:vAlign w:val="center"/>
          </w:tcPr>
          <w:p w14:paraId="32126A8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19.50</w:t>
            </w:r>
          </w:p>
        </w:tc>
        <w:tc>
          <w:tcPr>
            <w:tcW w:w="1632" w:type="dxa"/>
            <w:gridSpan w:val="2"/>
            <w:shd w:val="clear" w:color="auto" w:fill="auto"/>
            <w:tcMar>
              <w:top w:w="105" w:type="dxa"/>
              <w:left w:w="75" w:type="dxa"/>
              <w:bottom w:w="105" w:type="dxa"/>
              <w:right w:w="75" w:type="dxa"/>
            </w:tcMar>
            <w:vAlign w:val="center"/>
          </w:tcPr>
          <w:p w14:paraId="078E89C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22.54</w:t>
            </w:r>
          </w:p>
        </w:tc>
        <w:tc>
          <w:tcPr>
            <w:tcW w:w="1000" w:type="dxa"/>
            <w:gridSpan w:val="2"/>
            <w:shd w:val="clear" w:color="auto" w:fill="auto"/>
            <w:tcMar>
              <w:top w:w="105" w:type="dxa"/>
              <w:left w:w="75" w:type="dxa"/>
              <w:bottom w:w="105" w:type="dxa"/>
              <w:right w:w="75" w:type="dxa"/>
            </w:tcMar>
            <w:vAlign w:val="center"/>
          </w:tcPr>
          <w:p w14:paraId="02494A81"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0.254</w:t>
            </w:r>
          </w:p>
        </w:tc>
      </w:tr>
      <w:tr w:rsidR="00B03627" w:rsidRPr="00A259E6" w14:paraId="0A4650F1"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2876F62"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30C8F47E"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2858633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60</w:t>
            </w:r>
          </w:p>
        </w:tc>
        <w:tc>
          <w:tcPr>
            <w:tcW w:w="735" w:type="dxa"/>
            <w:shd w:val="clear" w:color="auto" w:fill="auto"/>
            <w:tcMar>
              <w:top w:w="105" w:type="dxa"/>
              <w:left w:w="75" w:type="dxa"/>
              <w:bottom w:w="105" w:type="dxa"/>
              <w:right w:w="75" w:type="dxa"/>
            </w:tcMar>
            <w:vAlign w:val="center"/>
          </w:tcPr>
          <w:p w14:paraId="61E2D57F"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282</w:t>
            </w:r>
          </w:p>
        </w:tc>
        <w:tc>
          <w:tcPr>
            <w:tcW w:w="907" w:type="dxa"/>
            <w:gridSpan w:val="2"/>
            <w:shd w:val="clear" w:color="auto" w:fill="auto"/>
            <w:tcMar>
              <w:top w:w="105" w:type="dxa"/>
              <w:left w:w="75" w:type="dxa"/>
              <w:bottom w:w="105" w:type="dxa"/>
              <w:right w:w="75" w:type="dxa"/>
            </w:tcMar>
            <w:vAlign w:val="center"/>
          </w:tcPr>
          <w:p w14:paraId="562562E5"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21.28</w:t>
            </w:r>
          </w:p>
        </w:tc>
        <w:tc>
          <w:tcPr>
            <w:tcW w:w="1632" w:type="dxa"/>
            <w:gridSpan w:val="2"/>
            <w:shd w:val="clear" w:color="auto" w:fill="auto"/>
            <w:tcMar>
              <w:top w:w="105" w:type="dxa"/>
              <w:left w:w="75" w:type="dxa"/>
              <w:bottom w:w="105" w:type="dxa"/>
              <w:right w:w="75" w:type="dxa"/>
            </w:tcMar>
            <w:vAlign w:val="center"/>
          </w:tcPr>
          <w:p w14:paraId="734FCB6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22.54</w:t>
            </w:r>
          </w:p>
        </w:tc>
        <w:tc>
          <w:tcPr>
            <w:tcW w:w="1000" w:type="dxa"/>
            <w:gridSpan w:val="2"/>
            <w:shd w:val="clear" w:color="auto" w:fill="auto"/>
            <w:tcMar>
              <w:top w:w="105" w:type="dxa"/>
              <w:left w:w="75" w:type="dxa"/>
              <w:bottom w:w="105" w:type="dxa"/>
              <w:right w:w="75" w:type="dxa"/>
            </w:tcMar>
            <w:vAlign w:val="center"/>
          </w:tcPr>
          <w:p w14:paraId="573AEA9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0.669</w:t>
            </w:r>
          </w:p>
        </w:tc>
      </w:tr>
      <w:tr w:rsidR="00B03627" w:rsidRPr="00A259E6" w14:paraId="318E064F"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69BD5DD"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63684E7C"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3397C4A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33</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60606A8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282</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6DE37C6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11.70</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4B297B6D"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15.23</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1170DAF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0.115</w:t>
            </w:r>
          </w:p>
        </w:tc>
      </w:tr>
      <w:tr w:rsidR="00B03627" w:rsidRPr="00A259E6" w14:paraId="179EB37F" w14:textId="77777777" w:rsidTr="00916A77">
        <w:trPr>
          <w:cantSplit/>
          <w:trHeight w:hRule="exact" w:val="360"/>
        </w:trPr>
        <w:tc>
          <w:tcPr>
            <w:tcW w:w="1098" w:type="dxa"/>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094DBD8"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i/>
                <w:szCs w:val="22"/>
              </w:rPr>
              <w:t>TRW</w:t>
            </w:r>
          </w:p>
        </w:tc>
        <w:tc>
          <w:tcPr>
            <w:tcW w:w="2768" w:type="dxa"/>
            <w:gridSpan w:val="2"/>
            <w:tcBorders>
              <w:top w:val="single" w:sz="4" w:space="0" w:color="000000"/>
            </w:tcBorders>
            <w:shd w:val="clear" w:color="auto" w:fill="auto"/>
            <w:tcMar>
              <w:top w:w="105" w:type="dxa"/>
              <w:left w:w="75" w:type="dxa"/>
              <w:bottom w:w="105" w:type="dxa"/>
              <w:right w:w="75" w:type="dxa"/>
            </w:tcMar>
            <w:vAlign w:val="center"/>
          </w:tcPr>
          <w:p w14:paraId="59C2AA76"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1365" w:type="dxa"/>
            <w:gridSpan w:val="2"/>
            <w:tcBorders>
              <w:top w:val="single" w:sz="4" w:space="0" w:color="000000"/>
            </w:tcBorders>
            <w:shd w:val="clear" w:color="auto" w:fill="auto"/>
            <w:tcMar>
              <w:top w:w="105" w:type="dxa"/>
              <w:left w:w="75" w:type="dxa"/>
              <w:bottom w:w="105" w:type="dxa"/>
              <w:right w:w="75" w:type="dxa"/>
            </w:tcMar>
            <w:vAlign w:val="center"/>
          </w:tcPr>
          <w:p w14:paraId="1C12452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70</w:t>
            </w:r>
          </w:p>
        </w:tc>
        <w:tc>
          <w:tcPr>
            <w:tcW w:w="735" w:type="dxa"/>
            <w:tcBorders>
              <w:top w:val="single" w:sz="4" w:space="0" w:color="000000"/>
            </w:tcBorders>
            <w:shd w:val="clear" w:color="auto" w:fill="auto"/>
            <w:tcMar>
              <w:top w:w="105" w:type="dxa"/>
              <w:left w:w="75" w:type="dxa"/>
              <w:bottom w:w="105" w:type="dxa"/>
              <w:right w:w="75" w:type="dxa"/>
            </w:tcMar>
            <w:vAlign w:val="center"/>
          </w:tcPr>
          <w:p w14:paraId="03F41D00"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372</w:t>
            </w:r>
          </w:p>
        </w:tc>
        <w:tc>
          <w:tcPr>
            <w:tcW w:w="907" w:type="dxa"/>
            <w:gridSpan w:val="2"/>
            <w:tcBorders>
              <w:top w:val="single" w:sz="4" w:space="0" w:color="000000"/>
            </w:tcBorders>
            <w:shd w:val="clear" w:color="auto" w:fill="auto"/>
            <w:tcMar>
              <w:top w:w="105" w:type="dxa"/>
              <w:left w:w="75" w:type="dxa"/>
              <w:bottom w:w="105" w:type="dxa"/>
              <w:right w:w="75" w:type="dxa"/>
            </w:tcMar>
            <w:vAlign w:val="center"/>
          </w:tcPr>
          <w:p w14:paraId="47093A14"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18.82</w:t>
            </w:r>
          </w:p>
        </w:tc>
        <w:tc>
          <w:tcPr>
            <w:tcW w:w="1632" w:type="dxa"/>
            <w:gridSpan w:val="2"/>
            <w:tcBorders>
              <w:top w:val="single" w:sz="4" w:space="0" w:color="000000"/>
            </w:tcBorders>
            <w:shd w:val="clear" w:color="auto" w:fill="auto"/>
            <w:tcMar>
              <w:top w:w="105" w:type="dxa"/>
              <w:left w:w="75" w:type="dxa"/>
              <w:bottom w:w="105" w:type="dxa"/>
              <w:right w:w="75" w:type="dxa"/>
            </w:tcMar>
            <w:vAlign w:val="center"/>
          </w:tcPr>
          <w:p w14:paraId="4805EA21"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tcBorders>
              <w:top w:val="single" w:sz="4" w:space="0" w:color="000000"/>
            </w:tcBorders>
            <w:shd w:val="clear" w:color="auto" w:fill="auto"/>
            <w:tcMar>
              <w:top w:w="105" w:type="dxa"/>
              <w:left w:w="75" w:type="dxa"/>
              <w:bottom w:w="105" w:type="dxa"/>
              <w:right w:w="75" w:type="dxa"/>
            </w:tcMar>
            <w:vAlign w:val="center"/>
          </w:tcPr>
          <w:p w14:paraId="25F3DE2A"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0.744</w:t>
            </w:r>
          </w:p>
        </w:tc>
      </w:tr>
      <w:tr w:rsidR="00B03627" w:rsidRPr="00A259E6" w14:paraId="7348AC59"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E58D87E"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71762CF1"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5DA70B37"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56</w:t>
            </w:r>
          </w:p>
        </w:tc>
        <w:tc>
          <w:tcPr>
            <w:tcW w:w="735" w:type="dxa"/>
            <w:shd w:val="clear" w:color="auto" w:fill="auto"/>
            <w:tcMar>
              <w:top w:w="105" w:type="dxa"/>
              <w:left w:w="75" w:type="dxa"/>
              <w:bottom w:w="105" w:type="dxa"/>
              <w:right w:w="75" w:type="dxa"/>
            </w:tcMar>
            <w:vAlign w:val="center"/>
          </w:tcPr>
          <w:p w14:paraId="6C662BF2"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303</w:t>
            </w:r>
          </w:p>
        </w:tc>
        <w:tc>
          <w:tcPr>
            <w:tcW w:w="907" w:type="dxa"/>
            <w:gridSpan w:val="2"/>
            <w:shd w:val="clear" w:color="auto" w:fill="auto"/>
            <w:tcMar>
              <w:top w:w="105" w:type="dxa"/>
              <w:left w:w="75" w:type="dxa"/>
              <w:bottom w:w="105" w:type="dxa"/>
              <w:right w:w="75" w:type="dxa"/>
            </w:tcMar>
            <w:vAlign w:val="center"/>
          </w:tcPr>
          <w:p w14:paraId="26B0E37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18.48</w:t>
            </w:r>
          </w:p>
        </w:tc>
        <w:tc>
          <w:tcPr>
            <w:tcW w:w="1632" w:type="dxa"/>
            <w:gridSpan w:val="2"/>
            <w:shd w:val="clear" w:color="auto" w:fill="auto"/>
            <w:tcMar>
              <w:top w:w="105" w:type="dxa"/>
              <w:left w:w="75" w:type="dxa"/>
              <w:bottom w:w="105" w:type="dxa"/>
              <w:right w:w="75" w:type="dxa"/>
            </w:tcMar>
            <w:vAlign w:val="center"/>
          </w:tcPr>
          <w:p w14:paraId="6B1426EC"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shd w:val="clear" w:color="auto" w:fill="auto"/>
            <w:tcMar>
              <w:top w:w="105" w:type="dxa"/>
              <w:left w:w="75" w:type="dxa"/>
              <w:bottom w:w="105" w:type="dxa"/>
              <w:right w:w="75" w:type="dxa"/>
            </w:tcMar>
            <w:vAlign w:val="center"/>
          </w:tcPr>
          <w:p w14:paraId="7F2616E1"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0.665</w:t>
            </w:r>
          </w:p>
        </w:tc>
      </w:tr>
      <w:tr w:rsidR="00B03627" w:rsidRPr="00A259E6" w14:paraId="4155CA0A"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608C0DA"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shd w:val="clear" w:color="auto" w:fill="auto"/>
            <w:tcMar>
              <w:top w:w="105" w:type="dxa"/>
              <w:left w:w="75" w:type="dxa"/>
              <w:bottom w:w="105" w:type="dxa"/>
              <w:right w:w="75" w:type="dxa"/>
            </w:tcMar>
            <w:vAlign w:val="center"/>
          </w:tcPr>
          <w:p w14:paraId="58DB4209"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1365" w:type="dxa"/>
            <w:gridSpan w:val="2"/>
            <w:shd w:val="clear" w:color="auto" w:fill="auto"/>
            <w:tcMar>
              <w:top w:w="105" w:type="dxa"/>
              <w:left w:w="75" w:type="dxa"/>
              <w:bottom w:w="105" w:type="dxa"/>
              <w:right w:w="75" w:type="dxa"/>
            </w:tcMar>
            <w:vAlign w:val="center"/>
          </w:tcPr>
          <w:p w14:paraId="6E81411D"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63</w:t>
            </w:r>
          </w:p>
        </w:tc>
        <w:tc>
          <w:tcPr>
            <w:tcW w:w="735" w:type="dxa"/>
            <w:shd w:val="clear" w:color="auto" w:fill="auto"/>
            <w:tcMar>
              <w:top w:w="105" w:type="dxa"/>
              <w:left w:w="75" w:type="dxa"/>
              <w:bottom w:w="105" w:type="dxa"/>
              <w:right w:w="75" w:type="dxa"/>
            </w:tcMar>
            <w:vAlign w:val="center"/>
          </w:tcPr>
          <w:p w14:paraId="6FABDA50"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303</w:t>
            </w:r>
          </w:p>
        </w:tc>
        <w:tc>
          <w:tcPr>
            <w:tcW w:w="907" w:type="dxa"/>
            <w:gridSpan w:val="2"/>
            <w:shd w:val="clear" w:color="auto" w:fill="auto"/>
            <w:tcMar>
              <w:top w:w="105" w:type="dxa"/>
              <w:left w:w="75" w:type="dxa"/>
              <w:bottom w:w="105" w:type="dxa"/>
              <w:right w:w="75" w:type="dxa"/>
            </w:tcMar>
            <w:vAlign w:val="center"/>
          </w:tcPr>
          <w:p w14:paraId="2EE314BE"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20.79</w:t>
            </w:r>
          </w:p>
        </w:tc>
        <w:tc>
          <w:tcPr>
            <w:tcW w:w="1632" w:type="dxa"/>
            <w:gridSpan w:val="2"/>
            <w:shd w:val="clear" w:color="auto" w:fill="auto"/>
            <w:tcMar>
              <w:top w:w="105" w:type="dxa"/>
              <w:left w:w="75" w:type="dxa"/>
              <w:bottom w:w="105" w:type="dxa"/>
              <w:right w:w="75" w:type="dxa"/>
            </w:tcMar>
            <w:vAlign w:val="center"/>
          </w:tcPr>
          <w:p w14:paraId="589F833B"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shd w:val="clear" w:color="auto" w:fill="auto"/>
            <w:tcMar>
              <w:top w:w="105" w:type="dxa"/>
              <w:left w:w="75" w:type="dxa"/>
              <w:bottom w:w="105" w:type="dxa"/>
              <w:right w:w="75" w:type="dxa"/>
            </w:tcMar>
            <w:vAlign w:val="center"/>
          </w:tcPr>
          <w:p w14:paraId="7A7A4FD6"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0.612</w:t>
            </w:r>
          </w:p>
        </w:tc>
      </w:tr>
      <w:tr w:rsidR="00B03627" w:rsidRPr="00A259E6" w14:paraId="6D0687CB" w14:textId="77777777" w:rsidTr="00916A77">
        <w:trPr>
          <w:cantSplit/>
          <w:trHeight w:hRule="exact" w:val="360"/>
        </w:trPr>
        <w:tc>
          <w:tcPr>
            <w:tcW w:w="1098" w:type="dxa"/>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334C0DF" w14:textId="77777777" w:rsidR="00B03627" w:rsidRPr="00A259E6" w:rsidRDefault="00B03627" w:rsidP="00B03627">
            <w:pPr>
              <w:widowControl w:val="0"/>
              <w:pBdr>
                <w:top w:val="nil"/>
                <w:left w:val="nil"/>
                <w:bottom w:val="nil"/>
                <w:right w:val="nil"/>
                <w:between w:val="nil"/>
              </w:pBdr>
              <w:spacing w:line="240" w:lineRule="auto"/>
              <w:rPr>
                <w:rFonts w:eastAsia="Times New Roman" w:cs="Times New Roman"/>
              </w:rPr>
            </w:pPr>
          </w:p>
        </w:tc>
        <w:tc>
          <w:tcPr>
            <w:tcW w:w="2768" w:type="dxa"/>
            <w:gridSpan w:val="2"/>
            <w:tcBorders>
              <w:bottom w:val="single" w:sz="4" w:space="0" w:color="000000"/>
            </w:tcBorders>
            <w:shd w:val="clear" w:color="auto" w:fill="auto"/>
            <w:tcMar>
              <w:top w:w="105" w:type="dxa"/>
              <w:left w:w="75" w:type="dxa"/>
              <w:bottom w:w="105" w:type="dxa"/>
              <w:right w:w="75" w:type="dxa"/>
            </w:tcMar>
            <w:vAlign w:val="center"/>
          </w:tcPr>
          <w:p w14:paraId="69D7D951" w14:textId="77777777" w:rsidR="00B03627" w:rsidRPr="00A259E6" w:rsidRDefault="00B03627"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1365" w:type="dxa"/>
            <w:gridSpan w:val="2"/>
            <w:tcBorders>
              <w:bottom w:val="single" w:sz="4" w:space="0" w:color="000000"/>
            </w:tcBorders>
            <w:shd w:val="clear" w:color="auto" w:fill="auto"/>
            <w:tcMar>
              <w:top w:w="105" w:type="dxa"/>
              <w:left w:w="75" w:type="dxa"/>
              <w:bottom w:w="105" w:type="dxa"/>
              <w:right w:w="75" w:type="dxa"/>
            </w:tcMar>
            <w:vAlign w:val="center"/>
          </w:tcPr>
          <w:p w14:paraId="18B8DC02"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53</w:t>
            </w:r>
          </w:p>
        </w:tc>
        <w:tc>
          <w:tcPr>
            <w:tcW w:w="735" w:type="dxa"/>
            <w:tcBorders>
              <w:bottom w:val="single" w:sz="4" w:space="0" w:color="000000"/>
            </w:tcBorders>
            <w:shd w:val="clear" w:color="auto" w:fill="auto"/>
            <w:tcMar>
              <w:top w:w="105" w:type="dxa"/>
              <w:left w:w="75" w:type="dxa"/>
              <w:bottom w:w="105" w:type="dxa"/>
              <w:right w:w="75" w:type="dxa"/>
            </w:tcMar>
            <w:vAlign w:val="center"/>
          </w:tcPr>
          <w:p w14:paraId="06DCFB91"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303</w:t>
            </w:r>
          </w:p>
        </w:tc>
        <w:tc>
          <w:tcPr>
            <w:tcW w:w="907" w:type="dxa"/>
            <w:gridSpan w:val="2"/>
            <w:tcBorders>
              <w:bottom w:val="single" w:sz="4" w:space="0" w:color="000000"/>
            </w:tcBorders>
            <w:shd w:val="clear" w:color="auto" w:fill="auto"/>
            <w:tcMar>
              <w:top w:w="105" w:type="dxa"/>
              <w:left w:w="75" w:type="dxa"/>
              <w:bottom w:w="105" w:type="dxa"/>
              <w:right w:w="75" w:type="dxa"/>
            </w:tcMar>
            <w:vAlign w:val="center"/>
          </w:tcPr>
          <w:p w14:paraId="66AB9E0C"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17.49</w:t>
            </w:r>
          </w:p>
        </w:tc>
        <w:tc>
          <w:tcPr>
            <w:tcW w:w="1632" w:type="dxa"/>
            <w:gridSpan w:val="2"/>
            <w:tcBorders>
              <w:bottom w:val="single" w:sz="4" w:space="0" w:color="000000"/>
            </w:tcBorders>
            <w:shd w:val="clear" w:color="auto" w:fill="auto"/>
            <w:tcMar>
              <w:top w:w="105" w:type="dxa"/>
              <w:left w:w="75" w:type="dxa"/>
              <w:bottom w:w="105" w:type="dxa"/>
              <w:right w:w="75" w:type="dxa"/>
            </w:tcMar>
            <w:vAlign w:val="center"/>
          </w:tcPr>
          <w:p w14:paraId="60DB3149"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19.59</w:t>
            </w:r>
          </w:p>
        </w:tc>
        <w:tc>
          <w:tcPr>
            <w:tcW w:w="1000" w:type="dxa"/>
            <w:gridSpan w:val="2"/>
            <w:tcBorders>
              <w:bottom w:val="single" w:sz="4" w:space="0" w:color="000000"/>
            </w:tcBorders>
            <w:shd w:val="clear" w:color="auto" w:fill="auto"/>
            <w:tcMar>
              <w:top w:w="105" w:type="dxa"/>
              <w:left w:w="75" w:type="dxa"/>
              <w:bottom w:w="105" w:type="dxa"/>
              <w:right w:w="75" w:type="dxa"/>
            </w:tcMar>
            <w:vAlign w:val="center"/>
          </w:tcPr>
          <w:p w14:paraId="53FEB22F" w14:textId="77777777" w:rsidR="00B03627" w:rsidRPr="00A259E6" w:rsidRDefault="00B03627" w:rsidP="00B03627">
            <w:pPr>
              <w:spacing w:line="240" w:lineRule="auto"/>
              <w:jc w:val="right"/>
              <w:rPr>
                <w:rFonts w:eastAsia="Times New Roman" w:cs="Times New Roman"/>
                <w:szCs w:val="22"/>
              </w:rPr>
            </w:pPr>
            <w:r w:rsidRPr="00A259E6">
              <w:rPr>
                <w:rFonts w:eastAsia="Times New Roman" w:cs="Times New Roman"/>
                <w:szCs w:val="22"/>
              </w:rPr>
              <w:t>0.386</w:t>
            </w:r>
          </w:p>
        </w:tc>
      </w:tr>
    </w:tbl>
    <w:p w14:paraId="40C36FDD" w14:textId="7C882065" w:rsidR="00DD1ACA" w:rsidRDefault="000156D7" w:rsidP="001C55D7">
      <w:pPr>
        <w:pStyle w:val="FirstParagraph"/>
        <w:spacing w:line="240" w:lineRule="auto"/>
        <w:ind w:left="990" w:hanging="990"/>
      </w:pPr>
      <w:bookmarkStart w:id="163" w:name="section-5"/>
      <w:bookmarkEnd w:id="161"/>
      <w:r>
        <w:lastRenderedPageBreak/>
        <w:t xml:space="preserve">Table 3. -- </w:t>
      </w:r>
      <w:r w:rsidR="00616B51" w:rsidRPr="00616B51">
        <w:t>Number of total vessels (</w:t>
      </w:r>
      <w:r w:rsidR="00616B51" w:rsidRPr="005F140B">
        <w:rPr>
          <w:i/>
        </w:rPr>
        <w:t>V</w:t>
      </w:r>
      <w:r w:rsidR="00616B51" w:rsidRPr="00616B51">
        <w:t>), sampled vessels (</w:t>
      </w:r>
      <w:r w:rsidR="00616B51" w:rsidRPr="005F140B">
        <w:rPr>
          <w:i/>
        </w:rPr>
        <w:t>v</w:t>
      </w:r>
      <w:r w:rsidR="00616B51" w:rsidRPr="00616B51">
        <w:t>), total trips (</w:t>
      </w:r>
      <w:r w:rsidR="00616B51" w:rsidRPr="005F140B">
        <w:rPr>
          <w:i/>
        </w:rPr>
        <w:t>N</w:t>
      </w:r>
      <w:r w:rsidR="00616B51" w:rsidRPr="00616B51">
        <w:t>), and sampled trips (</w:t>
      </w:r>
      <w:r w:rsidR="00616B51" w:rsidRPr="005F140B">
        <w:rPr>
          <w:i/>
        </w:rPr>
        <w:t>n</w:t>
      </w:r>
      <w:r w:rsidR="00616B51" w:rsidRPr="00616B51">
        <w:t>) for each stratum in 2020. The coverage and 95% confidence interval columns are expressed as percentages of the total number of trips taken within each stratum</w:t>
      </w:r>
      <w:r>
        <w:t>.</w:t>
      </w:r>
      <w:bookmarkStart w:id="164" w:name="section-10"/>
      <w:bookmarkEnd w:id="163"/>
    </w:p>
    <w:tbl>
      <w:tblPr>
        <w:tblW w:w="10113" w:type="dxa"/>
        <w:tblLayout w:type="fixed"/>
        <w:tblLook w:val="0400" w:firstRow="0" w:lastRow="0" w:firstColumn="0" w:lastColumn="0" w:noHBand="0" w:noVBand="1"/>
      </w:tblPr>
      <w:tblGrid>
        <w:gridCol w:w="2264"/>
        <w:gridCol w:w="27"/>
        <w:gridCol w:w="429"/>
        <w:gridCol w:w="20"/>
        <w:gridCol w:w="18"/>
        <w:gridCol w:w="433"/>
        <w:gridCol w:w="10"/>
        <w:gridCol w:w="589"/>
        <w:gridCol w:w="585"/>
        <w:gridCol w:w="1408"/>
        <w:gridCol w:w="1430"/>
        <w:gridCol w:w="649"/>
        <w:gridCol w:w="24"/>
        <w:gridCol w:w="34"/>
        <w:gridCol w:w="7"/>
        <w:gridCol w:w="720"/>
        <w:gridCol w:w="28"/>
        <w:gridCol w:w="6"/>
        <w:gridCol w:w="1432"/>
      </w:tblGrid>
      <w:tr w:rsidR="001C55D7" w:rsidRPr="001F4DAA" w14:paraId="10A19B7E" w14:textId="77777777" w:rsidTr="00222EFA">
        <w:trPr>
          <w:trHeight w:val="20"/>
        </w:trPr>
        <w:tc>
          <w:tcPr>
            <w:tcW w:w="4376" w:type="dxa"/>
            <w:gridSpan w:val="9"/>
            <w:shd w:val="clear" w:color="auto" w:fill="auto"/>
            <w:tcMar>
              <w:top w:w="0" w:type="dxa"/>
              <w:left w:w="0" w:type="dxa"/>
              <w:bottom w:w="0" w:type="dxa"/>
              <w:right w:w="0" w:type="dxa"/>
            </w:tcMar>
            <w:vAlign w:val="bottom"/>
          </w:tcPr>
          <w:p w14:paraId="198C7704" w14:textId="77777777" w:rsidR="001C55D7" w:rsidRPr="009E7C20" w:rsidRDefault="001C55D7" w:rsidP="001C55D7">
            <w:pPr>
              <w:spacing w:line="240" w:lineRule="auto"/>
              <w:jc w:val="center"/>
              <w:rPr>
                <w:rFonts w:eastAsia="Times New Roman" w:cs="Times New Roman"/>
                <w:b/>
                <w:sz w:val="18"/>
                <w:szCs w:val="18"/>
              </w:rPr>
            </w:pPr>
          </w:p>
        </w:tc>
        <w:tc>
          <w:tcPr>
            <w:tcW w:w="2838" w:type="dxa"/>
            <w:gridSpan w:val="2"/>
            <w:tcBorders>
              <w:bottom w:val="single" w:sz="4" w:space="0" w:color="000000"/>
            </w:tcBorders>
            <w:shd w:val="clear" w:color="auto" w:fill="auto"/>
            <w:tcMar>
              <w:top w:w="0" w:type="dxa"/>
              <w:left w:w="45" w:type="dxa"/>
              <w:bottom w:w="0" w:type="dxa"/>
              <w:right w:w="45" w:type="dxa"/>
            </w:tcMar>
            <w:vAlign w:val="bottom"/>
          </w:tcPr>
          <w:p w14:paraId="3CBE8502" w14:textId="77777777" w:rsidR="001C55D7" w:rsidRPr="009E7C20" w:rsidRDefault="001C55D7" w:rsidP="001C55D7">
            <w:pPr>
              <w:spacing w:line="240" w:lineRule="auto"/>
              <w:jc w:val="center"/>
              <w:rPr>
                <w:rFonts w:eastAsia="Times New Roman" w:cs="Times New Roman"/>
                <w:b/>
                <w:sz w:val="18"/>
                <w:szCs w:val="18"/>
              </w:rPr>
            </w:pPr>
            <w:r w:rsidRPr="009E7C20">
              <w:rPr>
                <w:rFonts w:eastAsia="Times New Roman" w:cs="Times New Roman"/>
                <w:b/>
                <w:sz w:val="18"/>
                <w:szCs w:val="18"/>
              </w:rPr>
              <w:t>Coverage</w:t>
            </w:r>
          </w:p>
        </w:tc>
        <w:tc>
          <w:tcPr>
            <w:tcW w:w="1462" w:type="dxa"/>
            <w:gridSpan w:val="6"/>
            <w:tcBorders>
              <w:bottom w:val="single" w:sz="4" w:space="0" w:color="000000"/>
            </w:tcBorders>
            <w:shd w:val="clear" w:color="auto" w:fill="auto"/>
            <w:tcMar>
              <w:top w:w="0" w:type="dxa"/>
              <w:left w:w="45" w:type="dxa"/>
              <w:bottom w:w="0" w:type="dxa"/>
              <w:right w:w="45" w:type="dxa"/>
            </w:tcMar>
            <w:vAlign w:val="bottom"/>
          </w:tcPr>
          <w:p w14:paraId="74016C2C" w14:textId="77777777" w:rsidR="001C55D7" w:rsidRPr="009E7C20" w:rsidRDefault="001C55D7" w:rsidP="001C55D7">
            <w:pPr>
              <w:spacing w:line="240" w:lineRule="auto"/>
              <w:jc w:val="center"/>
              <w:rPr>
                <w:rFonts w:eastAsia="Times New Roman" w:cs="Times New Roman"/>
                <w:b/>
                <w:sz w:val="18"/>
                <w:szCs w:val="18"/>
              </w:rPr>
            </w:pPr>
            <w:r w:rsidRPr="009E7C20">
              <w:rPr>
                <w:rFonts w:eastAsia="Times New Roman" w:cs="Times New Roman"/>
                <w:b/>
                <w:sz w:val="18"/>
                <w:szCs w:val="18"/>
              </w:rPr>
              <w:t>95% Confidence</w:t>
            </w:r>
          </w:p>
        </w:tc>
        <w:tc>
          <w:tcPr>
            <w:tcW w:w="1438" w:type="dxa"/>
            <w:gridSpan w:val="2"/>
            <w:shd w:val="clear" w:color="auto" w:fill="auto"/>
            <w:tcMar>
              <w:top w:w="0" w:type="dxa"/>
              <w:left w:w="0" w:type="dxa"/>
              <w:bottom w:w="0" w:type="dxa"/>
              <w:right w:w="0" w:type="dxa"/>
            </w:tcMar>
            <w:vAlign w:val="bottom"/>
          </w:tcPr>
          <w:p w14:paraId="759FDB01" w14:textId="77777777" w:rsidR="001C55D7" w:rsidRPr="009E7C20" w:rsidRDefault="001C55D7" w:rsidP="001C55D7">
            <w:pPr>
              <w:spacing w:line="240" w:lineRule="auto"/>
              <w:jc w:val="center"/>
              <w:rPr>
                <w:rFonts w:eastAsia="Times New Roman" w:cs="Times New Roman"/>
                <w:b/>
                <w:sz w:val="18"/>
                <w:szCs w:val="18"/>
              </w:rPr>
            </w:pPr>
          </w:p>
        </w:tc>
      </w:tr>
      <w:tr w:rsidR="001C55D7" w:rsidRPr="001F4DAA" w14:paraId="3ACE930E" w14:textId="77777777" w:rsidTr="00222EFA">
        <w:trPr>
          <w:trHeight w:val="20"/>
        </w:trPr>
        <w:tc>
          <w:tcPr>
            <w:tcW w:w="2265" w:type="dxa"/>
            <w:tcBorders>
              <w:bottom w:val="single" w:sz="4" w:space="0" w:color="000000"/>
            </w:tcBorders>
            <w:shd w:val="clear" w:color="auto" w:fill="auto"/>
            <w:tcMar>
              <w:top w:w="150" w:type="dxa"/>
              <w:left w:w="75" w:type="dxa"/>
              <w:bottom w:w="150" w:type="dxa"/>
              <w:right w:w="75" w:type="dxa"/>
            </w:tcMar>
            <w:vAlign w:val="bottom"/>
          </w:tcPr>
          <w:p w14:paraId="22D6FA6E"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sz w:val="18"/>
                <w:szCs w:val="18"/>
              </w:rPr>
              <w:t>Strata</w:t>
            </w:r>
          </w:p>
        </w:tc>
        <w:tc>
          <w:tcPr>
            <w:tcW w:w="456" w:type="dxa"/>
            <w:gridSpan w:val="2"/>
            <w:tcBorders>
              <w:bottom w:val="single" w:sz="4" w:space="0" w:color="000000"/>
            </w:tcBorders>
            <w:shd w:val="clear" w:color="auto" w:fill="auto"/>
            <w:tcMar>
              <w:top w:w="150" w:type="dxa"/>
              <w:left w:w="75" w:type="dxa"/>
              <w:bottom w:w="150" w:type="dxa"/>
              <w:right w:w="75" w:type="dxa"/>
            </w:tcMar>
            <w:vAlign w:val="bottom"/>
          </w:tcPr>
          <w:p w14:paraId="2C5216A5"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i/>
                <w:sz w:val="18"/>
                <w:szCs w:val="18"/>
              </w:rPr>
              <w:t>V</w:t>
            </w:r>
          </w:p>
        </w:tc>
        <w:tc>
          <w:tcPr>
            <w:tcW w:w="471" w:type="dxa"/>
            <w:gridSpan w:val="3"/>
            <w:tcBorders>
              <w:bottom w:val="single" w:sz="4" w:space="0" w:color="000000"/>
            </w:tcBorders>
            <w:shd w:val="clear" w:color="auto" w:fill="auto"/>
            <w:tcMar>
              <w:top w:w="150" w:type="dxa"/>
              <w:left w:w="75" w:type="dxa"/>
              <w:bottom w:w="150" w:type="dxa"/>
              <w:right w:w="75" w:type="dxa"/>
            </w:tcMar>
            <w:vAlign w:val="bottom"/>
          </w:tcPr>
          <w:p w14:paraId="643B72C2"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i/>
                <w:sz w:val="18"/>
                <w:szCs w:val="18"/>
              </w:rPr>
              <w:t>v</w:t>
            </w:r>
          </w:p>
        </w:tc>
        <w:tc>
          <w:tcPr>
            <w:tcW w:w="599" w:type="dxa"/>
            <w:gridSpan w:val="2"/>
            <w:tcBorders>
              <w:bottom w:val="single" w:sz="4" w:space="0" w:color="000000"/>
            </w:tcBorders>
            <w:shd w:val="clear" w:color="auto" w:fill="auto"/>
            <w:tcMar>
              <w:top w:w="150" w:type="dxa"/>
              <w:left w:w="75" w:type="dxa"/>
              <w:bottom w:w="150" w:type="dxa"/>
              <w:right w:w="75" w:type="dxa"/>
            </w:tcMar>
            <w:vAlign w:val="bottom"/>
          </w:tcPr>
          <w:p w14:paraId="57AE6CDE"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i/>
                <w:sz w:val="18"/>
                <w:szCs w:val="18"/>
              </w:rPr>
              <w:t>N</w:t>
            </w:r>
          </w:p>
        </w:tc>
        <w:tc>
          <w:tcPr>
            <w:tcW w:w="585" w:type="dxa"/>
            <w:tcBorders>
              <w:bottom w:val="single" w:sz="4" w:space="0" w:color="000000"/>
            </w:tcBorders>
            <w:shd w:val="clear" w:color="auto" w:fill="auto"/>
            <w:tcMar>
              <w:top w:w="150" w:type="dxa"/>
              <w:left w:w="75" w:type="dxa"/>
              <w:bottom w:w="150" w:type="dxa"/>
              <w:right w:w="75" w:type="dxa"/>
            </w:tcMar>
            <w:vAlign w:val="bottom"/>
          </w:tcPr>
          <w:p w14:paraId="59936C2B"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i/>
                <w:sz w:val="18"/>
                <w:szCs w:val="18"/>
              </w:rPr>
              <w:t>n</w:t>
            </w:r>
          </w:p>
        </w:tc>
        <w:tc>
          <w:tcPr>
            <w:tcW w:w="1408" w:type="dxa"/>
            <w:tcBorders>
              <w:top w:val="single" w:sz="4" w:space="0" w:color="000000"/>
              <w:bottom w:val="single" w:sz="4" w:space="0" w:color="000000"/>
            </w:tcBorders>
            <w:shd w:val="clear" w:color="auto" w:fill="auto"/>
            <w:tcMar>
              <w:top w:w="150" w:type="dxa"/>
              <w:left w:w="75" w:type="dxa"/>
              <w:bottom w:w="150" w:type="dxa"/>
              <w:right w:w="75" w:type="dxa"/>
            </w:tcMar>
            <w:vAlign w:val="bottom"/>
          </w:tcPr>
          <w:p w14:paraId="07A9A091"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sz w:val="18"/>
                <w:szCs w:val="18"/>
              </w:rPr>
              <w:t>Expected</w:t>
            </w:r>
          </w:p>
        </w:tc>
        <w:tc>
          <w:tcPr>
            <w:tcW w:w="1430" w:type="dxa"/>
            <w:tcBorders>
              <w:top w:val="single" w:sz="4" w:space="0" w:color="000000"/>
              <w:bottom w:val="single" w:sz="4" w:space="0" w:color="000000"/>
            </w:tcBorders>
            <w:shd w:val="clear" w:color="auto" w:fill="auto"/>
            <w:tcMar>
              <w:top w:w="150" w:type="dxa"/>
              <w:left w:w="75" w:type="dxa"/>
              <w:bottom w:w="150" w:type="dxa"/>
              <w:right w:w="75" w:type="dxa"/>
            </w:tcMar>
            <w:vAlign w:val="bottom"/>
          </w:tcPr>
          <w:p w14:paraId="11818038"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sz w:val="18"/>
                <w:szCs w:val="18"/>
              </w:rPr>
              <w:t>Realized</w:t>
            </w:r>
          </w:p>
        </w:tc>
        <w:tc>
          <w:tcPr>
            <w:tcW w:w="707" w:type="dxa"/>
            <w:gridSpan w:val="3"/>
            <w:tcBorders>
              <w:top w:val="single" w:sz="4" w:space="0" w:color="000000"/>
              <w:bottom w:val="single" w:sz="4" w:space="0" w:color="000000"/>
            </w:tcBorders>
            <w:shd w:val="clear" w:color="auto" w:fill="auto"/>
            <w:tcMar>
              <w:top w:w="150" w:type="dxa"/>
              <w:left w:w="75" w:type="dxa"/>
              <w:bottom w:w="150" w:type="dxa"/>
              <w:right w:w="75" w:type="dxa"/>
            </w:tcMar>
            <w:vAlign w:val="bottom"/>
          </w:tcPr>
          <w:p w14:paraId="302097E5"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sz w:val="18"/>
                <w:szCs w:val="18"/>
              </w:rPr>
              <w:t>Lower</w:t>
            </w:r>
          </w:p>
        </w:tc>
        <w:tc>
          <w:tcPr>
            <w:tcW w:w="755" w:type="dxa"/>
            <w:gridSpan w:val="3"/>
            <w:tcBorders>
              <w:top w:val="single" w:sz="4" w:space="0" w:color="000000"/>
              <w:bottom w:val="single" w:sz="4" w:space="0" w:color="000000"/>
            </w:tcBorders>
            <w:shd w:val="clear" w:color="auto" w:fill="auto"/>
            <w:tcMar>
              <w:top w:w="150" w:type="dxa"/>
              <w:left w:w="75" w:type="dxa"/>
              <w:bottom w:w="150" w:type="dxa"/>
              <w:right w:w="75" w:type="dxa"/>
            </w:tcMar>
            <w:vAlign w:val="bottom"/>
          </w:tcPr>
          <w:p w14:paraId="6D7004D4"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sz w:val="18"/>
                <w:szCs w:val="18"/>
              </w:rPr>
              <w:t>Upper</w:t>
            </w:r>
          </w:p>
        </w:tc>
        <w:tc>
          <w:tcPr>
            <w:tcW w:w="1438" w:type="dxa"/>
            <w:gridSpan w:val="2"/>
            <w:tcBorders>
              <w:bottom w:val="single" w:sz="4" w:space="0" w:color="000000"/>
            </w:tcBorders>
            <w:shd w:val="clear" w:color="auto" w:fill="auto"/>
            <w:tcMar>
              <w:top w:w="150" w:type="dxa"/>
              <w:left w:w="75" w:type="dxa"/>
              <w:bottom w:w="150" w:type="dxa"/>
              <w:right w:w="75" w:type="dxa"/>
            </w:tcMar>
            <w:vAlign w:val="bottom"/>
          </w:tcPr>
          <w:p w14:paraId="7D7634A5" w14:textId="77777777" w:rsidR="001C55D7" w:rsidRPr="009E7C20" w:rsidRDefault="001C55D7" w:rsidP="001C55D7">
            <w:pPr>
              <w:spacing w:line="240" w:lineRule="auto"/>
              <w:rPr>
                <w:rFonts w:eastAsia="Times New Roman" w:cs="Times New Roman"/>
                <w:b/>
                <w:sz w:val="18"/>
                <w:szCs w:val="18"/>
              </w:rPr>
            </w:pPr>
            <w:r w:rsidRPr="009E7C20">
              <w:rPr>
                <w:rFonts w:eastAsia="Times New Roman" w:cs="Times New Roman"/>
                <w:b/>
                <w:sz w:val="18"/>
                <w:szCs w:val="18"/>
              </w:rPr>
              <w:t>Meets expected?</w:t>
            </w:r>
          </w:p>
        </w:tc>
      </w:tr>
      <w:tr w:rsidR="001C55D7" w:rsidRPr="001F4DAA" w14:paraId="02B8B0FB" w14:textId="77777777" w:rsidTr="00222EFA">
        <w:trPr>
          <w:trHeight w:val="20"/>
        </w:trPr>
        <w:tc>
          <w:tcPr>
            <w:tcW w:w="10114" w:type="dxa"/>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1EC5655"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Full coverage: Jan. 1 - Dec. 31</w:t>
            </w:r>
          </w:p>
        </w:tc>
      </w:tr>
      <w:tr w:rsidR="001C55D7" w:rsidRPr="001F4DAA" w14:paraId="6D96CAC1" w14:textId="77777777" w:rsidTr="00222EFA">
        <w:trPr>
          <w:trHeight w:val="20"/>
        </w:trPr>
        <w:tc>
          <w:tcPr>
            <w:tcW w:w="2265" w:type="dxa"/>
            <w:tcBorders>
              <w:top w:val="single" w:sz="4" w:space="0" w:color="000000"/>
            </w:tcBorders>
            <w:shd w:val="clear" w:color="auto" w:fill="auto"/>
            <w:tcMar>
              <w:top w:w="105" w:type="dxa"/>
              <w:left w:w="480" w:type="dxa"/>
              <w:bottom w:w="105" w:type="dxa"/>
              <w:right w:w="75" w:type="dxa"/>
            </w:tcMar>
            <w:vAlign w:val="center"/>
          </w:tcPr>
          <w:p w14:paraId="026A4635"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Full</w:t>
            </w:r>
          </w:p>
        </w:tc>
        <w:tc>
          <w:tcPr>
            <w:tcW w:w="456" w:type="dxa"/>
            <w:gridSpan w:val="2"/>
            <w:tcBorders>
              <w:top w:val="single" w:sz="4" w:space="0" w:color="000000"/>
            </w:tcBorders>
            <w:shd w:val="clear" w:color="auto" w:fill="auto"/>
            <w:tcMar>
              <w:top w:w="105" w:type="dxa"/>
              <w:left w:w="75" w:type="dxa"/>
              <w:bottom w:w="105" w:type="dxa"/>
              <w:right w:w="75" w:type="dxa"/>
            </w:tcMar>
            <w:vAlign w:val="center"/>
          </w:tcPr>
          <w:p w14:paraId="42141B8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143</w:t>
            </w:r>
          </w:p>
        </w:tc>
        <w:tc>
          <w:tcPr>
            <w:tcW w:w="471" w:type="dxa"/>
            <w:gridSpan w:val="3"/>
            <w:tcBorders>
              <w:top w:val="single" w:sz="4" w:space="0" w:color="000000"/>
            </w:tcBorders>
            <w:shd w:val="clear" w:color="auto" w:fill="auto"/>
            <w:tcMar>
              <w:top w:w="105" w:type="dxa"/>
              <w:left w:w="75" w:type="dxa"/>
              <w:bottom w:w="105" w:type="dxa"/>
              <w:right w:w="75" w:type="dxa"/>
            </w:tcMar>
            <w:vAlign w:val="center"/>
          </w:tcPr>
          <w:p w14:paraId="186FC97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143</w:t>
            </w:r>
          </w:p>
        </w:tc>
        <w:tc>
          <w:tcPr>
            <w:tcW w:w="599" w:type="dxa"/>
            <w:gridSpan w:val="2"/>
            <w:tcBorders>
              <w:top w:val="single" w:sz="4" w:space="0" w:color="000000"/>
            </w:tcBorders>
            <w:shd w:val="clear" w:color="auto" w:fill="auto"/>
            <w:tcMar>
              <w:top w:w="105" w:type="dxa"/>
              <w:left w:w="75" w:type="dxa"/>
              <w:bottom w:w="105" w:type="dxa"/>
              <w:right w:w="75" w:type="dxa"/>
            </w:tcMar>
            <w:vAlign w:val="center"/>
          </w:tcPr>
          <w:p w14:paraId="1391003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2,864</w:t>
            </w:r>
          </w:p>
        </w:tc>
        <w:tc>
          <w:tcPr>
            <w:tcW w:w="585" w:type="dxa"/>
            <w:tcBorders>
              <w:top w:val="single" w:sz="4" w:space="0" w:color="000000"/>
            </w:tcBorders>
            <w:shd w:val="clear" w:color="auto" w:fill="auto"/>
            <w:tcMar>
              <w:top w:w="105" w:type="dxa"/>
              <w:left w:w="75" w:type="dxa"/>
              <w:bottom w:w="105" w:type="dxa"/>
              <w:right w:w="75" w:type="dxa"/>
            </w:tcMar>
            <w:vAlign w:val="center"/>
          </w:tcPr>
          <w:p w14:paraId="3CC164D1" w14:textId="549D5B8C" w:rsidR="001C55D7" w:rsidRPr="009E7C20" w:rsidRDefault="004640C8" w:rsidP="001C55D7">
            <w:pPr>
              <w:spacing w:line="240" w:lineRule="auto"/>
              <w:rPr>
                <w:rFonts w:eastAsia="Times New Roman" w:cs="Times New Roman"/>
                <w:sz w:val="18"/>
                <w:szCs w:val="18"/>
              </w:rPr>
            </w:pPr>
            <w:r w:rsidRPr="009E7C20">
              <w:rPr>
                <w:rFonts w:eastAsia="Times New Roman" w:cs="Times New Roman"/>
                <w:sz w:val="18"/>
                <w:szCs w:val="18"/>
              </w:rPr>
              <w:t>2,856</w:t>
            </w:r>
          </w:p>
        </w:tc>
        <w:tc>
          <w:tcPr>
            <w:tcW w:w="1408" w:type="dxa"/>
            <w:tcBorders>
              <w:top w:val="single" w:sz="4" w:space="0" w:color="000000"/>
            </w:tcBorders>
            <w:shd w:val="clear" w:color="auto" w:fill="auto"/>
            <w:tcMar>
              <w:top w:w="105" w:type="dxa"/>
              <w:left w:w="75" w:type="dxa"/>
              <w:bottom w:w="105" w:type="dxa"/>
              <w:right w:w="75" w:type="dxa"/>
            </w:tcMar>
            <w:vAlign w:val="center"/>
          </w:tcPr>
          <w:p w14:paraId="624579E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100.0</w:t>
            </w:r>
          </w:p>
        </w:tc>
        <w:tc>
          <w:tcPr>
            <w:tcW w:w="1430" w:type="dxa"/>
            <w:tcBorders>
              <w:top w:val="single" w:sz="4" w:space="0" w:color="000000"/>
            </w:tcBorders>
            <w:shd w:val="clear" w:color="auto" w:fill="auto"/>
            <w:tcMar>
              <w:top w:w="105" w:type="dxa"/>
              <w:left w:w="75" w:type="dxa"/>
              <w:bottom w:w="105" w:type="dxa"/>
              <w:right w:w="75" w:type="dxa"/>
            </w:tcMar>
            <w:vAlign w:val="center"/>
          </w:tcPr>
          <w:p w14:paraId="1E631DF7" w14:textId="4E2006D5" w:rsidR="001C55D7" w:rsidRPr="009E7C20" w:rsidRDefault="004640C8" w:rsidP="001C55D7">
            <w:pPr>
              <w:spacing w:line="240" w:lineRule="auto"/>
              <w:rPr>
                <w:rFonts w:eastAsia="Times New Roman" w:cs="Times New Roman"/>
                <w:sz w:val="18"/>
                <w:szCs w:val="18"/>
              </w:rPr>
            </w:pPr>
            <w:r w:rsidRPr="009E7C20">
              <w:rPr>
                <w:rFonts w:eastAsia="Times New Roman" w:cs="Times New Roman"/>
                <w:sz w:val="18"/>
                <w:szCs w:val="18"/>
              </w:rPr>
              <w:t>99.7</w:t>
            </w:r>
          </w:p>
        </w:tc>
        <w:tc>
          <w:tcPr>
            <w:tcW w:w="714" w:type="dxa"/>
            <w:gridSpan w:val="4"/>
            <w:tcBorders>
              <w:top w:val="single" w:sz="4" w:space="0" w:color="000000"/>
            </w:tcBorders>
            <w:shd w:val="clear" w:color="auto" w:fill="auto"/>
            <w:tcMar>
              <w:top w:w="105" w:type="dxa"/>
              <w:left w:w="75" w:type="dxa"/>
              <w:bottom w:w="105" w:type="dxa"/>
              <w:right w:w="75" w:type="dxa"/>
            </w:tcMar>
            <w:vAlign w:val="center"/>
          </w:tcPr>
          <w:p w14:paraId="5B814E4B" w14:textId="77777777" w:rsidR="001C55D7" w:rsidRPr="009E7C20" w:rsidRDefault="001C55D7" w:rsidP="001C55D7">
            <w:pPr>
              <w:spacing w:line="240" w:lineRule="auto"/>
              <w:rPr>
                <w:rFonts w:eastAsia="Times New Roman" w:cs="Times New Roman"/>
                <w:sz w:val="18"/>
                <w:szCs w:val="18"/>
              </w:rPr>
            </w:pPr>
          </w:p>
        </w:tc>
        <w:tc>
          <w:tcPr>
            <w:tcW w:w="754" w:type="dxa"/>
            <w:gridSpan w:val="3"/>
            <w:tcBorders>
              <w:top w:val="single" w:sz="4" w:space="0" w:color="000000"/>
            </w:tcBorders>
            <w:shd w:val="clear" w:color="auto" w:fill="auto"/>
            <w:tcMar>
              <w:top w:w="105" w:type="dxa"/>
              <w:left w:w="75" w:type="dxa"/>
              <w:bottom w:w="105" w:type="dxa"/>
              <w:right w:w="75" w:type="dxa"/>
            </w:tcMar>
            <w:vAlign w:val="center"/>
          </w:tcPr>
          <w:p w14:paraId="0AA56A9E" w14:textId="77777777" w:rsidR="001C55D7" w:rsidRPr="001F4DAA" w:rsidRDefault="001C55D7" w:rsidP="001C55D7">
            <w:pPr>
              <w:spacing w:line="240" w:lineRule="auto"/>
              <w:rPr>
                <w:rFonts w:eastAsia="Times New Roman" w:cs="Times New Roman"/>
                <w:sz w:val="18"/>
                <w:szCs w:val="18"/>
              </w:rPr>
            </w:pPr>
          </w:p>
        </w:tc>
        <w:tc>
          <w:tcPr>
            <w:tcW w:w="1432" w:type="dxa"/>
            <w:tcBorders>
              <w:top w:val="single" w:sz="4" w:space="0" w:color="000000"/>
            </w:tcBorders>
            <w:shd w:val="clear" w:color="auto" w:fill="auto"/>
            <w:tcMar>
              <w:top w:w="105" w:type="dxa"/>
              <w:left w:w="75" w:type="dxa"/>
              <w:bottom w:w="105" w:type="dxa"/>
              <w:right w:w="75" w:type="dxa"/>
            </w:tcMar>
            <w:vAlign w:val="center"/>
          </w:tcPr>
          <w:p w14:paraId="06F7DAF0" w14:textId="77777777" w:rsidR="001C55D7" w:rsidRPr="001F4DAA" w:rsidRDefault="001C55D7" w:rsidP="001C55D7">
            <w:pPr>
              <w:spacing w:line="240" w:lineRule="auto"/>
              <w:rPr>
                <w:rFonts w:eastAsia="Times New Roman" w:cs="Times New Roman"/>
                <w:sz w:val="18"/>
                <w:szCs w:val="18"/>
              </w:rPr>
            </w:pPr>
          </w:p>
        </w:tc>
      </w:tr>
      <w:tr w:rsidR="001C55D7" w:rsidRPr="001F4DAA" w14:paraId="3613D792" w14:textId="77777777" w:rsidTr="00222EFA">
        <w:trPr>
          <w:trHeight w:val="20"/>
        </w:trPr>
        <w:tc>
          <w:tcPr>
            <w:tcW w:w="2265" w:type="dxa"/>
            <w:tcBorders>
              <w:bottom w:val="single" w:sz="4" w:space="0" w:color="000000"/>
            </w:tcBorders>
            <w:shd w:val="clear" w:color="auto" w:fill="auto"/>
            <w:tcMar>
              <w:top w:w="105" w:type="dxa"/>
              <w:left w:w="480" w:type="dxa"/>
              <w:bottom w:w="105" w:type="dxa"/>
              <w:right w:w="75" w:type="dxa"/>
            </w:tcMar>
            <w:vAlign w:val="center"/>
          </w:tcPr>
          <w:p w14:paraId="4CED365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EM TRW EFP</w:t>
            </w:r>
          </w:p>
        </w:tc>
        <w:tc>
          <w:tcPr>
            <w:tcW w:w="456" w:type="dxa"/>
            <w:gridSpan w:val="2"/>
            <w:tcBorders>
              <w:bottom w:val="single" w:sz="4" w:space="0" w:color="000000"/>
            </w:tcBorders>
            <w:shd w:val="clear" w:color="auto" w:fill="auto"/>
            <w:tcMar>
              <w:top w:w="105" w:type="dxa"/>
              <w:left w:w="75" w:type="dxa"/>
              <w:bottom w:w="105" w:type="dxa"/>
              <w:right w:w="75" w:type="dxa"/>
            </w:tcMar>
            <w:vAlign w:val="center"/>
          </w:tcPr>
          <w:p w14:paraId="434A748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21</w:t>
            </w:r>
          </w:p>
        </w:tc>
        <w:tc>
          <w:tcPr>
            <w:tcW w:w="471" w:type="dxa"/>
            <w:gridSpan w:val="3"/>
            <w:tcBorders>
              <w:bottom w:val="single" w:sz="4" w:space="0" w:color="000000"/>
            </w:tcBorders>
            <w:shd w:val="clear" w:color="auto" w:fill="auto"/>
            <w:tcMar>
              <w:top w:w="105" w:type="dxa"/>
              <w:left w:w="75" w:type="dxa"/>
              <w:bottom w:w="105" w:type="dxa"/>
              <w:right w:w="75" w:type="dxa"/>
            </w:tcMar>
            <w:vAlign w:val="center"/>
          </w:tcPr>
          <w:p w14:paraId="1A665A55"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21</w:t>
            </w:r>
          </w:p>
        </w:tc>
        <w:tc>
          <w:tcPr>
            <w:tcW w:w="599" w:type="dxa"/>
            <w:gridSpan w:val="2"/>
            <w:tcBorders>
              <w:bottom w:val="single" w:sz="4" w:space="0" w:color="000000"/>
            </w:tcBorders>
            <w:shd w:val="clear" w:color="auto" w:fill="auto"/>
            <w:tcMar>
              <w:top w:w="105" w:type="dxa"/>
              <w:left w:w="75" w:type="dxa"/>
              <w:bottom w:w="105" w:type="dxa"/>
              <w:right w:w="75" w:type="dxa"/>
            </w:tcMar>
            <w:vAlign w:val="center"/>
          </w:tcPr>
          <w:p w14:paraId="63A4343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494</w:t>
            </w:r>
          </w:p>
        </w:tc>
        <w:tc>
          <w:tcPr>
            <w:tcW w:w="585" w:type="dxa"/>
            <w:tcBorders>
              <w:bottom w:val="single" w:sz="4" w:space="0" w:color="000000"/>
            </w:tcBorders>
            <w:shd w:val="clear" w:color="auto" w:fill="auto"/>
            <w:tcMar>
              <w:top w:w="105" w:type="dxa"/>
              <w:left w:w="75" w:type="dxa"/>
              <w:bottom w:w="105" w:type="dxa"/>
              <w:right w:w="75" w:type="dxa"/>
            </w:tcMar>
            <w:vAlign w:val="center"/>
          </w:tcPr>
          <w:p w14:paraId="2D72EFF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494</w:t>
            </w:r>
          </w:p>
        </w:tc>
        <w:tc>
          <w:tcPr>
            <w:tcW w:w="1408" w:type="dxa"/>
            <w:tcBorders>
              <w:bottom w:val="single" w:sz="4" w:space="0" w:color="000000"/>
            </w:tcBorders>
            <w:shd w:val="clear" w:color="auto" w:fill="auto"/>
            <w:tcMar>
              <w:top w:w="105" w:type="dxa"/>
              <w:left w:w="75" w:type="dxa"/>
              <w:bottom w:w="105" w:type="dxa"/>
              <w:right w:w="75" w:type="dxa"/>
            </w:tcMar>
            <w:vAlign w:val="center"/>
          </w:tcPr>
          <w:p w14:paraId="2D6C274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100.0</w:t>
            </w:r>
          </w:p>
        </w:tc>
        <w:tc>
          <w:tcPr>
            <w:tcW w:w="1430" w:type="dxa"/>
            <w:tcBorders>
              <w:bottom w:val="single" w:sz="4" w:space="0" w:color="000000"/>
            </w:tcBorders>
            <w:shd w:val="clear" w:color="auto" w:fill="auto"/>
            <w:tcMar>
              <w:top w:w="105" w:type="dxa"/>
              <w:left w:w="75" w:type="dxa"/>
              <w:bottom w:w="105" w:type="dxa"/>
              <w:right w:w="75" w:type="dxa"/>
            </w:tcMar>
            <w:vAlign w:val="center"/>
          </w:tcPr>
          <w:p w14:paraId="292C8FA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100.0</w:t>
            </w:r>
          </w:p>
        </w:tc>
        <w:tc>
          <w:tcPr>
            <w:tcW w:w="714" w:type="dxa"/>
            <w:gridSpan w:val="4"/>
            <w:tcBorders>
              <w:bottom w:val="single" w:sz="4" w:space="0" w:color="000000"/>
            </w:tcBorders>
            <w:shd w:val="clear" w:color="auto" w:fill="auto"/>
            <w:tcMar>
              <w:top w:w="105" w:type="dxa"/>
              <w:left w:w="75" w:type="dxa"/>
              <w:bottom w:w="105" w:type="dxa"/>
              <w:right w:w="75" w:type="dxa"/>
            </w:tcMar>
            <w:vAlign w:val="center"/>
          </w:tcPr>
          <w:p w14:paraId="2D8F31D0" w14:textId="77777777" w:rsidR="001C55D7" w:rsidRPr="009E7C20" w:rsidRDefault="001C55D7" w:rsidP="001C55D7">
            <w:pPr>
              <w:spacing w:line="240" w:lineRule="auto"/>
              <w:rPr>
                <w:rFonts w:eastAsia="Times New Roman" w:cs="Times New Roman"/>
                <w:sz w:val="18"/>
                <w:szCs w:val="18"/>
              </w:rPr>
            </w:pPr>
          </w:p>
        </w:tc>
        <w:tc>
          <w:tcPr>
            <w:tcW w:w="754" w:type="dxa"/>
            <w:gridSpan w:val="3"/>
            <w:tcBorders>
              <w:bottom w:val="single" w:sz="4" w:space="0" w:color="000000"/>
            </w:tcBorders>
            <w:shd w:val="clear" w:color="auto" w:fill="auto"/>
            <w:tcMar>
              <w:top w:w="105" w:type="dxa"/>
              <w:left w:w="75" w:type="dxa"/>
              <w:bottom w:w="105" w:type="dxa"/>
              <w:right w:w="75" w:type="dxa"/>
            </w:tcMar>
            <w:vAlign w:val="center"/>
          </w:tcPr>
          <w:p w14:paraId="6976CAFB" w14:textId="77777777" w:rsidR="001C55D7" w:rsidRPr="001F4DAA" w:rsidRDefault="001C55D7" w:rsidP="001C55D7">
            <w:pPr>
              <w:spacing w:line="240" w:lineRule="auto"/>
              <w:rPr>
                <w:rFonts w:eastAsia="Times New Roman" w:cs="Times New Roman"/>
                <w:sz w:val="18"/>
                <w:szCs w:val="18"/>
              </w:rPr>
            </w:pPr>
          </w:p>
        </w:tc>
        <w:tc>
          <w:tcPr>
            <w:tcW w:w="1432" w:type="dxa"/>
            <w:tcBorders>
              <w:bottom w:val="single" w:sz="4" w:space="0" w:color="000000"/>
            </w:tcBorders>
            <w:shd w:val="clear" w:color="auto" w:fill="auto"/>
            <w:tcMar>
              <w:top w:w="105" w:type="dxa"/>
              <w:left w:w="75" w:type="dxa"/>
              <w:bottom w:w="105" w:type="dxa"/>
              <w:right w:w="75" w:type="dxa"/>
            </w:tcMar>
            <w:vAlign w:val="center"/>
          </w:tcPr>
          <w:p w14:paraId="0D55F7E6" w14:textId="77777777" w:rsidR="001C55D7" w:rsidRPr="001F4DAA" w:rsidRDefault="001C55D7" w:rsidP="001C55D7">
            <w:pPr>
              <w:spacing w:line="240" w:lineRule="auto"/>
              <w:rPr>
                <w:rFonts w:eastAsia="Times New Roman" w:cs="Times New Roman"/>
                <w:sz w:val="18"/>
                <w:szCs w:val="18"/>
              </w:rPr>
            </w:pPr>
          </w:p>
        </w:tc>
      </w:tr>
      <w:tr w:rsidR="001C55D7" w:rsidRPr="001F4DAA" w14:paraId="20BC1C96" w14:textId="77777777" w:rsidTr="00222EFA">
        <w:trPr>
          <w:trHeight w:val="20"/>
        </w:trPr>
        <w:tc>
          <w:tcPr>
            <w:tcW w:w="2265" w:type="dxa"/>
            <w:tcBorders>
              <w:top w:val="single" w:sz="4" w:space="0" w:color="000000"/>
              <w:bottom w:val="single" w:sz="4" w:space="0" w:color="000000"/>
            </w:tcBorders>
            <w:shd w:val="clear" w:color="auto" w:fill="auto"/>
            <w:tcMar>
              <w:top w:w="105" w:type="dxa"/>
              <w:left w:w="480" w:type="dxa"/>
              <w:bottom w:w="105" w:type="dxa"/>
              <w:right w:w="75" w:type="dxa"/>
            </w:tcMar>
            <w:vAlign w:val="center"/>
          </w:tcPr>
          <w:p w14:paraId="3241CB8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Full Coverage Total</w:t>
            </w:r>
          </w:p>
        </w:tc>
        <w:tc>
          <w:tcPr>
            <w:tcW w:w="456"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12A3C4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155</w:t>
            </w:r>
          </w:p>
        </w:tc>
        <w:tc>
          <w:tcPr>
            <w:tcW w:w="471" w:type="dxa"/>
            <w:gridSpan w:val="3"/>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C56829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155</w:t>
            </w:r>
          </w:p>
        </w:tc>
        <w:tc>
          <w:tcPr>
            <w:tcW w:w="599"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DDDF50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3,358</w:t>
            </w:r>
          </w:p>
        </w:tc>
        <w:tc>
          <w:tcPr>
            <w:tcW w:w="585"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70D599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3,347</w:t>
            </w:r>
          </w:p>
        </w:tc>
        <w:tc>
          <w:tcPr>
            <w:tcW w:w="1408"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633E0F5" w14:textId="77777777" w:rsidR="001C55D7" w:rsidRPr="009E7C20" w:rsidRDefault="001C55D7" w:rsidP="001C55D7">
            <w:pPr>
              <w:spacing w:line="240" w:lineRule="auto"/>
              <w:rPr>
                <w:rFonts w:eastAsia="Times New Roman" w:cs="Times New Roman"/>
                <w:sz w:val="18"/>
                <w:szCs w:val="18"/>
              </w:rPr>
            </w:pPr>
          </w:p>
        </w:tc>
        <w:tc>
          <w:tcPr>
            <w:tcW w:w="1430"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F49F9A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99.7</w:t>
            </w:r>
          </w:p>
        </w:tc>
        <w:tc>
          <w:tcPr>
            <w:tcW w:w="714" w:type="dxa"/>
            <w:gridSpan w:val="4"/>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3FC90E1" w14:textId="77777777" w:rsidR="001C55D7" w:rsidRPr="009E7C20" w:rsidRDefault="001C55D7" w:rsidP="001C55D7">
            <w:pPr>
              <w:spacing w:line="240" w:lineRule="auto"/>
              <w:rPr>
                <w:rFonts w:eastAsia="Times New Roman" w:cs="Times New Roman"/>
                <w:sz w:val="18"/>
                <w:szCs w:val="18"/>
              </w:rPr>
            </w:pPr>
          </w:p>
        </w:tc>
        <w:tc>
          <w:tcPr>
            <w:tcW w:w="754" w:type="dxa"/>
            <w:gridSpan w:val="3"/>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B4EED92" w14:textId="77777777" w:rsidR="001C55D7" w:rsidRPr="001F4DAA" w:rsidRDefault="001C55D7" w:rsidP="001C55D7">
            <w:pPr>
              <w:spacing w:line="240" w:lineRule="auto"/>
              <w:rPr>
                <w:rFonts w:eastAsia="Times New Roman" w:cs="Times New Roman"/>
                <w:sz w:val="18"/>
                <w:szCs w:val="18"/>
              </w:rPr>
            </w:pPr>
          </w:p>
        </w:tc>
        <w:tc>
          <w:tcPr>
            <w:tcW w:w="1432"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DFCA7BF" w14:textId="77777777" w:rsidR="001C55D7" w:rsidRPr="001F4DAA" w:rsidRDefault="001C55D7" w:rsidP="001C55D7">
            <w:pPr>
              <w:spacing w:line="240" w:lineRule="auto"/>
              <w:rPr>
                <w:rFonts w:eastAsia="Times New Roman" w:cs="Times New Roman"/>
                <w:sz w:val="18"/>
                <w:szCs w:val="18"/>
              </w:rPr>
            </w:pPr>
          </w:p>
        </w:tc>
      </w:tr>
      <w:tr w:rsidR="001C55D7" w:rsidRPr="001F4DAA" w14:paraId="29839F91" w14:textId="77777777" w:rsidTr="00222EFA">
        <w:trPr>
          <w:trHeight w:val="20"/>
        </w:trPr>
        <w:tc>
          <w:tcPr>
            <w:tcW w:w="10114" w:type="dxa"/>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BA163EE"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Partial coverage EM: Jan. 1 - Dec. 31</w:t>
            </w:r>
          </w:p>
        </w:tc>
      </w:tr>
      <w:tr w:rsidR="001C55D7" w:rsidRPr="001F4DAA" w14:paraId="78A14FF7" w14:textId="77777777" w:rsidTr="00222EFA">
        <w:trPr>
          <w:trHeight w:val="20"/>
        </w:trPr>
        <w:tc>
          <w:tcPr>
            <w:tcW w:w="2265" w:type="dxa"/>
            <w:tcBorders>
              <w:top w:val="single" w:sz="4" w:space="0" w:color="000000"/>
            </w:tcBorders>
            <w:shd w:val="clear" w:color="auto" w:fill="auto"/>
            <w:tcMar>
              <w:top w:w="105" w:type="dxa"/>
              <w:left w:w="480" w:type="dxa"/>
              <w:bottom w:w="105" w:type="dxa"/>
              <w:right w:w="75" w:type="dxa"/>
            </w:tcMar>
            <w:vAlign w:val="center"/>
          </w:tcPr>
          <w:p w14:paraId="398D4C2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EM HAL</w:t>
            </w:r>
          </w:p>
        </w:tc>
        <w:tc>
          <w:tcPr>
            <w:tcW w:w="494" w:type="dxa"/>
            <w:gridSpan w:val="4"/>
            <w:tcBorders>
              <w:top w:val="single" w:sz="4" w:space="0" w:color="000000"/>
            </w:tcBorders>
            <w:shd w:val="clear" w:color="auto" w:fill="auto"/>
            <w:tcMar>
              <w:top w:w="105" w:type="dxa"/>
              <w:left w:w="75" w:type="dxa"/>
              <w:bottom w:w="105" w:type="dxa"/>
              <w:right w:w="75" w:type="dxa"/>
            </w:tcMar>
            <w:vAlign w:val="center"/>
          </w:tcPr>
          <w:p w14:paraId="7CAE484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126</w:t>
            </w:r>
          </w:p>
        </w:tc>
        <w:tc>
          <w:tcPr>
            <w:tcW w:w="433" w:type="dxa"/>
            <w:tcBorders>
              <w:top w:val="single" w:sz="4" w:space="0" w:color="000000"/>
            </w:tcBorders>
            <w:shd w:val="clear" w:color="auto" w:fill="auto"/>
            <w:tcMar>
              <w:top w:w="105" w:type="dxa"/>
              <w:left w:w="75" w:type="dxa"/>
              <w:bottom w:w="105" w:type="dxa"/>
              <w:right w:w="75" w:type="dxa"/>
            </w:tcMar>
            <w:vAlign w:val="center"/>
          </w:tcPr>
          <w:p w14:paraId="4517D82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98</w:t>
            </w:r>
          </w:p>
        </w:tc>
        <w:tc>
          <w:tcPr>
            <w:tcW w:w="599" w:type="dxa"/>
            <w:gridSpan w:val="2"/>
            <w:tcBorders>
              <w:top w:val="single" w:sz="4" w:space="0" w:color="000000"/>
            </w:tcBorders>
            <w:shd w:val="clear" w:color="auto" w:fill="auto"/>
            <w:tcMar>
              <w:top w:w="105" w:type="dxa"/>
              <w:left w:w="75" w:type="dxa"/>
              <w:bottom w:w="105" w:type="dxa"/>
              <w:right w:w="75" w:type="dxa"/>
            </w:tcMar>
            <w:vAlign w:val="center"/>
          </w:tcPr>
          <w:p w14:paraId="3ECB726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643</w:t>
            </w:r>
          </w:p>
        </w:tc>
        <w:tc>
          <w:tcPr>
            <w:tcW w:w="585" w:type="dxa"/>
            <w:tcBorders>
              <w:top w:val="single" w:sz="4" w:space="0" w:color="000000"/>
            </w:tcBorders>
            <w:shd w:val="clear" w:color="auto" w:fill="auto"/>
            <w:tcMar>
              <w:top w:w="105" w:type="dxa"/>
              <w:left w:w="75" w:type="dxa"/>
              <w:bottom w:w="105" w:type="dxa"/>
              <w:right w:w="75" w:type="dxa"/>
            </w:tcMar>
            <w:vAlign w:val="center"/>
          </w:tcPr>
          <w:p w14:paraId="1DF1DD4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193</w:t>
            </w:r>
          </w:p>
        </w:tc>
        <w:tc>
          <w:tcPr>
            <w:tcW w:w="1408" w:type="dxa"/>
            <w:tcBorders>
              <w:top w:val="single" w:sz="4" w:space="0" w:color="000000"/>
            </w:tcBorders>
            <w:shd w:val="clear" w:color="auto" w:fill="auto"/>
            <w:tcMar>
              <w:top w:w="105" w:type="dxa"/>
              <w:left w:w="75" w:type="dxa"/>
              <w:bottom w:w="105" w:type="dxa"/>
              <w:right w:w="75" w:type="dxa"/>
            </w:tcMar>
            <w:vAlign w:val="center"/>
          </w:tcPr>
          <w:p w14:paraId="62C19A5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30.0</w:t>
            </w:r>
          </w:p>
        </w:tc>
        <w:tc>
          <w:tcPr>
            <w:tcW w:w="1430" w:type="dxa"/>
            <w:tcBorders>
              <w:top w:val="single" w:sz="4" w:space="0" w:color="000000"/>
            </w:tcBorders>
            <w:shd w:val="clear" w:color="auto" w:fill="auto"/>
            <w:tcMar>
              <w:top w:w="105" w:type="dxa"/>
              <w:left w:w="75" w:type="dxa"/>
              <w:bottom w:w="105" w:type="dxa"/>
              <w:right w:w="75" w:type="dxa"/>
            </w:tcMar>
            <w:vAlign w:val="center"/>
          </w:tcPr>
          <w:p w14:paraId="384A0CD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30.0</w:t>
            </w:r>
          </w:p>
        </w:tc>
        <w:tc>
          <w:tcPr>
            <w:tcW w:w="707" w:type="dxa"/>
            <w:gridSpan w:val="3"/>
            <w:tcBorders>
              <w:top w:val="single" w:sz="4" w:space="0" w:color="000000"/>
            </w:tcBorders>
            <w:shd w:val="clear" w:color="auto" w:fill="auto"/>
            <w:tcMar>
              <w:top w:w="105" w:type="dxa"/>
              <w:left w:w="75" w:type="dxa"/>
              <w:bottom w:w="105" w:type="dxa"/>
              <w:right w:w="75" w:type="dxa"/>
            </w:tcMar>
            <w:vAlign w:val="center"/>
          </w:tcPr>
          <w:p w14:paraId="0BDC424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26.5</w:t>
            </w:r>
          </w:p>
        </w:tc>
        <w:tc>
          <w:tcPr>
            <w:tcW w:w="761" w:type="dxa"/>
            <w:gridSpan w:val="4"/>
            <w:tcBorders>
              <w:top w:val="single" w:sz="4" w:space="0" w:color="000000"/>
            </w:tcBorders>
            <w:shd w:val="clear" w:color="auto" w:fill="auto"/>
            <w:tcMar>
              <w:top w:w="105" w:type="dxa"/>
              <w:left w:w="75" w:type="dxa"/>
              <w:bottom w:w="105" w:type="dxa"/>
              <w:right w:w="75" w:type="dxa"/>
            </w:tcMar>
            <w:vAlign w:val="center"/>
          </w:tcPr>
          <w:p w14:paraId="1BE8001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33.7</w:t>
            </w:r>
          </w:p>
        </w:tc>
        <w:tc>
          <w:tcPr>
            <w:tcW w:w="1432" w:type="dxa"/>
            <w:tcBorders>
              <w:top w:val="single" w:sz="4" w:space="0" w:color="000000"/>
            </w:tcBorders>
            <w:shd w:val="clear" w:color="auto" w:fill="auto"/>
            <w:tcMar>
              <w:top w:w="105" w:type="dxa"/>
              <w:left w:w="75" w:type="dxa"/>
              <w:bottom w:w="105" w:type="dxa"/>
              <w:right w:w="75" w:type="dxa"/>
            </w:tcMar>
            <w:vAlign w:val="center"/>
          </w:tcPr>
          <w:p w14:paraId="2E57C806"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Yes</w:t>
            </w:r>
          </w:p>
        </w:tc>
      </w:tr>
      <w:tr w:rsidR="001C55D7" w:rsidRPr="001F4DAA" w14:paraId="568980B4" w14:textId="77777777" w:rsidTr="00222EFA">
        <w:trPr>
          <w:trHeight w:val="20"/>
        </w:trPr>
        <w:tc>
          <w:tcPr>
            <w:tcW w:w="2265" w:type="dxa"/>
            <w:shd w:val="clear" w:color="auto" w:fill="auto"/>
            <w:tcMar>
              <w:top w:w="105" w:type="dxa"/>
              <w:left w:w="480" w:type="dxa"/>
              <w:bottom w:w="105" w:type="dxa"/>
              <w:right w:w="75" w:type="dxa"/>
            </w:tcMar>
            <w:vAlign w:val="center"/>
          </w:tcPr>
          <w:p w14:paraId="5F85A30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EM POT</w:t>
            </w:r>
          </w:p>
        </w:tc>
        <w:tc>
          <w:tcPr>
            <w:tcW w:w="494" w:type="dxa"/>
            <w:gridSpan w:val="4"/>
            <w:shd w:val="clear" w:color="auto" w:fill="auto"/>
            <w:tcMar>
              <w:top w:w="105" w:type="dxa"/>
              <w:left w:w="75" w:type="dxa"/>
              <w:bottom w:w="105" w:type="dxa"/>
              <w:right w:w="75" w:type="dxa"/>
            </w:tcMar>
            <w:vAlign w:val="center"/>
          </w:tcPr>
          <w:p w14:paraId="24CB22F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30</w:t>
            </w:r>
          </w:p>
        </w:tc>
        <w:tc>
          <w:tcPr>
            <w:tcW w:w="433" w:type="dxa"/>
            <w:shd w:val="clear" w:color="auto" w:fill="auto"/>
            <w:tcMar>
              <w:top w:w="105" w:type="dxa"/>
              <w:left w:w="75" w:type="dxa"/>
              <w:bottom w:w="105" w:type="dxa"/>
              <w:right w:w="75" w:type="dxa"/>
            </w:tcMar>
            <w:vAlign w:val="center"/>
          </w:tcPr>
          <w:p w14:paraId="20097A7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24</w:t>
            </w:r>
          </w:p>
        </w:tc>
        <w:tc>
          <w:tcPr>
            <w:tcW w:w="599" w:type="dxa"/>
            <w:gridSpan w:val="2"/>
            <w:shd w:val="clear" w:color="auto" w:fill="auto"/>
            <w:tcMar>
              <w:top w:w="105" w:type="dxa"/>
              <w:left w:w="75" w:type="dxa"/>
              <w:bottom w:w="105" w:type="dxa"/>
              <w:right w:w="75" w:type="dxa"/>
            </w:tcMar>
            <w:vAlign w:val="center"/>
          </w:tcPr>
          <w:p w14:paraId="26AC9A3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194</w:t>
            </w:r>
          </w:p>
        </w:tc>
        <w:tc>
          <w:tcPr>
            <w:tcW w:w="585" w:type="dxa"/>
            <w:shd w:val="clear" w:color="auto" w:fill="auto"/>
            <w:tcMar>
              <w:top w:w="105" w:type="dxa"/>
              <w:left w:w="75" w:type="dxa"/>
              <w:bottom w:w="105" w:type="dxa"/>
              <w:right w:w="75" w:type="dxa"/>
            </w:tcMar>
            <w:vAlign w:val="center"/>
          </w:tcPr>
          <w:p w14:paraId="46A558D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60</w:t>
            </w:r>
          </w:p>
        </w:tc>
        <w:tc>
          <w:tcPr>
            <w:tcW w:w="1408" w:type="dxa"/>
            <w:shd w:val="clear" w:color="auto" w:fill="auto"/>
            <w:tcMar>
              <w:top w:w="105" w:type="dxa"/>
              <w:left w:w="75" w:type="dxa"/>
              <w:bottom w:w="105" w:type="dxa"/>
              <w:right w:w="75" w:type="dxa"/>
            </w:tcMar>
            <w:vAlign w:val="center"/>
          </w:tcPr>
          <w:p w14:paraId="504F2685"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30.0</w:t>
            </w:r>
          </w:p>
        </w:tc>
        <w:tc>
          <w:tcPr>
            <w:tcW w:w="1430" w:type="dxa"/>
            <w:shd w:val="clear" w:color="auto" w:fill="auto"/>
            <w:tcMar>
              <w:top w:w="105" w:type="dxa"/>
              <w:left w:w="75" w:type="dxa"/>
              <w:bottom w:w="105" w:type="dxa"/>
              <w:right w:w="75" w:type="dxa"/>
            </w:tcMar>
            <w:vAlign w:val="center"/>
          </w:tcPr>
          <w:p w14:paraId="0785AF6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30.9</w:t>
            </w:r>
          </w:p>
        </w:tc>
        <w:tc>
          <w:tcPr>
            <w:tcW w:w="707" w:type="dxa"/>
            <w:gridSpan w:val="3"/>
            <w:shd w:val="clear" w:color="auto" w:fill="auto"/>
            <w:tcMar>
              <w:top w:w="105" w:type="dxa"/>
              <w:left w:w="75" w:type="dxa"/>
              <w:bottom w:w="105" w:type="dxa"/>
              <w:right w:w="75" w:type="dxa"/>
            </w:tcMar>
            <w:vAlign w:val="center"/>
          </w:tcPr>
          <w:p w14:paraId="2EA7029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24.5</w:t>
            </w:r>
          </w:p>
        </w:tc>
        <w:tc>
          <w:tcPr>
            <w:tcW w:w="761" w:type="dxa"/>
            <w:gridSpan w:val="4"/>
            <w:shd w:val="clear" w:color="auto" w:fill="auto"/>
            <w:tcMar>
              <w:top w:w="105" w:type="dxa"/>
              <w:left w:w="75" w:type="dxa"/>
              <w:bottom w:w="105" w:type="dxa"/>
              <w:right w:w="75" w:type="dxa"/>
            </w:tcMar>
            <w:vAlign w:val="center"/>
          </w:tcPr>
          <w:p w14:paraId="581C5F6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37.9</w:t>
            </w:r>
          </w:p>
        </w:tc>
        <w:tc>
          <w:tcPr>
            <w:tcW w:w="1432" w:type="dxa"/>
            <w:shd w:val="clear" w:color="auto" w:fill="auto"/>
            <w:tcMar>
              <w:top w:w="105" w:type="dxa"/>
              <w:left w:w="75" w:type="dxa"/>
              <w:bottom w:w="105" w:type="dxa"/>
              <w:right w:w="75" w:type="dxa"/>
            </w:tcMar>
            <w:vAlign w:val="center"/>
          </w:tcPr>
          <w:p w14:paraId="5385FEB6"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Yes</w:t>
            </w:r>
          </w:p>
        </w:tc>
      </w:tr>
      <w:tr w:rsidR="001C55D7" w:rsidRPr="001F4DAA" w14:paraId="1027A3EA" w14:textId="77777777" w:rsidTr="00222EFA">
        <w:trPr>
          <w:trHeight w:val="20"/>
        </w:trPr>
        <w:tc>
          <w:tcPr>
            <w:tcW w:w="2265" w:type="dxa"/>
            <w:tcBorders>
              <w:bottom w:val="single" w:sz="4" w:space="0" w:color="000000"/>
            </w:tcBorders>
            <w:shd w:val="clear" w:color="auto" w:fill="auto"/>
            <w:tcMar>
              <w:top w:w="105" w:type="dxa"/>
              <w:left w:w="480" w:type="dxa"/>
              <w:bottom w:w="105" w:type="dxa"/>
              <w:right w:w="75" w:type="dxa"/>
            </w:tcMar>
            <w:vAlign w:val="center"/>
          </w:tcPr>
          <w:p w14:paraId="741B6B8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EM TRW EFP</w:t>
            </w:r>
          </w:p>
        </w:tc>
        <w:tc>
          <w:tcPr>
            <w:tcW w:w="494" w:type="dxa"/>
            <w:gridSpan w:val="4"/>
            <w:tcBorders>
              <w:bottom w:val="single" w:sz="4" w:space="0" w:color="000000"/>
            </w:tcBorders>
            <w:shd w:val="clear" w:color="auto" w:fill="auto"/>
            <w:tcMar>
              <w:top w:w="105" w:type="dxa"/>
              <w:left w:w="75" w:type="dxa"/>
              <w:bottom w:w="105" w:type="dxa"/>
              <w:right w:w="75" w:type="dxa"/>
            </w:tcMar>
            <w:vAlign w:val="center"/>
          </w:tcPr>
          <w:p w14:paraId="5AF8263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31</w:t>
            </w:r>
          </w:p>
        </w:tc>
        <w:tc>
          <w:tcPr>
            <w:tcW w:w="433" w:type="dxa"/>
            <w:tcBorders>
              <w:bottom w:val="single" w:sz="4" w:space="0" w:color="000000"/>
            </w:tcBorders>
            <w:shd w:val="clear" w:color="auto" w:fill="auto"/>
            <w:tcMar>
              <w:top w:w="105" w:type="dxa"/>
              <w:left w:w="75" w:type="dxa"/>
              <w:bottom w:w="105" w:type="dxa"/>
              <w:right w:w="75" w:type="dxa"/>
            </w:tcMar>
            <w:vAlign w:val="center"/>
          </w:tcPr>
          <w:p w14:paraId="7CDE79E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26</w:t>
            </w:r>
          </w:p>
        </w:tc>
        <w:tc>
          <w:tcPr>
            <w:tcW w:w="599" w:type="dxa"/>
            <w:gridSpan w:val="2"/>
            <w:tcBorders>
              <w:bottom w:val="single" w:sz="4" w:space="0" w:color="000000"/>
            </w:tcBorders>
            <w:shd w:val="clear" w:color="auto" w:fill="auto"/>
            <w:tcMar>
              <w:top w:w="105" w:type="dxa"/>
              <w:left w:w="75" w:type="dxa"/>
              <w:bottom w:w="105" w:type="dxa"/>
              <w:right w:w="75" w:type="dxa"/>
            </w:tcMar>
            <w:vAlign w:val="center"/>
          </w:tcPr>
          <w:p w14:paraId="7DF8353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477</w:t>
            </w:r>
          </w:p>
        </w:tc>
        <w:tc>
          <w:tcPr>
            <w:tcW w:w="585" w:type="dxa"/>
            <w:tcBorders>
              <w:bottom w:val="single" w:sz="4" w:space="0" w:color="000000"/>
            </w:tcBorders>
            <w:shd w:val="clear" w:color="auto" w:fill="auto"/>
            <w:tcMar>
              <w:top w:w="105" w:type="dxa"/>
              <w:left w:w="75" w:type="dxa"/>
              <w:bottom w:w="105" w:type="dxa"/>
              <w:right w:w="75" w:type="dxa"/>
            </w:tcMar>
            <w:vAlign w:val="center"/>
          </w:tcPr>
          <w:p w14:paraId="361D665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153</w:t>
            </w:r>
          </w:p>
        </w:tc>
        <w:tc>
          <w:tcPr>
            <w:tcW w:w="1408" w:type="dxa"/>
            <w:tcBorders>
              <w:bottom w:val="single" w:sz="4" w:space="0" w:color="000000"/>
            </w:tcBorders>
            <w:shd w:val="clear" w:color="auto" w:fill="auto"/>
            <w:tcMar>
              <w:top w:w="105" w:type="dxa"/>
              <w:left w:w="75" w:type="dxa"/>
              <w:bottom w:w="105" w:type="dxa"/>
              <w:right w:w="75" w:type="dxa"/>
            </w:tcMar>
            <w:vAlign w:val="center"/>
          </w:tcPr>
          <w:p w14:paraId="20EC648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30.0</w:t>
            </w:r>
          </w:p>
        </w:tc>
        <w:tc>
          <w:tcPr>
            <w:tcW w:w="1430" w:type="dxa"/>
            <w:tcBorders>
              <w:bottom w:val="single" w:sz="4" w:space="0" w:color="000000"/>
            </w:tcBorders>
            <w:shd w:val="clear" w:color="auto" w:fill="auto"/>
            <w:tcMar>
              <w:top w:w="105" w:type="dxa"/>
              <w:left w:w="75" w:type="dxa"/>
              <w:bottom w:w="105" w:type="dxa"/>
              <w:right w:w="75" w:type="dxa"/>
            </w:tcMar>
            <w:vAlign w:val="center"/>
          </w:tcPr>
          <w:p w14:paraId="27D9AD7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32.1</w:t>
            </w:r>
          </w:p>
        </w:tc>
        <w:tc>
          <w:tcPr>
            <w:tcW w:w="707" w:type="dxa"/>
            <w:gridSpan w:val="3"/>
            <w:tcBorders>
              <w:bottom w:val="single" w:sz="4" w:space="0" w:color="000000"/>
            </w:tcBorders>
            <w:shd w:val="clear" w:color="auto" w:fill="auto"/>
            <w:tcMar>
              <w:top w:w="105" w:type="dxa"/>
              <w:left w:w="75" w:type="dxa"/>
              <w:bottom w:w="105" w:type="dxa"/>
              <w:right w:w="75" w:type="dxa"/>
            </w:tcMar>
            <w:vAlign w:val="center"/>
          </w:tcPr>
          <w:p w14:paraId="64DFA17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27.9</w:t>
            </w:r>
          </w:p>
        </w:tc>
        <w:tc>
          <w:tcPr>
            <w:tcW w:w="761" w:type="dxa"/>
            <w:gridSpan w:val="4"/>
            <w:tcBorders>
              <w:bottom w:val="single" w:sz="4" w:space="0" w:color="000000"/>
            </w:tcBorders>
            <w:shd w:val="clear" w:color="auto" w:fill="auto"/>
            <w:tcMar>
              <w:top w:w="105" w:type="dxa"/>
              <w:left w:w="75" w:type="dxa"/>
              <w:bottom w:w="105" w:type="dxa"/>
              <w:right w:w="75" w:type="dxa"/>
            </w:tcMar>
            <w:vAlign w:val="center"/>
          </w:tcPr>
          <w:p w14:paraId="72413A46"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36.5</w:t>
            </w:r>
          </w:p>
        </w:tc>
        <w:tc>
          <w:tcPr>
            <w:tcW w:w="1432" w:type="dxa"/>
            <w:tcBorders>
              <w:bottom w:val="single" w:sz="4" w:space="0" w:color="000000"/>
            </w:tcBorders>
            <w:shd w:val="clear" w:color="auto" w:fill="auto"/>
            <w:tcMar>
              <w:top w:w="105" w:type="dxa"/>
              <w:left w:w="75" w:type="dxa"/>
              <w:bottom w:w="105" w:type="dxa"/>
              <w:right w:w="75" w:type="dxa"/>
            </w:tcMar>
            <w:vAlign w:val="center"/>
          </w:tcPr>
          <w:p w14:paraId="4B65818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Yes</w:t>
            </w:r>
          </w:p>
        </w:tc>
      </w:tr>
      <w:tr w:rsidR="001C55D7" w:rsidRPr="001F4DAA" w14:paraId="24211D89" w14:textId="77777777" w:rsidTr="00222EFA">
        <w:trPr>
          <w:trHeight w:val="20"/>
        </w:trPr>
        <w:tc>
          <w:tcPr>
            <w:tcW w:w="10114" w:type="dxa"/>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BC8097E"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Partial coverage observed: Jan. 1 - Mar. 25</w:t>
            </w:r>
          </w:p>
        </w:tc>
      </w:tr>
      <w:tr w:rsidR="001C55D7" w:rsidRPr="001F4DAA" w14:paraId="232494C0" w14:textId="77777777" w:rsidTr="00222EFA">
        <w:trPr>
          <w:trHeight w:val="20"/>
        </w:trPr>
        <w:tc>
          <w:tcPr>
            <w:tcW w:w="2265" w:type="dxa"/>
            <w:tcBorders>
              <w:top w:val="single" w:sz="4" w:space="0" w:color="000000"/>
            </w:tcBorders>
            <w:shd w:val="clear" w:color="auto" w:fill="auto"/>
            <w:tcMar>
              <w:top w:w="105" w:type="dxa"/>
              <w:left w:w="480" w:type="dxa"/>
              <w:bottom w:w="105" w:type="dxa"/>
              <w:right w:w="75" w:type="dxa"/>
            </w:tcMar>
            <w:vAlign w:val="center"/>
          </w:tcPr>
          <w:p w14:paraId="2576E6C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HAL</w:t>
            </w:r>
          </w:p>
        </w:tc>
        <w:tc>
          <w:tcPr>
            <w:tcW w:w="494" w:type="dxa"/>
            <w:gridSpan w:val="4"/>
            <w:tcBorders>
              <w:top w:val="single" w:sz="4" w:space="0" w:color="000000"/>
            </w:tcBorders>
            <w:shd w:val="clear" w:color="auto" w:fill="auto"/>
            <w:tcMar>
              <w:top w:w="105" w:type="dxa"/>
              <w:left w:w="75" w:type="dxa"/>
              <w:bottom w:w="105" w:type="dxa"/>
              <w:right w:w="75" w:type="dxa"/>
            </w:tcMar>
            <w:vAlign w:val="center"/>
          </w:tcPr>
          <w:p w14:paraId="5D809AF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50</w:t>
            </w:r>
          </w:p>
        </w:tc>
        <w:tc>
          <w:tcPr>
            <w:tcW w:w="443" w:type="dxa"/>
            <w:gridSpan w:val="2"/>
            <w:tcBorders>
              <w:top w:val="single" w:sz="4" w:space="0" w:color="000000"/>
            </w:tcBorders>
            <w:shd w:val="clear" w:color="auto" w:fill="auto"/>
            <w:tcMar>
              <w:top w:w="105" w:type="dxa"/>
              <w:left w:w="75" w:type="dxa"/>
              <w:bottom w:w="105" w:type="dxa"/>
              <w:right w:w="75" w:type="dxa"/>
            </w:tcMar>
            <w:vAlign w:val="center"/>
          </w:tcPr>
          <w:p w14:paraId="29C4D4F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10</w:t>
            </w:r>
          </w:p>
        </w:tc>
        <w:tc>
          <w:tcPr>
            <w:tcW w:w="589" w:type="dxa"/>
            <w:tcBorders>
              <w:top w:val="single" w:sz="4" w:space="0" w:color="000000"/>
            </w:tcBorders>
            <w:shd w:val="clear" w:color="auto" w:fill="auto"/>
            <w:tcMar>
              <w:top w:w="105" w:type="dxa"/>
              <w:left w:w="75" w:type="dxa"/>
              <w:bottom w:w="105" w:type="dxa"/>
              <w:right w:w="75" w:type="dxa"/>
            </w:tcMar>
            <w:vAlign w:val="center"/>
          </w:tcPr>
          <w:p w14:paraId="7F29B64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82</w:t>
            </w:r>
          </w:p>
        </w:tc>
        <w:tc>
          <w:tcPr>
            <w:tcW w:w="585" w:type="dxa"/>
            <w:tcBorders>
              <w:top w:val="single" w:sz="4" w:space="0" w:color="000000"/>
            </w:tcBorders>
            <w:shd w:val="clear" w:color="auto" w:fill="auto"/>
            <w:tcMar>
              <w:top w:w="105" w:type="dxa"/>
              <w:left w:w="75" w:type="dxa"/>
              <w:bottom w:w="105" w:type="dxa"/>
              <w:right w:w="75" w:type="dxa"/>
            </w:tcMar>
            <w:vAlign w:val="center"/>
          </w:tcPr>
          <w:p w14:paraId="7E43B43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11</w:t>
            </w:r>
          </w:p>
        </w:tc>
        <w:tc>
          <w:tcPr>
            <w:tcW w:w="1408" w:type="dxa"/>
            <w:tcBorders>
              <w:top w:val="single" w:sz="4" w:space="0" w:color="000000"/>
            </w:tcBorders>
            <w:shd w:val="clear" w:color="auto" w:fill="auto"/>
            <w:tcMar>
              <w:top w:w="105" w:type="dxa"/>
              <w:left w:w="75" w:type="dxa"/>
              <w:bottom w:w="105" w:type="dxa"/>
              <w:right w:w="75" w:type="dxa"/>
            </w:tcMar>
            <w:vAlign w:val="center"/>
          </w:tcPr>
          <w:p w14:paraId="0666633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15.4</w:t>
            </w:r>
          </w:p>
        </w:tc>
        <w:tc>
          <w:tcPr>
            <w:tcW w:w="1430" w:type="dxa"/>
            <w:tcBorders>
              <w:top w:val="single" w:sz="4" w:space="0" w:color="000000"/>
            </w:tcBorders>
            <w:shd w:val="clear" w:color="auto" w:fill="auto"/>
            <w:tcMar>
              <w:top w:w="105" w:type="dxa"/>
              <w:left w:w="75" w:type="dxa"/>
              <w:bottom w:w="105" w:type="dxa"/>
              <w:right w:w="75" w:type="dxa"/>
            </w:tcMar>
            <w:vAlign w:val="center"/>
          </w:tcPr>
          <w:p w14:paraId="20F869A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13.4</w:t>
            </w:r>
          </w:p>
        </w:tc>
        <w:tc>
          <w:tcPr>
            <w:tcW w:w="707" w:type="dxa"/>
            <w:gridSpan w:val="3"/>
            <w:tcBorders>
              <w:top w:val="single" w:sz="4" w:space="0" w:color="000000"/>
            </w:tcBorders>
            <w:shd w:val="clear" w:color="auto" w:fill="auto"/>
            <w:tcMar>
              <w:top w:w="105" w:type="dxa"/>
              <w:left w:w="75" w:type="dxa"/>
              <w:bottom w:w="105" w:type="dxa"/>
              <w:right w:w="75" w:type="dxa"/>
            </w:tcMar>
            <w:vAlign w:val="center"/>
          </w:tcPr>
          <w:p w14:paraId="74FAFCF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6.9</w:t>
            </w:r>
          </w:p>
        </w:tc>
        <w:tc>
          <w:tcPr>
            <w:tcW w:w="755" w:type="dxa"/>
            <w:gridSpan w:val="3"/>
            <w:tcBorders>
              <w:top w:val="single" w:sz="4" w:space="0" w:color="000000"/>
            </w:tcBorders>
            <w:shd w:val="clear" w:color="auto" w:fill="auto"/>
            <w:tcMar>
              <w:top w:w="105" w:type="dxa"/>
              <w:left w:w="75" w:type="dxa"/>
              <w:bottom w:w="105" w:type="dxa"/>
              <w:right w:w="75" w:type="dxa"/>
            </w:tcMar>
            <w:vAlign w:val="center"/>
          </w:tcPr>
          <w:p w14:paraId="5BC892B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22.7</w:t>
            </w:r>
          </w:p>
        </w:tc>
        <w:tc>
          <w:tcPr>
            <w:tcW w:w="1438" w:type="dxa"/>
            <w:gridSpan w:val="2"/>
            <w:tcBorders>
              <w:top w:val="single" w:sz="4" w:space="0" w:color="000000"/>
            </w:tcBorders>
            <w:shd w:val="clear" w:color="auto" w:fill="auto"/>
            <w:tcMar>
              <w:top w:w="105" w:type="dxa"/>
              <w:left w:w="75" w:type="dxa"/>
              <w:bottom w:w="105" w:type="dxa"/>
              <w:right w:w="75" w:type="dxa"/>
            </w:tcMar>
            <w:vAlign w:val="center"/>
          </w:tcPr>
          <w:p w14:paraId="38B216E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Yes</w:t>
            </w:r>
          </w:p>
        </w:tc>
      </w:tr>
      <w:tr w:rsidR="001C55D7" w:rsidRPr="001F4DAA" w14:paraId="251994E9" w14:textId="77777777" w:rsidTr="00222EFA">
        <w:trPr>
          <w:trHeight w:val="20"/>
        </w:trPr>
        <w:tc>
          <w:tcPr>
            <w:tcW w:w="2265" w:type="dxa"/>
            <w:shd w:val="clear" w:color="auto" w:fill="auto"/>
            <w:tcMar>
              <w:top w:w="105" w:type="dxa"/>
              <w:left w:w="480" w:type="dxa"/>
              <w:bottom w:w="105" w:type="dxa"/>
              <w:right w:w="75" w:type="dxa"/>
            </w:tcMar>
            <w:vAlign w:val="center"/>
          </w:tcPr>
          <w:p w14:paraId="4D6B498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POT</w:t>
            </w:r>
          </w:p>
        </w:tc>
        <w:tc>
          <w:tcPr>
            <w:tcW w:w="494" w:type="dxa"/>
            <w:gridSpan w:val="4"/>
            <w:shd w:val="clear" w:color="auto" w:fill="auto"/>
            <w:tcMar>
              <w:top w:w="105" w:type="dxa"/>
              <w:left w:w="75" w:type="dxa"/>
              <w:bottom w:w="105" w:type="dxa"/>
              <w:right w:w="75" w:type="dxa"/>
            </w:tcMar>
            <w:vAlign w:val="center"/>
          </w:tcPr>
          <w:p w14:paraId="27F0168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64</w:t>
            </w:r>
          </w:p>
        </w:tc>
        <w:tc>
          <w:tcPr>
            <w:tcW w:w="443" w:type="dxa"/>
            <w:gridSpan w:val="2"/>
            <w:shd w:val="clear" w:color="auto" w:fill="auto"/>
            <w:tcMar>
              <w:top w:w="105" w:type="dxa"/>
              <w:left w:w="75" w:type="dxa"/>
              <w:bottom w:w="105" w:type="dxa"/>
              <w:right w:w="75" w:type="dxa"/>
            </w:tcMar>
            <w:vAlign w:val="center"/>
          </w:tcPr>
          <w:p w14:paraId="409D477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22</w:t>
            </w:r>
          </w:p>
        </w:tc>
        <w:tc>
          <w:tcPr>
            <w:tcW w:w="589" w:type="dxa"/>
            <w:shd w:val="clear" w:color="auto" w:fill="auto"/>
            <w:tcMar>
              <w:top w:w="105" w:type="dxa"/>
              <w:left w:w="75" w:type="dxa"/>
              <w:bottom w:w="105" w:type="dxa"/>
              <w:right w:w="75" w:type="dxa"/>
            </w:tcMar>
            <w:vAlign w:val="center"/>
          </w:tcPr>
          <w:p w14:paraId="6CCC1EF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161</w:t>
            </w:r>
          </w:p>
        </w:tc>
        <w:tc>
          <w:tcPr>
            <w:tcW w:w="585" w:type="dxa"/>
            <w:shd w:val="clear" w:color="auto" w:fill="auto"/>
            <w:tcMar>
              <w:top w:w="105" w:type="dxa"/>
              <w:left w:w="75" w:type="dxa"/>
              <w:bottom w:w="105" w:type="dxa"/>
              <w:right w:w="75" w:type="dxa"/>
            </w:tcMar>
            <w:vAlign w:val="center"/>
          </w:tcPr>
          <w:p w14:paraId="6DCD999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25</w:t>
            </w:r>
          </w:p>
        </w:tc>
        <w:tc>
          <w:tcPr>
            <w:tcW w:w="1408" w:type="dxa"/>
            <w:shd w:val="clear" w:color="auto" w:fill="auto"/>
            <w:tcMar>
              <w:top w:w="105" w:type="dxa"/>
              <w:left w:w="75" w:type="dxa"/>
              <w:bottom w:w="105" w:type="dxa"/>
              <w:right w:w="75" w:type="dxa"/>
            </w:tcMar>
            <w:vAlign w:val="center"/>
          </w:tcPr>
          <w:p w14:paraId="0389186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15.2</w:t>
            </w:r>
          </w:p>
        </w:tc>
        <w:tc>
          <w:tcPr>
            <w:tcW w:w="1430" w:type="dxa"/>
            <w:shd w:val="clear" w:color="auto" w:fill="auto"/>
            <w:tcMar>
              <w:top w:w="105" w:type="dxa"/>
              <w:left w:w="75" w:type="dxa"/>
              <w:bottom w:w="105" w:type="dxa"/>
              <w:right w:w="75" w:type="dxa"/>
            </w:tcMar>
            <w:vAlign w:val="center"/>
          </w:tcPr>
          <w:p w14:paraId="3D7B1C3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15.5</w:t>
            </w:r>
          </w:p>
        </w:tc>
        <w:tc>
          <w:tcPr>
            <w:tcW w:w="707" w:type="dxa"/>
            <w:gridSpan w:val="3"/>
            <w:shd w:val="clear" w:color="auto" w:fill="auto"/>
            <w:tcMar>
              <w:top w:w="105" w:type="dxa"/>
              <w:left w:w="75" w:type="dxa"/>
              <w:bottom w:w="105" w:type="dxa"/>
              <w:right w:w="75" w:type="dxa"/>
            </w:tcMar>
            <w:vAlign w:val="center"/>
          </w:tcPr>
          <w:p w14:paraId="36F52A5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10.3</w:t>
            </w:r>
          </w:p>
        </w:tc>
        <w:tc>
          <w:tcPr>
            <w:tcW w:w="755" w:type="dxa"/>
            <w:gridSpan w:val="3"/>
            <w:shd w:val="clear" w:color="auto" w:fill="auto"/>
            <w:tcMar>
              <w:top w:w="105" w:type="dxa"/>
              <w:left w:w="75" w:type="dxa"/>
              <w:bottom w:w="105" w:type="dxa"/>
              <w:right w:w="75" w:type="dxa"/>
            </w:tcMar>
            <w:vAlign w:val="center"/>
          </w:tcPr>
          <w:p w14:paraId="766526D6"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22.1</w:t>
            </w:r>
          </w:p>
        </w:tc>
        <w:tc>
          <w:tcPr>
            <w:tcW w:w="1438" w:type="dxa"/>
            <w:gridSpan w:val="2"/>
            <w:shd w:val="clear" w:color="auto" w:fill="auto"/>
            <w:tcMar>
              <w:top w:w="105" w:type="dxa"/>
              <w:left w:w="75" w:type="dxa"/>
              <w:bottom w:w="105" w:type="dxa"/>
              <w:right w:w="75" w:type="dxa"/>
            </w:tcMar>
            <w:vAlign w:val="center"/>
          </w:tcPr>
          <w:p w14:paraId="218FCF8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Yes</w:t>
            </w:r>
          </w:p>
        </w:tc>
      </w:tr>
      <w:tr w:rsidR="001C55D7" w:rsidRPr="001F4DAA" w14:paraId="18D9672B" w14:textId="77777777" w:rsidTr="00222EFA">
        <w:trPr>
          <w:trHeight w:val="20"/>
        </w:trPr>
        <w:tc>
          <w:tcPr>
            <w:tcW w:w="2265" w:type="dxa"/>
            <w:tcBorders>
              <w:bottom w:val="single" w:sz="4" w:space="0" w:color="000000"/>
            </w:tcBorders>
            <w:shd w:val="clear" w:color="auto" w:fill="auto"/>
            <w:tcMar>
              <w:top w:w="105" w:type="dxa"/>
              <w:left w:w="480" w:type="dxa"/>
              <w:bottom w:w="105" w:type="dxa"/>
              <w:right w:w="75" w:type="dxa"/>
            </w:tcMar>
            <w:vAlign w:val="center"/>
          </w:tcPr>
          <w:p w14:paraId="617275D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TRW</w:t>
            </w:r>
          </w:p>
        </w:tc>
        <w:tc>
          <w:tcPr>
            <w:tcW w:w="494" w:type="dxa"/>
            <w:gridSpan w:val="4"/>
            <w:tcBorders>
              <w:bottom w:val="single" w:sz="4" w:space="0" w:color="000000"/>
            </w:tcBorders>
            <w:shd w:val="clear" w:color="auto" w:fill="auto"/>
            <w:tcMar>
              <w:top w:w="105" w:type="dxa"/>
              <w:left w:w="75" w:type="dxa"/>
              <w:bottom w:w="105" w:type="dxa"/>
              <w:right w:w="75" w:type="dxa"/>
            </w:tcMar>
            <w:vAlign w:val="center"/>
          </w:tcPr>
          <w:p w14:paraId="7F1F0EE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45</w:t>
            </w:r>
          </w:p>
        </w:tc>
        <w:tc>
          <w:tcPr>
            <w:tcW w:w="443" w:type="dxa"/>
            <w:gridSpan w:val="2"/>
            <w:tcBorders>
              <w:bottom w:val="single" w:sz="4" w:space="0" w:color="000000"/>
            </w:tcBorders>
            <w:shd w:val="clear" w:color="auto" w:fill="auto"/>
            <w:tcMar>
              <w:top w:w="105" w:type="dxa"/>
              <w:left w:w="75" w:type="dxa"/>
              <w:bottom w:w="105" w:type="dxa"/>
              <w:right w:w="75" w:type="dxa"/>
            </w:tcMar>
            <w:vAlign w:val="center"/>
          </w:tcPr>
          <w:p w14:paraId="658C4375"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34</w:t>
            </w:r>
          </w:p>
        </w:tc>
        <w:tc>
          <w:tcPr>
            <w:tcW w:w="589" w:type="dxa"/>
            <w:tcBorders>
              <w:bottom w:val="single" w:sz="4" w:space="0" w:color="000000"/>
            </w:tcBorders>
            <w:shd w:val="clear" w:color="auto" w:fill="auto"/>
            <w:tcMar>
              <w:top w:w="105" w:type="dxa"/>
              <w:left w:w="75" w:type="dxa"/>
              <w:bottom w:w="105" w:type="dxa"/>
              <w:right w:w="75" w:type="dxa"/>
            </w:tcMar>
            <w:vAlign w:val="center"/>
          </w:tcPr>
          <w:p w14:paraId="5104C38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392</w:t>
            </w:r>
          </w:p>
        </w:tc>
        <w:tc>
          <w:tcPr>
            <w:tcW w:w="585" w:type="dxa"/>
            <w:tcBorders>
              <w:bottom w:val="single" w:sz="4" w:space="0" w:color="000000"/>
            </w:tcBorders>
            <w:shd w:val="clear" w:color="auto" w:fill="auto"/>
            <w:tcMar>
              <w:top w:w="105" w:type="dxa"/>
              <w:left w:w="75" w:type="dxa"/>
              <w:bottom w:w="105" w:type="dxa"/>
              <w:right w:w="75" w:type="dxa"/>
            </w:tcMar>
            <w:vAlign w:val="center"/>
          </w:tcPr>
          <w:p w14:paraId="3ECE250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88</w:t>
            </w:r>
          </w:p>
        </w:tc>
        <w:tc>
          <w:tcPr>
            <w:tcW w:w="1408" w:type="dxa"/>
            <w:tcBorders>
              <w:bottom w:val="single" w:sz="4" w:space="0" w:color="000000"/>
            </w:tcBorders>
            <w:shd w:val="clear" w:color="auto" w:fill="auto"/>
            <w:tcMar>
              <w:top w:w="105" w:type="dxa"/>
              <w:left w:w="75" w:type="dxa"/>
              <w:bottom w:w="105" w:type="dxa"/>
              <w:right w:w="75" w:type="dxa"/>
            </w:tcMar>
            <w:vAlign w:val="center"/>
          </w:tcPr>
          <w:p w14:paraId="05704C1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19.6</w:t>
            </w:r>
          </w:p>
        </w:tc>
        <w:tc>
          <w:tcPr>
            <w:tcW w:w="1430" w:type="dxa"/>
            <w:tcBorders>
              <w:bottom w:val="single" w:sz="4" w:space="0" w:color="000000"/>
            </w:tcBorders>
            <w:shd w:val="clear" w:color="auto" w:fill="auto"/>
            <w:tcMar>
              <w:top w:w="105" w:type="dxa"/>
              <w:left w:w="75" w:type="dxa"/>
              <w:bottom w:w="105" w:type="dxa"/>
              <w:right w:w="75" w:type="dxa"/>
            </w:tcMar>
            <w:vAlign w:val="center"/>
          </w:tcPr>
          <w:p w14:paraId="402435E5"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22.4</w:t>
            </w:r>
          </w:p>
        </w:tc>
        <w:tc>
          <w:tcPr>
            <w:tcW w:w="707" w:type="dxa"/>
            <w:gridSpan w:val="3"/>
            <w:tcBorders>
              <w:bottom w:val="single" w:sz="4" w:space="0" w:color="000000"/>
            </w:tcBorders>
            <w:shd w:val="clear" w:color="auto" w:fill="auto"/>
            <w:tcMar>
              <w:top w:w="105" w:type="dxa"/>
              <w:left w:w="75" w:type="dxa"/>
              <w:bottom w:w="105" w:type="dxa"/>
              <w:right w:w="75" w:type="dxa"/>
            </w:tcMar>
            <w:vAlign w:val="center"/>
          </w:tcPr>
          <w:p w14:paraId="483471B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18.4</w:t>
            </w:r>
          </w:p>
        </w:tc>
        <w:tc>
          <w:tcPr>
            <w:tcW w:w="755" w:type="dxa"/>
            <w:gridSpan w:val="3"/>
            <w:tcBorders>
              <w:bottom w:val="single" w:sz="4" w:space="0" w:color="000000"/>
            </w:tcBorders>
            <w:shd w:val="clear" w:color="auto" w:fill="auto"/>
            <w:tcMar>
              <w:top w:w="105" w:type="dxa"/>
              <w:left w:w="75" w:type="dxa"/>
              <w:bottom w:w="105" w:type="dxa"/>
              <w:right w:w="75" w:type="dxa"/>
            </w:tcMar>
            <w:vAlign w:val="center"/>
          </w:tcPr>
          <w:p w14:paraId="1EFBB6C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26.9</w:t>
            </w:r>
          </w:p>
        </w:tc>
        <w:tc>
          <w:tcPr>
            <w:tcW w:w="1438" w:type="dxa"/>
            <w:gridSpan w:val="2"/>
            <w:tcBorders>
              <w:bottom w:val="single" w:sz="4" w:space="0" w:color="000000"/>
            </w:tcBorders>
            <w:shd w:val="clear" w:color="auto" w:fill="auto"/>
            <w:tcMar>
              <w:top w:w="105" w:type="dxa"/>
              <w:left w:w="75" w:type="dxa"/>
              <w:bottom w:w="105" w:type="dxa"/>
              <w:right w:w="75" w:type="dxa"/>
            </w:tcMar>
            <w:vAlign w:val="center"/>
          </w:tcPr>
          <w:p w14:paraId="399EB6D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Yes</w:t>
            </w:r>
          </w:p>
        </w:tc>
      </w:tr>
      <w:tr w:rsidR="001C55D7" w:rsidRPr="001F4DAA" w14:paraId="2905B54D" w14:textId="77777777" w:rsidTr="00222EFA">
        <w:trPr>
          <w:trHeight w:val="20"/>
        </w:trPr>
        <w:tc>
          <w:tcPr>
            <w:tcW w:w="10114" w:type="dxa"/>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757A945"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Partial coverage observed: Mar. 26 - Jun. 30</w:t>
            </w:r>
          </w:p>
        </w:tc>
      </w:tr>
      <w:tr w:rsidR="001C55D7" w:rsidRPr="001F4DAA" w14:paraId="2B4C5E06" w14:textId="77777777" w:rsidTr="00222EFA">
        <w:trPr>
          <w:trHeight w:val="20"/>
        </w:trPr>
        <w:tc>
          <w:tcPr>
            <w:tcW w:w="2292" w:type="dxa"/>
            <w:gridSpan w:val="2"/>
            <w:tcBorders>
              <w:top w:val="single" w:sz="4" w:space="0" w:color="000000"/>
            </w:tcBorders>
            <w:shd w:val="clear" w:color="auto" w:fill="auto"/>
            <w:tcMar>
              <w:top w:w="105" w:type="dxa"/>
              <w:left w:w="480" w:type="dxa"/>
              <w:bottom w:w="105" w:type="dxa"/>
              <w:right w:w="75" w:type="dxa"/>
            </w:tcMar>
            <w:vAlign w:val="center"/>
          </w:tcPr>
          <w:p w14:paraId="5B0920C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HAL</w:t>
            </w:r>
          </w:p>
        </w:tc>
        <w:tc>
          <w:tcPr>
            <w:tcW w:w="467" w:type="dxa"/>
            <w:gridSpan w:val="3"/>
            <w:tcBorders>
              <w:top w:val="single" w:sz="4" w:space="0" w:color="000000"/>
            </w:tcBorders>
            <w:shd w:val="clear" w:color="auto" w:fill="auto"/>
            <w:tcMar>
              <w:top w:w="105" w:type="dxa"/>
              <w:left w:w="75" w:type="dxa"/>
              <w:bottom w:w="105" w:type="dxa"/>
              <w:right w:w="75" w:type="dxa"/>
            </w:tcMar>
            <w:vAlign w:val="center"/>
          </w:tcPr>
          <w:p w14:paraId="083AD83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180</w:t>
            </w:r>
          </w:p>
        </w:tc>
        <w:tc>
          <w:tcPr>
            <w:tcW w:w="443" w:type="dxa"/>
            <w:gridSpan w:val="2"/>
            <w:tcBorders>
              <w:top w:val="single" w:sz="4" w:space="0" w:color="000000"/>
            </w:tcBorders>
            <w:shd w:val="clear" w:color="auto" w:fill="auto"/>
            <w:tcMar>
              <w:top w:w="105" w:type="dxa"/>
              <w:left w:w="75" w:type="dxa"/>
              <w:bottom w:w="105" w:type="dxa"/>
              <w:right w:w="75" w:type="dxa"/>
            </w:tcMar>
            <w:vAlign w:val="center"/>
          </w:tcPr>
          <w:p w14:paraId="5485AE1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5</w:t>
            </w:r>
          </w:p>
        </w:tc>
        <w:tc>
          <w:tcPr>
            <w:tcW w:w="589" w:type="dxa"/>
            <w:tcBorders>
              <w:top w:val="single" w:sz="4" w:space="0" w:color="000000"/>
            </w:tcBorders>
            <w:shd w:val="clear" w:color="auto" w:fill="auto"/>
            <w:tcMar>
              <w:top w:w="105" w:type="dxa"/>
              <w:left w:w="75" w:type="dxa"/>
              <w:bottom w:w="105" w:type="dxa"/>
              <w:right w:w="75" w:type="dxa"/>
            </w:tcMar>
            <w:vAlign w:val="center"/>
          </w:tcPr>
          <w:p w14:paraId="277488B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547</w:t>
            </w:r>
          </w:p>
        </w:tc>
        <w:tc>
          <w:tcPr>
            <w:tcW w:w="585" w:type="dxa"/>
            <w:tcBorders>
              <w:top w:val="single" w:sz="4" w:space="0" w:color="000000"/>
            </w:tcBorders>
            <w:shd w:val="clear" w:color="auto" w:fill="auto"/>
            <w:tcMar>
              <w:top w:w="105" w:type="dxa"/>
              <w:left w:w="75" w:type="dxa"/>
              <w:bottom w:w="105" w:type="dxa"/>
              <w:right w:w="75" w:type="dxa"/>
            </w:tcMar>
            <w:vAlign w:val="center"/>
          </w:tcPr>
          <w:p w14:paraId="3CAD9E96"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6</w:t>
            </w:r>
          </w:p>
        </w:tc>
        <w:tc>
          <w:tcPr>
            <w:tcW w:w="1408" w:type="dxa"/>
            <w:tcBorders>
              <w:top w:val="single" w:sz="4" w:space="0" w:color="000000"/>
            </w:tcBorders>
            <w:shd w:val="clear" w:color="auto" w:fill="auto"/>
            <w:tcMar>
              <w:top w:w="105" w:type="dxa"/>
              <w:left w:w="75" w:type="dxa"/>
              <w:bottom w:w="105" w:type="dxa"/>
              <w:right w:w="75" w:type="dxa"/>
            </w:tcMar>
            <w:vAlign w:val="center"/>
          </w:tcPr>
          <w:p w14:paraId="6BA9AC9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15.4</w:t>
            </w:r>
          </w:p>
        </w:tc>
        <w:tc>
          <w:tcPr>
            <w:tcW w:w="1430" w:type="dxa"/>
            <w:tcBorders>
              <w:top w:val="single" w:sz="4" w:space="0" w:color="000000"/>
            </w:tcBorders>
            <w:shd w:val="clear" w:color="auto" w:fill="auto"/>
            <w:tcMar>
              <w:top w:w="105" w:type="dxa"/>
              <w:left w:w="75" w:type="dxa"/>
              <w:bottom w:w="105" w:type="dxa"/>
              <w:right w:w="75" w:type="dxa"/>
            </w:tcMar>
            <w:vAlign w:val="center"/>
          </w:tcPr>
          <w:p w14:paraId="6750183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1.1</w:t>
            </w:r>
          </w:p>
        </w:tc>
        <w:tc>
          <w:tcPr>
            <w:tcW w:w="673" w:type="dxa"/>
            <w:gridSpan w:val="2"/>
            <w:tcBorders>
              <w:top w:val="single" w:sz="4" w:space="0" w:color="000000"/>
            </w:tcBorders>
            <w:shd w:val="clear" w:color="auto" w:fill="auto"/>
            <w:tcMar>
              <w:top w:w="105" w:type="dxa"/>
              <w:left w:w="75" w:type="dxa"/>
              <w:bottom w:w="105" w:type="dxa"/>
              <w:right w:w="75" w:type="dxa"/>
            </w:tcMar>
            <w:vAlign w:val="center"/>
          </w:tcPr>
          <w:p w14:paraId="06BDE8B3" w14:textId="77777777" w:rsidR="001C55D7" w:rsidRPr="009E7C20" w:rsidRDefault="001C55D7" w:rsidP="001C55D7">
            <w:pPr>
              <w:spacing w:line="240" w:lineRule="auto"/>
              <w:rPr>
                <w:rFonts w:eastAsia="Times New Roman" w:cs="Times New Roman"/>
                <w:sz w:val="18"/>
                <w:szCs w:val="18"/>
              </w:rPr>
            </w:pPr>
          </w:p>
        </w:tc>
        <w:tc>
          <w:tcPr>
            <w:tcW w:w="789" w:type="dxa"/>
            <w:gridSpan w:val="4"/>
            <w:tcBorders>
              <w:top w:val="single" w:sz="4" w:space="0" w:color="000000"/>
            </w:tcBorders>
            <w:shd w:val="clear" w:color="auto" w:fill="auto"/>
            <w:tcMar>
              <w:top w:w="105" w:type="dxa"/>
              <w:left w:w="75" w:type="dxa"/>
              <w:bottom w:w="105" w:type="dxa"/>
              <w:right w:w="75" w:type="dxa"/>
            </w:tcMar>
            <w:vAlign w:val="center"/>
          </w:tcPr>
          <w:p w14:paraId="3E94D206" w14:textId="77777777" w:rsidR="001C55D7" w:rsidRPr="001F4DAA" w:rsidRDefault="001C55D7" w:rsidP="001C55D7">
            <w:pPr>
              <w:spacing w:line="240" w:lineRule="auto"/>
              <w:rPr>
                <w:rFonts w:eastAsia="Times New Roman" w:cs="Times New Roman"/>
                <w:sz w:val="18"/>
                <w:szCs w:val="18"/>
              </w:rPr>
            </w:pPr>
          </w:p>
        </w:tc>
        <w:tc>
          <w:tcPr>
            <w:tcW w:w="1438" w:type="dxa"/>
            <w:gridSpan w:val="2"/>
            <w:tcBorders>
              <w:top w:val="single" w:sz="4" w:space="0" w:color="000000"/>
            </w:tcBorders>
            <w:shd w:val="clear" w:color="auto" w:fill="auto"/>
            <w:tcMar>
              <w:top w:w="105" w:type="dxa"/>
              <w:left w:w="75" w:type="dxa"/>
              <w:bottom w:w="105" w:type="dxa"/>
              <w:right w:w="75" w:type="dxa"/>
            </w:tcMar>
            <w:vAlign w:val="center"/>
          </w:tcPr>
          <w:p w14:paraId="6E4A1674" w14:textId="77777777" w:rsidR="001C55D7" w:rsidRPr="001F4DAA" w:rsidRDefault="001C55D7" w:rsidP="001C55D7">
            <w:pPr>
              <w:spacing w:line="240" w:lineRule="auto"/>
              <w:rPr>
                <w:rFonts w:eastAsia="Times New Roman" w:cs="Times New Roman"/>
                <w:sz w:val="18"/>
                <w:szCs w:val="18"/>
              </w:rPr>
            </w:pPr>
          </w:p>
        </w:tc>
      </w:tr>
      <w:tr w:rsidR="001C55D7" w:rsidRPr="001F4DAA" w14:paraId="3B259C50" w14:textId="77777777" w:rsidTr="00222EFA">
        <w:trPr>
          <w:trHeight w:val="20"/>
        </w:trPr>
        <w:tc>
          <w:tcPr>
            <w:tcW w:w="2292" w:type="dxa"/>
            <w:gridSpan w:val="2"/>
            <w:shd w:val="clear" w:color="auto" w:fill="auto"/>
            <w:tcMar>
              <w:top w:w="105" w:type="dxa"/>
              <w:left w:w="480" w:type="dxa"/>
              <w:bottom w:w="105" w:type="dxa"/>
              <w:right w:w="75" w:type="dxa"/>
            </w:tcMar>
            <w:vAlign w:val="center"/>
          </w:tcPr>
          <w:p w14:paraId="2BBFC5A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POT</w:t>
            </w:r>
          </w:p>
        </w:tc>
        <w:tc>
          <w:tcPr>
            <w:tcW w:w="467" w:type="dxa"/>
            <w:gridSpan w:val="3"/>
            <w:shd w:val="clear" w:color="auto" w:fill="auto"/>
            <w:tcMar>
              <w:top w:w="105" w:type="dxa"/>
              <w:left w:w="75" w:type="dxa"/>
              <w:bottom w:w="105" w:type="dxa"/>
              <w:right w:w="75" w:type="dxa"/>
            </w:tcMar>
            <w:vAlign w:val="center"/>
          </w:tcPr>
          <w:p w14:paraId="770E575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38</w:t>
            </w:r>
          </w:p>
        </w:tc>
        <w:tc>
          <w:tcPr>
            <w:tcW w:w="443" w:type="dxa"/>
            <w:gridSpan w:val="2"/>
            <w:shd w:val="clear" w:color="auto" w:fill="auto"/>
            <w:tcMar>
              <w:top w:w="105" w:type="dxa"/>
              <w:left w:w="75" w:type="dxa"/>
              <w:bottom w:w="105" w:type="dxa"/>
              <w:right w:w="75" w:type="dxa"/>
            </w:tcMar>
            <w:vAlign w:val="center"/>
          </w:tcPr>
          <w:p w14:paraId="7C3A270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w:t>
            </w:r>
          </w:p>
        </w:tc>
        <w:tc>
          <w:tcPr>
            <w:tcW w:w="589" w:type="dxa"/>
            <w:shd w:val="clear" w:color="auto" w:fill="auto"/>
            <w:tcMar>
              <w:top w:w="105" w:type="dxa"/>
              <w:left w:w="75" w:type="dxa"/>
              <w:bottom w:w="105" w:type="dxa"/>
              <w:right w:w="75" w:type="dxa"/>
            </w:tcMar>
            <w:vAlign w:val="center"/>
          </w:tcPr>
          <w:p w14:paraId="5DF84A2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152</w:t>
            </w:r>
          </w:p>
        </w:tc>
        <w:tc>
          <w:tcPr>
            <w:tcW w:w="585" w:type="dxa"/>
            <w:shd w:val="clear" w:color="auto" w:fill="auto"/>
            <w:tcMar>
              <w:top w:w="105" w:type="dxa"/>
              <w:left w:w="75" w:type="dxa"/>
              <w:bottom w:w="105" w:type="dxa"/>
              <w:right w:w="75" w:type="dxa"/>
            </w:tcMar>
            <w:vAlign w:val="center"/>
          </w:tcPr>
          <w:p w14:paraId="19428C5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5</w:t>
            </w:r>
          </w:p>
        </w:tc>
        <w:tc>
          <w:tcPr>
            <w:tcW w:w="1408" w:type="dxa"/>
            <w:shd w:val="clear" w:color="auto" w:fill="auto"/>
            <w:tcMar>
              <w:top w:w="105" w:type="dxa"/>
              <w:left w:w="75" w:type="dxa"/>
              <w:bottom w:w="105" w:type="dxa"/>
              <w:right w:w="75" w:type="dxa"/>
            </w:tcMar>
            <w:vAlign w:val="center"/>
          </w:tcPr>
          <w:p w14:paraId="290DF5D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15.2</w:t>
            </w:r>
          </w:p>
        </w:tc>
        <w:tc>
          <w:tcPr>
            <w:tcW w:w="1430" w:type="dxa"/>
            <w:shd w:val="clear" w:color="auto" w:fill="auto"/>
            <w:tcMar>
              <w:top w:w="105" w:type="dxa"/>
              <w:left w:w="75" w:type="dxa"/>
              <w:bottom w:w="105" w:type="dxa"/>
              <w:right w:w="75" w:type="dxa"/>
            </w:tcMar>
            <w:vAlign w:val="center"/>
          </w:tcPr>
          <w:p w14:paraId="179C061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3.3</w:t>
            </w:r>
          </w:p>
        </w:tc>
        <w:tc>
          <w:tcPr>
            <w:tcW w:w="673" w:type="dxa"/>
            <w:gridSpan w:val="2"/>
            <w:shd w:val="clear" w:color="auto" w:fill="auto"/>
            <w:tcMar>
              <w:top w:w="105" w:type="dxa"/>
              <w:left w:w="75" w:type="dxa"/>
              <w:bottom w:w="105" w:type="dxa"/>
              <w:right w:w="75" w:type="dxa"/>
            </w:tcMar>
            <w:vAlign w:val="center"/>
          </w:tcPr>
          <w:p w14:paraId="57A2EF9B" w14:textId="77777777" w:rsidR="001C55D7" w:rsidRPr="009E7C20" w:rsidRDefault="001C55D7" w:rsidP="001C55D7">
            <w:pPr>
              <w:spacing w:line="240" w:lineRule="auto"/>
              <w:rPr>
                <w:rFonts w:eastAsia="Times New Roman" w:cs="Times New Roman"/>
                <w:sz w:val="18"/>
                <w:szCs w:val="18"/>
              </w:rPr>
            </w:pPr>
          </w:p>
        </w:tc>
        <w:tc>
          <w:tcPr>
            <w:tcW w:w="789" w:type="dxa"/>
            <w:gridSpan w:val="4"/>
            <w:shd w:val="clear" w:color="auto" w:fill="auto"/>
            <w:tcMar>
              <w:top w:w="105" w:type="dxa"/>
              <w:left w:w="75" w:type="dxa"/>
              <w:bottom w:w="105" w:type="dxa"/>
              <w:right w:w="75" w:type="dxa"/>
            </w:tcMar>
            <w:vAlign w:val="center"/>
          </w:tcPr>
          <w:p w14:paraId="20CEF72F" w14:textId="77777777" w:rsidR="001C55D7" w:rsidRPr="001F4DAA" w:rsidRDefault="001C55D7" w:rsidP="001C55D7">
            <w:pPr>
              <w:spacing w:line="240" w:lineRule="auto"/>
              <w:rPr>
                <w:rFonts w:eastAsia="Times New Roman" w:cs="Times New Roman"/>
                <w:sz w:val="18"/>
                <w:szCs w:val="18"/>
              </w:rPr>
            </w:pPr>
          </w:p>
        </w:tc>
        <w:tc>
          <w:tcPr>
            <w:tcW w:w="1438" w:type="dxa"/>
            <w:gridSpan w:val="2"/>
            <w:shd w:val="clear" w:color="auto" w:fill="auto"/>
            <w:tcMar>
              <w:top w:w="105" w:type="dxa"/>
              <w:left w:w="75" w:type="dxa"/>
              <w:bottom w:w="105" w:type="dxa"/>
              <w:right w:w="75" w:type="dxa"/>
            </w:tcMar>
            <w:vAlign w:val="center"/>
          </w:tcPr>
          <w:p w14:paraId="3EED92CD" w14:textId="77777777" w:rsidR="001C55D7" w:rsidRPr="001F4DAA" w:rsidRDefault="001C55D7" w:rsidP="001C55D7">
            <w:pPr>
              <w:spacing w:line="240" w:lineRule="auto"/>
              <w:rPr>
                <w:rFonts w:eastAsia="Times New Roman" w:cs="Times New Roman"/>
                <w:sz w:val="18"/>
                <w:szCs w:val="18"/>
              </w:rPr>
            </w:pPr>
          </w:p>
        </w:tc>
      </w:tr>
      <w:tr w:rsidR="001C55D7" w:rsidRPr="001F4DAA" w14:paraId="0AC06B46" w14:textId="77777777" w:rsidTr="00222EFA">
        <w:trPr>
          <w:trHeight w:val="20"/>
        </w:trPr>
        <w:tc>
          <w:tcPr>
            <w:tcW w:w="2292" w:type="dxa"/>
            <w:gridSpan w:val="2"/>
            <w:tcBorders>
              <w:bottom w:val="single" w:sz="4" w:space="0" w:color="000000"/>
            </w:tcBorders>
            <w:shd w:val="clear" w:color="auto" w:fill="auto"/>
            <w:tcMar>
              <w:top w:w="105" w:type="dxa"/>
              <w:left w:w="480" w:type="dxa"/>
              <w:bottom w:w="105" w:type="dxa"/>
              <w:right w:w="75" w:type="dxa"/>
            </w:tcMar>
            <w:vAlign w:val="center"/>
          </w:tcPr>
          <w:p w14:paraId="2CEA7AB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TRW</w:t>
            </w:r>
          </w:p>
        </w:tc>
        <w:tc>
          <w:tcPr>
            <w:tcW w:w="467" w:type="dxa"/>
            <w:gridSpan w:val="3"/>
            <w:tcBorders>
              <w:bottom w:val="single" w:sz="4" w:space="0" w:color="000000"/>
            </w:tcBorders>
            <w:shd w:val="clear" w:color="auto" w:fill="auto"/>
            <w:tcMar>
              <w:top w:w="105" w:type="dxa"/>
              <w:left w:w="75" w:type="dxa"/>
              <w:bottom w:w="105" w:type="dxa"/>
              <w:right w:w="75" w:type="dxa"/>
            </w:tcMar>
            <w:vAlign w:val="center"/>
          </w:tcPr>
          <w:p w14:paraId="3A7357B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20</w:t>
            </w:r>
          </w:p>
        </w:tc>
        <w:tc>
          <w:tcPr>
            <w:tcW w:w="443" w:type="dxa"/>
            <w:gridSpan w:val="2"/>
            <w:tcBorders>
              <w:bottom w:val="single" w:sz="4" w:space="0" w:color="000000"/>
            </w:tcBorders>
            <w:shd w:val="clear" w:color="auto" w:fill="auto"/>
            <w:tcMar>
              <w:top w:w="105" w:type="dxa"/>
              <w:left w:w="75" w:type="dxa"/>
              <w:bottom w:w="105" w:type="dxa"/>
              <w:right w:w="75" w:type="dxa"/>
            </w:tcMar>
            <w:vAlign w:val="center"/>
          </w:tcPr>
          <w:p w14:paraId="75F7C92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8</w:t>
            </w:r>
          </w:p>
        </w:tc>
        <w:tc>
          <w:tcPr>
            <w:tcW w:w="589" w:type="dxa"/>
            <w:tcBorders>
              <w:bottom w:val="single" w:sz="4" w:space="0" w:color="000000"/>
            </w:tcBorders>
            <w:shd w:val="clear" w:color="auto" w:fill="auto"/>
            <w:tcMar>
              <w:top w:w="105" w:type="dxa"/>
              <w:left w:w="75" w:type="dxa"/>
              <w:bottom w:w="105" w:type="dxa"/>
              <w:right w:w="75" w:type="dxa"/>
            </w:tcMar>
            <w:vAlign w:val="center"/>
          </w:tcPr>
          <w:p w14:paraId="3DED1C0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171</w:t>
            </w:r>
          </w:p>
        </w:tc>
        <w:tc>
          <w:tcPr>
            <w:tcW w:w="585" w:type="dxa"/>
            <w:tcBorders>
              <w:bottom w:val="single" w:sz="4" w:space="0" w:color="000000"/>
            </w:tcBorders>
            <w:shd w:val="clear" w:color="auto" w:fill="auto"/>
            <w:tcMar>
              <w:top w:w="105" w:type="dxa"/>
              <w:left w:w="75" w:type="dxa"/>
              <w:bottom w:w="105" w:type="dxa"/>
              <w:right w:w="75" w:type="dxa"/>
            </w:tcMar>
            <w:vAlign w:val="center"/>
          </w:tcPr>
          <w:p w14:paraId="4C586B2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16</w:t>
            </w:r>
          </w:p>
        </w:tc>
        <w:tc>
          <w:tcPr>
            <w:tcW w:w="1408" w:type="dxa"/>
            <w:tcBorders>
              <w:bottom w:val="single" w:sz="4" w:space="0" w:color="000000"/>
            </w:tcBorders>
            <w:shd w:val="clear" w:color="auto" w:fill="auto"/>
            <w:tcMar>
              <w:top w:w="105" w:type="dxa"/>
              <w:left w:w="75" w:type="dxa"/>
              <w:bottom w:w="105" w:type="dxa"/>
              <w:right w:w="75" w:type="dxa"/>
            </w:tcMar>
            <w:vAlign w:val="center"/>
          </w:tcPr>
          <w:p w14:paraId="77132BE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19.6</w:t>
            </w:r>
          </w:p>
        </w:tc>
        <w:tc>
          <w:tcPr>
            <w:tcW w:w="1430" w:type="dxa"/>
            <w:tcBorders>
              <w:bottom w:val="single" w:sz="4" w:space="0" w:color="000000"/>
            </w:tcBorders>
            <w:shd w:val="clear" w:color="auto" w:fill="auto"/>
            <w:tcMar>
              <w:top w:w="105" w:type="dxa"/>
              <w:left w:w="75" w:type="dxa"/>
              <w:bottom w:w="105" w:type="dxa"/>
              <w:right w:w="75" w:type="dxa"/>
            </w:tcMar>
            <w:vAlign w:val="center"/>
          </w:tcPr>
          <w:p w14:paraId="358919D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9.4</w:t>
            </w:r>
          </w:p>
        </w:tc>
        <w:tc>
          <w:tcPr>
            <w:tcW w:w="673" w:type="dxa"/>
            <w:gridSpan w:val="2"/>
            <w:tcBorders>
              <w:bottom w:val="single" w:sz="4" w:space="0" w:color="000000"/>
            </w:tcBorders>
            <w:shd w:val="clear" w:color="auto" w:fill="auto"/>
            <w:tcMar>
              <w:top w:w="105" w:type="dxa"/>
              <w:left w:w="75" w:type="dxa"/>
              <w:bottom w:w="105" w:type="dxa"/>
              <w:right w:w="75" w:type="dxa"/>
            </w:tcMar>
            <w:vAlign w:val="center"/>
          </w:tcPr>
          <w:p w14:paraId="67B1E303" w14:textId="77777777" w:rsidR="001C55D7" w:rsidRPr="009E7C20" w:rsidRDefault="001C55D7" w:rsidP="001C55D7">
            <w:pPr>
              <w:spacing w:line="240" w:lineRule="auto"/>
              <w:rPr>
                <w:rFonts w:eastAsia="Times New Roman" w:cs="Times New Roman"/>
                <w:sz w:val="18"/>
                <w:szCs w:val="18"/>
              </w:rPr>
            </w:pPr>
          </w:p>
        </w:tc>
        <w:tc>
          <w:tcPr>
            <w:tcW w:w="789" w:type="dxa"/>
            <w:gridSpan w:val="4"/>
            <w:tcBorders>
              <w:bottom w:val="single" w:sz="4" w:space="0" w:color="000000"/>
            </w:tcBorders>
            <w:shd w:val="clear" w:color="auto" w:fill="auto"/>
            <w:tcMar>
              <w:top w:w="105" w:type="dxa"/>
              <w:left w:w="75" w:type="dxa"/>
              <w:bottom w:w="105" w:type="dxa"/>
              <w:right w:w="75" w:type="dxa"/>
            </w:tcMar>
            <w:vAlign w:val="center"/>
          </w:tcPr>
          <w:p w14:paraId="2E5EDEFB" w14:textId="77777777" w:rsidR="001C55D7" w:rsidRPr="001F4DAA" w:rsidRDefault="001C55D7" w:rsidP="001C55D7">
            <w:pPr>
              <w:spacing w:line="240" w:lineRule="auto"/>
              <w:rPr>
                <w:rFonts w:eastAsia="Times New Roman" w:cs="Times New Roman"/>
                <w:sz w:val="18"/>
                <w:szCs w:val="18"/>
              </w:rPr>
            </w:pPr>
          </w:p>
        </w:tc>
        <w:tc>
          <w:tcPr>
            <w:tcW w:w="1438" w:type="dxa"/>
            <w:gridSpan w:val="2"/>
            <w:tcBorders>
              <w:bottom w:val="single" w:sz="4" w:space="0" w:color="000000"/>
            </w:tcBorders>
            <w:shd w:val="clear" w:color="auto" w:fill="auto"/>
            <w:tcMar>
              <w:top w:w="105" w:type="dxa"/>
              <w:left w:w="75" w:type="dxa"/>
              <w:bottom w:w="105" w:type="dxa"/>
              <w:right w:w="75" w:type="dxa"/>
            </w:tcMar>
            <w:vAlign w:val="center"/>
          </w:tcPr>
          <w:p w14:paraId="089D0473" w14:textId="77777777" w:rsidR="001C55D7" w:rsidRPr="001F4DAA" w:rsidRDefault="001C55D7" w:rsidP="001C55D7">
            <w:pPr>
              <w:spacing w:line="240" w:lineRule="auto"/>
              <w:rPr>
                <w:rFonts w:eastAsia="Times New Roman" w:cs="Times New Roman"/>
                <w:sz w:val="18"/>
                <w:szCs w:val="18"/>
              </w:rPr>
            </w:pPr>
          </w:p>
        </w:tc>
      </w:tr>
      <w:tr w:rsidR="001C55D7" w:rsidRPr="001F4DAA" w14:paraId="3A16BA36" w14:textId="77777777" w:rsidTr="00222EFA">
        <w:trPr>
          <w:trHeight w:val="20"/>
        </w:trPr>
        <w:tc>
          <w:tcPr>
            <w:tcW w:w="10114" w:type="dxa"/>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2E01873"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Partial coverage observed: Jul. 1 - Dec. 31</w:t>
            </w:r>
          </w:p>
        </w:tc>
      </w:tr>
      <w:tr w:rsidR="001C55D7" w:rsidRPr="001F4DAA" w14:paraId="20E16004" w14:textId="77777777" w:rsidTr="00222EFA">
        <w:trPr>
          <w:trHeight w:val="20"/>
        </w:trPr>
        <w:tc>
          <w:tcPr>
            <w:tcW w:w="2292" w:type="dxa"/>
            <w:gridSpan w:val="2"/>
            <w:tcBorders>
              <w:top w:val="single" w:sz="4" w:space="0" w:color="000000"/>
            </w:tcBorders>
            <w:shd w:val="clear" w:color="auto" w:fill="auto"/>
            <w:tcMar>
              <w:top w:w="105" w:type="dxa"/>
              <w:left w:w="480" w:type="dxa"/>
              <w:bottom w:w="105" w:type="dxa"/>
              <w:right w:w="75" w:type="dxa"/>
            </w:tcMar>
            <w:vAlign w:val="center"/>
          </w:tcPr>
          <w:p w14:paraId="14F2799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HAL</w:t>
            </w:r>
          </w:p>
        </w:tc>
        <w:tc>
          <w:tcPr>
            <w:tcW w:w="449" w:type="dxa"/>
            <w:gridSpan w:val="2"/>
            <w:tcBorders>
              <w:top w:val="single" w:sz="4" w:space="0" w:color="000000"/>
            </w:tcBorders>
            <w:shd w:val="clear" w:color="auto" w:fill="auto"/>
            <w:tcMar>
              <w:top w:w="105" w:type="dxa"/>
              <w:left w:w="75" w:type="dxa"/>
              <w:bottom w:w="105" w:type="dxa"/>
              <w:right w:w="75" w:type="dxa"/>
            </w:tcMar>
            <w:vAlign w:val="center"/>
          </w:tcPr>
          <w:p w14:paraId="352E823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239</w:t>
            </w:r>
          </w:p>
        </w:tc>
        <w:tc>
          <w:tcPr>
            <w:tcW w:w="451" w:type="dxa"/>
            <w:gridSpan w:val="2"/>
            <w:tcBorders>
              <w:top w:val="single" w:sz="4" w:space="0" w:color="000000"/>
            </w:tcBorders>
            <w:shd w:val="clear" w:color="auto" w:fill="auto"/>
            <w:tcMar>
              <w:top w:w="105" w:type="dxa"/>
              <w:left w:w="75" w:type="dxa"/>
              <w:bottom w:w="105" w:type="dxa"/>
              <w:right w:w="75" w:type="dxa"/>
            </w:tcMar>
            <w:vAlign w:val="center"/>
          </w:tcPr>
          <w:p w14:paraId="54478B2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54</w:t>
            </w:r>
          </w:p>
        </w:tc>
        <w:tc>
          <w:tcPr>
            <w:tcW w:w="599" w:type="dxa"/>
            <w:gridSpan w:val="2"/>
            <w:tcBorders>
              <w:top w:val="single" w:sz="4" w:space="0" w:color="000000"/>
            </w:tcBorders>
            <w:shd w:val="clear" w:color="auto" w:fill="auto"/>
            <w:tcMar>
              <w:top w:w="105" w:type="dxa"/>
              <w:left w:w="75" w:type="dxa"/>
              <w:bottom w:w="105" w:type="dxa"/>
              <w:right w:w="75" w:type="dxa"/>
            </w:tcMar>
            <w:vAlign w:val="center"/>
          </w:tcPr>
          <w:p w14:paraId="57B2DA1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849</w:t>
            </w:r>
          </w:p>
        </w:tc>
        <w:tc>
          <w:tcPr>
            <w:tcW w:w="585" w:type="dxa"/>
            <w:tcBorders>
              <w:top w:val="single" w:sz="4" w:space="0" w:color="000000"/>
            </w:tcBorders>
            <w:shd w:val="clear" w:color="auto" w:fill="auto"/>
            <w:tcMar>
              <w:top w:w="105" w:type="dxa"/>
              <w:left w:w="75" w:type="dxa"/>
              <w:bottom w:w="105" w:type="dxa"/>
              <w:right w:w="75" w:type="dxa"/>
            </w:tcMar>
            <w:vAlign w:val="center"/>
          </w:tcPr>
          <w:p w14:paraId="0366A78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87</w:t>
            </w:r>
          </w:p>
        </w:tc>
        <w:tc>
          <w:tcPr>
            <w:tcW w:w="1408" w:type="dxa"/>
            <w:tcBorders>
              <w:top w:val="single" w:sz="4" w:space="0" w:color="000000"/>
            </w:tcBorders>
            <w:shd w:val="clear" w:color="auto" w:fill="auto"/>
            <w:tcMar>
              <w:top w:w="105" w:type="dxa"/>
              <w:left w:w="75" w:type="dxa"/>
              <w:bottom w:w="105" w:type="dxa"/>
              <w:right w:w="75" w:type="dxa"/>
            </w:tcMar>
            <w:vAlign w:val="center"/>
          </w:tcPr>
          <w:p w14:paraId="143514A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15.4</w:t>
            </w:r>
          </w:p>
        </w:tc>
        <w:tc>
          <w:tcPr>
            <w:tcW w:w="1430" w:type="dxa"/>
            <w:tcBorders>
              <w:top w:val="single" w:sz="4" w:space="0" w:color="000000"/>
            </w:tcBorders>
            <w:shd w:val="clear" w:color="auto" w:fill="auto"/>
            <w:tcMar>
              <w:top w:w="105" w:type="dxa"/>
              <w:left w:w="75" w:type="dxa"/>
              <w:bottom w:w="105" w:type="dxa"/>
              <w:right w:w="75" w:type="dxa"/>
            </w:tcMar>
            <w:vAlign w:val="center"/>
          </w:tcPr>
          <w:p w14:paraId="5366DA4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10.2</w:t>
            </w:r>
          </w:p>
        </w:tc>
        <w:tc>
          <w:tcPr>
            <w:tcW w:w="649" w:type="dxa"/>
            <w:tcBorders>
              <w:top w:val="single" w:sz="4" w:space="0" w:color="000000"/>
            </w:tcBorders>
            <w:shd w:val="clear" w:color="auto" w:fill="auto"/>
            <w:tcMar>
              <w:top w:w="105" w:type="dxa"/>
              <w:left w:w="75" w:type="dxa"/>
              <w:bottom w:w="105" w:type="dxa"/>
              <w:right w:w="75" w:type="dxa"/>
            </w:tcMar>
            <w:vAlign w:val="center"/>
          </w:tcPr>
          <w:p w14:paraId="2BD0E72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8.3</w:t>
            </w:r>
          </w:p>
        </w:tc>
        <w:tc>
          <w:tcPr>
            <w:tcW w:w="785" w:type="dxa"/>
            <w:gridSpan w:val="4"/>
            <w:tcBorders>
              <w:top w:val="single" w:sz="4" w:space="0" w:color="000000"/>
            </w:tcBorders>
            <w:shd w:val="clear" w:color="auto" w:fill="auto"/>
            <w:tcMar>
              <w:top w:w="105" w:type="dxa"/>
              <w:left w:w="75" w:type="dxa"/>
              <w:bottom w:w="105" w:type="dxa"/>
              <w:right w:w="75" w:type="dxa"/>
            </w:tcMar>
            <w:vAlign w:val="center"/>
          </w:tcPr>
          <w:p w14:paraId="0840ABB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12.5</w:t>
            </w:r>
          </w:p>
        </w:tc>
        <w:tc>
          <w:tcPr>
            <w:tcW w:w="1466" w:type="dxa"/>
            <w:gridSpan w:val="3"/>
            <w:tcBorders>
              <w:top w:val="single" w:sz="4" w:space="0" w:color="000000"/>
            </w:tcBorders>
            <w:shd w:val="clear" w:color="auto" w:fill="auto"/>
            <w:tcMar>
              <w:top w:w="105" w:type="dxa"/>
              <w:left w:w="75" w:type="dxa"/>
              <w:bottom w:w="105" w:type="dxa"/>
              <w:right w:w="75" w:type="dxa"/>
            </w:tcMar>
            <w:vAlign w:val="center"/>
          </w:tcPr>
          <w:p w14:paraId="34078E0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No</w:t>
            </w:r>
          </w:p>
        </w:tc>
      </w:tr>
      <w:tr w:rsidR="001C55D7" w:rsidRPr="001F4DAA" w14:paraId="2FD3A265" w14:textId="77777777" w:rsidTr="00222EFA">
        <w:trPr>
          <w:trHeight w:val="20"/>
        </w:trPr>
        <w:tc>
          <w:tcPr>
            <w:tcW w:w="2292" w:type="dxa"/>
            <w:gridSpan w:val="2"/>
            <w:shd w:val="clear" w:color="auto" w:fill="auto"/>
            <w:tcMar>
              <w:top w:w="105" w:type="dxa"/>
              <w:left w:w="480" w:type="dxa"/>
              <w:bottom w:w="105" w:type="dxa"/>
              <w:right w:w="75" w:type="dxa"/>
            </w:tcMar>
            <w:vAlign w:val="center"/>
          </w:tcPr>
          <w:p w14:paraId="012D446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POT</w:t>
            </w:r>
          </w:p>
        </w:tc>
        <w:tc>
          <w:tcPr>
            <w:tcW w:w="449" w:type="dxa"/>
            <w:gridSpan w:val="2"/>
            <w:shd w:val="clear" w:color="auto" w:fill="auto"/>
            <w:tcMar>
              <w:top w:w="105" w:type="dxa"/>
              <w:left w:w="75" w:type="dxa"/>
              <w:bottom w:w="105" w:type="dxa"/>
              <w:right w:w="75" w:type="dxa"/>
            </w:tcMar>
            <w:vAlign w:val="center"/>
          </w:tcPr>
          <w:p w14:paraId="40A52FA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80</w:t>
            </w:r>
          </w:p>
        </w:tc>
        <w:tc>
          <w:tcPr>
            <w:tcW w:w="451" w:type="dxa"/>
            <w:gridSpan w:val="2"/>
            <w:shd w:val="clear" w:color="auto" w:fill="auto"/>
            <w:tcMar>
              <w:top w:w="105" w:type="dxa"/>
              <w:left w:w="75" w:type="dxa"/>
              <w:bottom w:w="105" w:type="dxa"/>
              <w:right w:w="75" w:type="dxa"/>
            </w:tcMar>
            <w:vAlign w:val="center"/>
          </w:tcPr>
          <w:p w14:paraId="1C220186"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16</w:t>
            </w:r>
          </w:p>
        </w:tc>
        <w:tc>
          <w:tcPr>
            <w:tcW w:w="599" w:type="dxa"/>
            <w:gridSpan w:val="2"/>
            <w:shd w:val="clear" w:color="auto" w:fill="auto"/>
            <w:tcMar>
              <w:top w:w="105" w:type="dxa"/>
              <w:left w:w="75" w:type="dxa"/>
              <w:bottom w:w="105" w:type="dxa"/>
              <w:right w:w="75" w:type="dxa"/>
            </w:tcMar>
            <w:vAlign w:val="center"/>
          </w:tcPr>
          <w:p w14:paraId="5FA1272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295</w:t>
            </w:r>
          </w:p>
        </w:tc>
        <w:tc>
          <w:tcPr>
            <w:tcW w:w="585" w:type="dxa"/>
            <w:shd w:val="clear" w:color="auto" w:fill="auto"/>
            <w:tcMar>
              <w:top w:w="105" w:type="dxa"/>
              <w:left w:w="75" w:type="dxa"/>
              <w:bottom w:w="105" w:type="dxa"/>
              <w:right w:w="75" w:type="dxa"/>
            </w:tcMar>
            <w:vAlign w:val="center"/>
          </w:tcPr>
          <w:p w14:paraId="4468DDB6"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25</w:t>
            </w:r>
          </w:p>
        </w:tc>
        <w:tc>
          <w:tcPr>
            <w:tcW w:w="1408" w:type="dxa"/>
            <w:shd w:val="clear" w:color="auto" w:fill="auto"/>
            <w:tcMar>
              <w:top w:w="105" w:type="dxa"/>
              <w:left w:w="75" w:type="dxa"/>
              <w:bottom w:w="105" w:type="dxa"/>
              <w:right w:w="75" w:type="dxa"/>
            </w:tcMar>
            <w:vAlign w:val="center"/>
          </w:tcPr>
          <w:p w14:paraId="060E6C55"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15.2</w:t>
            </w:r>
          </w:p>
        </w:tc>
        <w:tc>
          <w:tcPr>
            <w:tcW w:w="1430" w:type="dxa"/>
            <w:shd w:val="clear" w:color="auto" w:fill="auto"/>
            <w:tcMar>
              <w:top w:w="105" w:type="dxa"/>
              <w:left w:w="75" w:type="dxa"/>
              <w:bottom w:w="105" w:type="dxa"/>
              <w:right w:w="75" w:type="dxa"/>
            </w:tcMar>
            <w:vAlign w:val="center"/>
          </w:tcPr>
          <w:p w14:paraId="725EAAD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8.5</w:t>
            </w:r>
          </w:p>
        </w:tc>
        <w:tc>
          <w:tcPr>
            <w:tcW w:w="649" w:type="dxa"/>
            <w:shd w:val="clear" w:color="auto" w:fill="auto"/>
            <w:tcMar>
              <w:top w:w="105" w:type="dxa"/>
              <w:left w:w="75" w:type="dxa"/>
              <w:bottom w:w="105" w:type="dxa"/>
              <w:right w:w="75" w:type="dxa"/>
            </w:tcMar>
            <w:vAlign w:val="center"/>
          </w:tcPr>
          <w:p w14:paraId="34CD735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5.6</w:t>
            </w:r>
          </w:p>
        </w:tc>
        <w:tc>
          <w:tcPr>
            <w:tcW w:w="785" w:type="dxa"/>
            <w:gridSpan w:val="4"/>
            <w:shd w:val="clear" w:color="auto" w:fill="auto"/>
            <w:tcMar>
              <w:top w:w="105" w:type="dxa"/>
              <w:left w:w="75" w:type="dxa"/>
              <w:bottom w:w="105" w:type="dxa"/>
              <w:right w:w="75" w:type="dxa"/>
            </w:tcMar>
            <w:vAlign w:val="center"/>
          </w:tcPr>
          <w:p w14:paraId="48CDC9A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12.3</w:t>
            </w:r>
          </w:p>
        </w:tc>
        <w:tc>
          <w:tcPr>
            <w:tcW w:w="1466" w:type="dxa"/>
            <w:gridSpan w:val="3"/>
            <w:shd w:val="clear" w:color="auto" w:fill="auto"/>
            <w:tcMar>
              <w:top w:w="105" w:type="dxa"/>
              <w:left w:w="75" w:type="dxa"/>
              <w:bottom w:w="105" w:type="dxa"/>
              <w:right w:w="75" w:type="dxa"/>
            </w:tcMar>
            <w:vAlign w:val="center"/>
          </w:tcPr>
          <w:p w14:paraId="19BE2D1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No</w:t>
            </w:r>
          </w:p>
        </w:tc>
      </w:tr>
      <w:tr w:rsidR="001C55D7" w:rsidRPr="001F4DAA" w14:paraId="411C7B1A" w14:textId="77777777" w:rsidTr="00222EFA">
        <w:trPr>
          <w:trHeight w:val="20"/>
        </w:trPr>
        <w:tc>
          <w:tcPr>
            <w:tcW w:w="2292" w:type="dxa"/>
            <w:gridSpan w:val="2"/>
            <w:tcBorders>
              <w:bottom w:val="single" w:sz="4" w:space="0" w:color="000000"/>
            </w:tcBorders>
            <w:shd w:val="clear" w:color="auto" w:fill="auto"/>
            <w:tcMar>
              <w:top w:w="105" w:type="dxa"/>
              <w:left w:w="480" w:type="dxa"/>
              <w:bottom w:w="105" w:type="dxa"/>
              <w:right w:w="75" w:type="dxa"/>
            </w:tcMar>
            <w:vAlign w:val="center"/>
          </w:tcPr>
          <w:p w14:paraId="6509BF8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TRW</w:t>
            </w:r>
          </w:p>
        </w:tc>
        <w:tc>
          <w:tcPr>
            <w:tcW w:w="449" w:type="dxa"/>
            <w:gridSpan w:val="2"/>
            <w:tcBorders>
              <w:bottom w:val="single" w:sz="4" w:space="0" w:color="000000"/>
            </w:tcBorders>
            <w:shd w:val="clear" w:color="auto" w:fill="auto"/>
            <w:tcMar>
              <w:top w:w="105" w:type="dxa"/>
              <w:left w:w="75" w:type="dxa"/>
              <w:bottom w:w="105" w:type="dxa"/>
              <w:right w:w="75" w:type="dxa"/>
            </w:tcMar>
            <w:vAlign w:val="center"/>
          </w:tcPr>
          <w:p w14:paraId="420578C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29</w:t>
            </w:r>
          </w:p>
        </w:tc>
        <w:tc>
          <w:tcPr>
            <w:tcW w:w="451" w:type="dxa"/>
            <w:gridSpan w:val="2"/>
            <w:tcBorders>
              <w:bottom w:val="single" w:sz="4" w:space="0" w:color="000000"/>
            </w:tcBorders>
            <w:shd w:val="clear" w:color="auto" w:fill="auto"/>
            <w:tcMar>
              <w:top w:w="105" w:type="dxa"/>
              <w:left w:w="75" w:type="dxa"/>
              <w:bottom w:w="105" w:type="dxa"/>
              <w:right w:w="75" w:type="dxa"/>
            </w:tcMar>
            <w:vAlign w:val="center"/>
          </w:tcPr>
          <w:p w14:paraId="66F7693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24</w:t>
            </w:r>
          </w:p>
        </w:tc>
        <w:tc>
          <w:tcPr>
            <w:tcW w:w="599" w:type="dxa"/>
            <w:gridSpan w:val="2"/>
            <w:tcBorders>
              <w:bottom w:val="single" w:sz="4" w:space="0" w:color="000000"/>
            </w:tcBorders>
            <w:shd w:val="clear" w:color="auto" w:fill="auto"/>
            <w:tcMar>
              <w:top w:w="105" w:type="dxa"/>
              <w:left w:w="75" w:type="dxa"/>
              <w:bottom w:w="105" w:type="dxa"/>
              <w:right w:w="75" w:type="dxa"/>
            </w:tcMar>
            <w:vAlign w:val="center"/>
          </w:tcPr>
          <w:p w14:paraId="3C8C7E0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347</w:t>
            </w:r>
          </w:p>
        </w:tc>
        <w:tc>
          <w:tcPr>
            <w:tcW w:w="585" w:type="dxa"/>
            <w:tcBorders>
              <w:bottom w:val="single" w:sz="4" w:space="0" w:color="000000"/>
            </w:tcBorders>
            <w:shd w:val="clear" w:color="auto" w:fill="auto"/>
            <w:tcMar>
              <w:top w:w="105" w:type="dxa"/>
              <w:left w:w="75" w:type="dxa"/>
              <w:bottom w:w="105" w:type="dxa"/>
              <w:right w:w="75" w:type="dxa"/>
            </w:tcMar>
            <w:vAlign w:val="center"/>
          </w:tcPr>
          <w:p w14:paraId="74CAE57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56</w:t>
            </w:r>
          </w:p>
        </w:tc>
        <w:tc>
          <w:tcPr>
            <w:tcW w:w="1408" w:type="dxa"/>
            <w:tcBorders>
              <w:bottom w:val="single" w:sz="4" w:space="0" w:color="000000"/>
            </w:tcBorders>
            <w:shd w:val="clear" w:color="auto" w:fill="auto"/>
            <w:tcMar>
              <w:top w:w="105" w:type="dxa"/>
              <w:left w:w="75" w:type="dxa"/>
              <w:bottom w:w="105" w:type="dxa"/>
              <w:right w:w="75" w:type="dxa"/>
            </w:tcMar>
            <w:vAlign w:val="center"/>
          </w:tcPr>
          <w:p w14:paraId="26D134A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19.6</w:t>
            </w:r>
          </w:p>
        </w:tc>
        <w:tc>
          <w:tcPr>
            <w:tcW w:w="1430" w:type="dxa"/>
            <w:tcBorders>
              <w:bottom w:val="single" w:sz="4" w:space="0" w:color="000000"/>
            </w:tcBorders>
            <w:shd w:val="clear" w:color="auto" w:fill="auto"/>
            <w:tcMar>
              <w:top w:w="105" w:type="dxa"/>
              <w:left w:w="75" w:type="dxa"/>
              <w:bottom w:w="105" w:type="dxa"/>
              <w:right w:w="75" w:type="dxa"/>
            </w:tcMar>
            <w:vAlign w:val="center"/>
          </w:tcPr>
          <w:p w14:paraId="42DD0C2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16.1</w:t>
            </w:r>
          </w:p>
        </w:tc>
        <w:tc>
          <w:tcPr>
            <w:tcW w:w="649" w:type="dxa"/>
            <w:tcBorders>
              <w:bottom w:val="single" w:sz="4" w:space="0" w:color="000000"/>
            </w:tcBorders>
            <w:shd w:val="clear" w:color="auto" w:fill="auto"/>
            <w:tcMar>
              <w:top w:w="105" w:type="dxa"/>
              <w:left w:w="75" w:type="dxa"/>
              <w:bottom w:w="105" w:type="dxa"/>
              <w:right w:w="75" w:type="dxa"/>
            </w:tcMar>
            <w:vAlign w:val="center"/>
          </w:tcPr>
          <w:p w14:paraId="35293F0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12.4</w:t>
            </w:r>
          </w:p>
        </w:tc>
        <w:tc>
          <w:tcPr>
            <w:tcW w:w="785" w:type="dxa"/>
            <w:gridSpan w:val="4"/>
            <w:tcBorders>
              <w:bottom w:val="single" w:sz="4" w:space="0" w:color="000000"/>
            </w:tcBorders>
            <w:shd w:val="clear" w:color="auto" w:fill="auto"/>
            <w:tcMar>
              <w:top w:w="105" w:type="dxa"/>
              <w:left w:w="75" w:type="dxa"/>
              <w:bottom w:w="105" w:type="dxa"/>
              <w:right w:w="75" w:type="dxa"/>
            </w:tcMar>
            <w:vAlign w:val="center"/>
          </w:tcPr>
          <w:p w14:paraId="0A6445E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20.4</w:t>
            </w:r>
          </w:p>
        </w:tc>
        <w:tc>
          <w:tcPr>
            <w:tcW w:w="1466" w:type="dxa"/>
            <w:gridSpan w:val="3"/>
            <w:tcBorders>
              <w:bottom w:val="single" w:sz="4" w:space="0" w:color="000000"/>
            </w:tcBorders>
            <w:shd w:val="clear" w:color="auto" w:fill="auto"/>
            <w:tcMar>
              <w:top w:w="105" w:type="dxa"/>
              <w:left w:w="75" w:type="dxa"/>
              <w:bottom w:w="105" w:type="dxa"/>
              <w:right w:w="75" w:type="dxa"/>
            </w:tcMar>
            <w:vAlign w:val="center"/>
          </w:tcPr>
          <w:p w14:paraId="43DAEF55"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Yes</w:t>
            </w:r>
          </w:p>
        </w:tc>
      </w:tr>
      <w:tr w:rsidR="001C55D7" w:rsidRPr="001F4DAA" w14:paraId="50EBDA59" w14:textId="77777777" w:rsidTr="00222EFA">
        <w:trPr>
          <w:trHeight w:val="20"/>
        </w:trPr>
        <w:tc>
          <w:tcPr>
            <w:tcW w:w="2292"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CAB6B8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Gear-based Total</w:t>
            </w:r>
          </w:p>
        </w:tc>
        <w:tc>
          <w:tcPr>
            <w:tcW w:w="449"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7485CF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556</w:t>
            </w:r>
          </w:p>
        </w:tc>
        <w:tc>
          <w:tcPr>
            <w:tcW w:w="451"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E23BB5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259</w:t>
            </w:r>
          </w:p>
        </w:tc>
        <w:tc>
          <w:tcPr>
            <w:tcW w:w="599"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BD5B366"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4,310</w:t>
            </w:r>
          </w:p>
        </w:tc>
        <w:tc>
          <w:tcPr>
            <w:tcW w:w="585"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050008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725</w:t>
            </w:r>
          </w:p>
        </w:tc>
        <w:tc>
          <w:tcPr>
            <w:tcW w:w="1408"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8314F40" w14:textId="77777777" w:rsidR="001C55D7" w:rsidRPr="009E7C20" w:rsidRDefault="001C55D7" w:rsidP="001C55D7">
            <w:pPr>
              <w:spacing w:line="240" w:lineRule="auto"/>
              <w:rPr>
                <w:rFonts w:eastAsia="Times New Roman" w:cs="Times New Roman"/>
                <w:sz w:val="18"/>
                <w:szCs w:val="18"/>
              </w:rPr>
            </w:pPr>
          </w:p>
        </w:tc>
        <w:tc>
          <w:tcPr>
            <w:tcW w:w="1430"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6BA2F0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16.8</w:t>
            </w:r>
          </w:p>
        </w:tc>
        <w:tc>
          <w:tcPr>
            <w:tcW w:w="649"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FAB0525" w14:textId="77777777" w:rsidR="001C55D7" w:rsidRPr="009E7C20" w:rsidRDefault="001C55D7" w:rsidP="001C55D7">
            <w:pPr>
              <w:spacing w:line="240" w:lineRule="auto"/>
              <w:rPr>
                <w:rFonts w:eastAsia="Times New Roman" w:cs="Times New Roman"/>
                <w:sz w:val="18"/>
                <w:szCs w:val="18"/>
              </w:rPr>
            </w:pPr>
          </w:p>
        </w:tc>
        <w:tc>
          <w:tcPr>
            <w:tcW w:w="785" w:type="dxa"/>
            <w:gridSpan w:val="4"/>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EF141F9" w14:textId="77777777" w:rsidR="001C55D7" w:rsidRPr="001F4DAA" w:rsidRDefault="001C55D7" w:rsidP="001C55D7">
            <w:pPr>
              <w:spacing w:line="240" w:lineRule="auto"/>
              <w:rPr>
                <w:rFonts w:eastAsia="Times New Roman" w:cs="Times New Roman"/>
                <w:sz w:val="18"/>
                <w:szCs w:val="18"/>
              </w:rPr>
            </w:pPr>
          </w:p>
        </w:tc>
        <w:tc>
          <w:tcPr>
            <w:tcW w:w="1466" w:type="dxa"/>
            <w:gridSpan w:val="3"/>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87CA5A8" w14:textId="77777777" w:rsidR="001C55D7" w:rsidRPr="001F4DAA" w:rsidRDefault="001C55D7" w:rsidP="001C55D7">
            <w:pPr>
              <w:spacing w:line="240" w:lineRule="auto"/>
              <w:rPr>
                <w:rFonts w:eastAsia="Times New Roman" w:cs="Times New Roman"/>
                <w:sz w:val="18"/>
                <w:szCs w:val="18"/>
              </w:rPr>
            </w:pPr>
          </w:p>
        </w:tc>
      </w:tr>
      <w:tr w:rsidR="001C55D7" w:rsidRPr="001F4DAA" w14:paraId="271BD50B" w14:textId="77777777" w:rsidTr="00222EFA">
        <w:trPr>
          <w:trHeight w:val="20"/>
        </w:trPr>
        <w:tc>
          <w:tcPr>
            <w:tcW w:w="10114" w:type="dxa"/>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3246AA4"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Zero coverage: Jan. 1 - Dec. 31</w:t>
            </w:r>
          </w:p>
        </w:tc>
      </w:tr>
      <w:tr w:rsidR="001C55D7" w:rsidRPr="001F4DAA" w14:paraId="64A71516" w14:textId="77777777" w:rsidTr="00222EFA">
        <w:trPr>
          <w:trHeight w:val="20"/>
        </w:trPr>
        <w:tc>
          <w:tcPr>
            <w:tcW w:w="2292" w:type="dxa"/>
            <w:gridSpan w:val="2"/>
            <w:tcBorders>
              <w:top w:val="single" w:sz="4" w:space="0" w:color="000000"/>
            </w:tcBorders>
            <w:shd w:val="clear" w:color="auto" w:fill="auto"/>
            <w:tcMar>
              <w:top w:w="105" w:type="dxa"/>
              <w:left w:w="480" w:type="dxa"/>
              <w:bottom w:w="105" w:type="dxa"/>
              <w:right w:w="75" w:type="dxa"/>
            </w:tcMar>
            <w:vAlign w:val="center"/>
          </w:tcPr>
          <w:p w14:paraId="71C8DB1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Zero Coverage</w:t>
            </w:r>
          </w:p>
        </w:tc>
        <w:tc>
          <w:tcPr>
            <w:tcW w:w="449" w:type="dxa"/>
            <w:gridSpan w:val="2"/>
            <w:tcBorders>
              <w:top w:val="single" w:sz="4" w:space="0" w:color="000000"/>
            </w:tcBorders>
            <w:shd w:val="clear" w:color="auto" w:fill="auto"/>
            <w:tcMar>
              <w:top w:w="105" w:type="dxa"/>
              <w:left w:w="75" w:type="dxa"/>
              <w:bottom w:w="105" w:type="dxa"/>
              <w:right w:w="75" w:type="dxa"/>
            </w:tcMar>
            <w:vAlign w:val="center"/>
          </w:tcPr>
          <w:p w14:paraId="4189046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320</w:t>
            </w:r>
          </w:p>
        </w:tc>
        <w:tc>
          <w:tcPr>
            <w:tcW w:w="451" w:type="dxa"/>
            <w:gridSpan w:val="2"/>
            <w:tcBorders>
              <w:top w:val="single" w:sz="4" w:space="0" w:color="000000"/>
            </w:tcBorders>
            <w:shd w:val="clear" w:color="auto" w:fill="auto"/>
            <w:tcMar>
              <w:top w:w="105" w:type="dxa"/>
              <w:left w:w="75" w:type="dxa"/>
              <w:bottom w:w="105" w:type="dxa"/>
              <w:right w:w="75" w:type="dxa"/>
            </w:tcMar>
            <w:vAlign w:val="center"/>
          </w:tcPr>
          <w:p w14:paraId="4079B19D"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0</w:t>
            </w:r>
          </w:p>
        </w:tc>
        <w:tc>
          <w:tcPr>
            <w:tcW w:w="599" w:type="dxa"/>
            <w:gridSpan w:val="2"/>
            <w:tcBorders>
              <w:top w:val="single" w:sz="4" w:space="0" w:color="000000"/>
            </w:tcBorders>
            <w:shd w:val="clear" w:color="auto" w:fill="auto"/>
            <w:tcMar>
              <w:top w:w="105" w:type="dxa"/>
              <w:left w:w="75" w:type="dxa"/>
              <w:bottom w:w="105" w:type="dxa"/>
              <w:right w:w="75" w:type="dxa"/>
            </w:tcMar>
            <w:vAlign w:val="center"/>
          </w:tcPr>
          <w:p w14:paraId="179FAC9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1,403</w:t>
            </w:r>
          </w:p>
        </w:tc>
        <w:tc>
          <w:tcPr>
            <w:tcW w:w="585" w:type="dxa"/>
            <w:tcBorders>
              <w:top w:val="single" w:sz="4" w:space="0" w:color="000000"/>
            </w:tcBorders>
            <w:shd w:val="clear" w:color="auto" w:fill="auto"/>
            <w:tcMar>
              <w:top w:w="105" w:type="dxa"/>
              <w:left w:w="75" w:type="dxa"/>
              <w:bottom w:w="105" w:type="dxa"/>
              <w:right w:w="75" w:type="dxa"/>
            </w:tcMar>
            <w:vAlign w:val="center"/>
          </w:tcPr>
          <w:p w14:paraId="63AD5E3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0</w:t>
            </w:r>
          </w:p>
        </w:tc>
        <w:tc>
          <w:tcPr>
            <w:tcW w:w="1408" w:type="dxa"/>
            <w:tcBorders>
              <w:top w:val="single" w:sz="4" w:space="0" w:color="000000"/>
            </w:tcBorders>
            <w:shd w:val="clear" w:color="auto" w:fill="auto"/>
            <w:tcMar>
              <w:top w:w="105" w:type="dxa"/>
              <w:left w:w="75" w:type="dxa"/>
              <w:bottom w:w="105" w:type="dxa"/>
              <w:right w:w="75" w:type="dxa"/>
            </w:tcMar>
            <w:vAlign w:val="center"/>
          </w:tcPr>
          <w:p w14:paraId="0D05699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0.0</w:t>
            </w:r>
          </w:p>
        </w:tc>
        <w:tc>
          <w:tcPr>
            <w:tcW w:w="1430" w:type="dxa"/>
            <w:tcBorders>
              <w:top w:val="single" w:sz="4" w:space="0" w:color="000000"/>
            </w:tcBorders>
            <w:shd w:val="clear" w:color="auto" w:fill="auto"/>
            <w:tcMar>
              <w:top w:w="105" w:type="dxa"/>
              <w:left w:w="75" w:type="dxa"/>
              <w:bottom w:w="105" w:type="dxa"/>
              <w:right w:w="75" w:type="dxa"/>
            </w:tcMar>
            <w:vAlign w:val="center"/>
          </w:tcPr>
          <w:p w14:paraId="23B14D8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0.0</w:t>
            </w:r>
          </w:p>
        </w:tc>
        <w:tc>
          <w:tcPr>
            <w:tcW w:w="673" w:type="dxa"/>
            <w:gridSpan w:val="2"/>
            <w:tcBorders>
              <w:top w:val="single" w:sz="4" w:space="0" w:color="000000"/>
            </w:tcBorders>
            <w:shd w:val="clear" w:color="auto" w:fill="auto"/>
            <w:tcMar>
              <w:top w:w="105" w:type="dxa"/>
              <w:left w:w="75" w:type="dxa"/>
              <w:bottom w:w="105" w:type="dxa"/>
              <w:right w:w="75" w:type="dxa"/>
            </w:tcMar>
            <w:vAlign w:val="center"/>
          </w:tcPr>
          <w:p w14:paraId="63F8154C" w14:textId="77777777" w:rsidR="001C55D7" w:rsidRPr="009E7C20" w:rsidRDefault="001C55D7" w:rsidP="001C55D7">
            <w:pPr>
              <w:spacing w:line="240" w:lineRule="auto"/>
              <w:rPr>
                <w:rFonts w:eastAsia="Times New Roman" w:cs="Times New Roman"/>
                <w:sz w:val="18"/>
                <w:szCs w:val="18"/>
              </w:rPr>
            </w:pPr>
          </w:p>
        </w:tc>
        <w:tc>
          <w:tcPr>
            <w:tcW w:w="789" w:type="dxa"/>
            <w:gridSpan w:val="4"/>
            <w:tcBorders>
              <w:top w:val="single" w:sz="4" w:space="0" w:color="000000"/>
            </w:tcBorders>
            <w:shd w:val="clear" w:color="auto" w:fill="auto"/>
            <w:tcMar>
              <w:top w:w="105" w:type="dxa"/>
              <w:left w:w="75" w:type="dxa"/>
              <w:bottom w:w="105" w:type="dxa"/>
              <w:right w:w="75" w:type="dxa"/>
            </w:tcMar>
            <w:vAlign w:val="center"/>
          </w:tcPr>
          <w:p w14:paraId="3F55FBF8" w14:textId="77777777" w:rsidR="001C55D7" w:rsidRPr="001F4DAA" w:rsidRDefault="001C55D7" w:rsidP="001C55D7">
            <w:pPr>
              <w:spacing w:line="240" w:lineRule="auto"/>
              <w:rPr>
                <w:rFonts w:eastAsia="Times New Roman" w:cs="Times New Roman"/>
                <w:sz w:val="18"/>
                <w:szCs w:val="18"/>
              </w:rPr>
            </w:pPr>
          </w:p>
        </w:tc>
        <w:tc>
          <w:tcPr>
            <w:tcW w:w="1438" w:type="dxa"/>
            <w:gridSpan w:val="2"/>
            <w:tcBorders>
              <w:top w:val="single" w:sz="4" w:space="0" w:color="000000"/>
            </w:tcBorders>
            <w:shd w:val="clear" w:color="auto" w:fill="auto"/>
            <w:tcMar>
              <w:top w:w="105" w:type="dxa"/>
              <w:left w:w="75" w:type="dxa"/>
              <w:bottom w:w="105" w:type="dxa"/>
              <w:right w:w="75" w:type="dxa"/>
            </w:tcMar>
            <w:vAlign w:val="center"/>
          </w:tcPr>
          <w:p w14:paraId="60B0407E" w14:textId="77777777" w:rsidR="001C55D7" w:rsidRPr="001F4DAA" w:rsidRDefault="001C55D7" w:rsidP="001C55D7">
            <w:pPr>
              <w:spacing w:line="240" w:lineRule="auto"/>
              <w:rPr>
                <w:rFonts w:eastAsia="Times New Roman" w:cs="Times New Roman"/>
                <w:sz w:val="18"/>
                <w:szCs w:val="18"/>
              </w:rPr>
            </w:pPr>
          </w:p>
        </w:tc>
      </w:tr>
      <w:tr w:rsidR="001C55D7" w:rsidRPr="001F4DAA" w14:paraId="73A83DE9" w14:textId="77777777" w:rsidTr="00222EFA">
        <w:trPr>
          <w:trHeight w:val="20"/>
        </w:trPr>
        <w:tc>
          <w:tcPr>
            <w:tcW w:w="2292" w:type="dxa"/>
            <w:gridSpan w:val="2"/>
            <w:tcBorders>
              <w:bottom w:val="single" w:sz="4" w:space="0" w:color="000000"/>
            </w:tcBorders>
            <w:shd w:val="clear" w:color="auto" w:fill="auto"/>
            <w:tcMar>
              <w:top w:w="105" w:type="dxa"/>
              <w:left w:w="480" w:type="dxa"/>
              <w:bottom w:w="105" w:type="dxa"/>
              <w:right w:w="75" w:type="dxa"/>
            </w:tcMar>
            <w:vAlign w:val="center"/>
          </w:tcPr>
          <w:p w14:paraId="78E0DBB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Zero EM Research</w:t>
            </w:r>
          </w:p>
        </w:tc>
        <w:tc>
          <w:tcPr>
            <w:tcW w:w="449" w:type="dxa"/>
            <w:gridSpan w:val="2"/>
            <w:tcBorders>
              <w:bottom w:val="single" w:sz="4" w:space="0" w:color="000000"/>
            </w:tcBorders>
            <w:shd w:val="clear" w:color="auto" w:fill="auto"/>
            <w:tcMar>
              <w:top w:w="105" w:type="dxa"/>
              <w:left w:w="75" w:type="dxa"/>
              <w:bottom w:w="105" w:type="dxa"/>
              <w:right w:w="75" w:type="dxa"/>
            </w:tcMar>
            <w:vAlign w:val="center"/>
          </w:tcPr>
          <w:p w14:paraId="655AA6F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w:t>
            </w:r>
          </w:p>
        </w:tc>
        <w:tc>
          <w:tcPr>
            <w:tcW w:w="451" w:type="dxa"/>
            <w:gridSpan w:val="2"/>
            <w:tcBorders>
              <w:bottom w:val="single" w:sz="4" w:space="0" w:color="000000"/>
            </w:tcBorders>
            <w:shd w:val="clear" w:color="auto" w:fill="auto"/>
            <w:tcMar>
              <w:top w:w="105" w:type="dxa"/>
              <w:left w:w="75" w:type="dxa"/>
              <w:bottom w:w="105" w:type="dxa"/>
              <w:right w:w="75" w:type="dxa"/>
            </w:tcMar>
            <w:vAlign w:val="center"/>
          </w:tcPr>
          <w:p w14:paraId="61C452A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0</w:t>
            </w:r>
          </w:p>
        </w:tc>
        <w:tc>
          <w:tcPr>
            <w:tcW w:w="599" w:type="dxa"/>
            <w:gridSpan w:val="2"/>
            <w:tcBorders>
              <w:bottom w:val="single" w:sz="4" w:space="0" w:color="000000"/>
            </w:tcBorders>
            <w:shd w:val="clear" w:color="auto" w:fill="auto"/>
            <w:tcMar>
              <w:top w:w="105" w:type="dxa"/>
              <w:left w:w="75" w:type="dxa"/>
              <w:bottom w:w="105" w:type="dxa"/>
              <w:right w:w="75" w:type="dxa"/>
            </w:tcMar>
            <w:vAlign w:val="center"/>
          </w:tcPr>
          <w:p w14:paraId="43A4CE3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22</w:t>
            </w:r>
          </w:p>
        </w:tc>
        <w:tc>
          <w:tcPr>
            <w:tcW w:w="585" w:type="dxa"/>
            <w:tcBorders>
              <w:bottom w:val="single" w:sz="4" w:space="0" w:color="000000"/>
            </w:tcBorders>
            <w:shd w:val="clear" w:color="auto" w:fill="auto"/>
            <w:tcMar>
              <w:top w:w="105" w:type="dxa"/>
              <w:left w:w="75" w:type="dxa"/>
              <w:bottom w:w="105" w:type="dxa"/>
              <w:right w:w="75" w:type="dxa"/>
            </w:tcMar>
            <w:vAlign w:val="center"/>
          </w:tcPr>
          <w:p w14:paraId="2487776F"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0</w:t>
            </w:r>
          </w:p>
        </w:tc>
        <w:tc>
          <w:tcPr>
            <w:tcW w:w="1408" w:type="dxa"/>
            <w:tcBorders>
              <w:bottom w:val="single" w:sz="4" w:space="0" w:color="000000"/>
            </w:tcBorders>
            <w:shd w:val="clear" w:color="auto" w:fill="auto"/>
            <w:tcMar>
              <w:top w:w="105" w:type="dxa"/>
              <w:left w:w="75" w:type="dxa"/>
              <w:bottom w:w="105" w:type="dxa"/>
              <w:right w:w="75" w:type="dxa"/>
            </w:tcMar>
            <w:vAlign w:val="center"/>
          </w:tcPr>
          <w:p w14:paraId="7BFDAF4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0.0</w:t>
            </w:r>
          </w:p>
        </w:tc>
        <w:tc>
          <w:tcPr>
            <w:tcW w:w="1430" w:type="dxa"/>
            <w:tcBorders>
              <w:bottom w:val="single" w:sz="4" w:space="0" w:color="000000"/>
            </w:tcBorders>
            <w:shd w:val="clear" w:color="auto" w:fill="auto"/>
            <w:tcMar>
              <w:top w:w="105" w:type="dxa"/>
              <w:left w:w="75" w:type="dxa"/>
              <w:bottom w:w="105" w:type="dxa"/>
              <w:right w:w="75" w:type="dxa"/>
            </w:tcMar>
            <w:vAlign w:val="center"/>
          </w:tcPr>
          <w:p w14:paraId="4E3AC58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0.0</w:t>
            </w:r>
          </w:p>
        </w:tc>
        <w:tc>
          <w:tcPr>
            <w:tcW w:w="673" w:type="dxa"/>
            <w:gridSpan w:val="2"/>
            <w:tcBorders>
              <w:bottom w:val="single" w:sz="4" w:space="0" w:color="000000"/>
            </w:tcBorders>
            <w:shd w:val="clear" w:color="auto" w:fill="auto"/>
            <w:tcMar>
              <w:top w:w="105" w:type="dxa"/>
              <w:left w:w="75" w:type="dxa"/>
              <w:bottom w:w="105" w:type="dxa"/>
              <w:right w:w="75" w:type="dxa"/>
            </w:tcMar>
            <w:vAlign w:val="center"/>
          </w:tcPr>
          <w:p w14:paraId="3FB7F068" w14:textId="77777777" w:rsidR="001C55D7" w:rsidRPr="009E7C20" w:rsidRDefault="001C55D7" w:rsidP="001C55D7">
            <w:pPr>
              <w:spacing w:line="240" w:lineRule="auto"/>
              <w:rPr>
                <w:rFonts w:eastAsia="Times New Roman" w:cs="Times New Roman"/>
                <w:sz w:val="18"/>
                <w:szCs w:val="18"/>
              </w:rPr>
            </w:pPr>
          </w:p>
        </w:tc>
        <w:tc>
          <w:tcPr>
            <w:tcW w:w="789" w:type="dxa"/>
            <w:gridSpan w:val="4"/>
            <w:tcBorders>
              <w:bottom w:val="single" w:sz="4" w:space="0" w:color="000000"/>
            </w:tcBorders>
            <w:shd w:val="clear" w:color="auto" w:fill="auto"/>
            <w:tcMar>
              <w:top w:w="105" w:type="dxa"/>
              <w:left w:w="75" w:type="dxa"/>
              <w:bottom w:w="105" w:type="dxa"/>
              <w:right w:w="75" w:type="dxa"/>
            </w:tcMar>
            <w:vAlign w:val="center"/>
          </w:tcPr>
          <w:p w14:paraId="0E8E9A01" w14:textId="77777777" w:rsidR="001C55D7" w:rsidRPr="001F4DAA" w:rsidRDefault="001C55D7" w:rsidP="001C55D7">
            <w:pPr>
              <w:spacing w:line="240" w:lineRule="auto"/>
              <w:rPr>
                <w:rFonts w:eastAsia="Times New Roman" w:cs="Times New Roman"/>
                <w:sz w:val="18"/>
                <w:szCs w:val="18"/>
              </w:rPr>
            </w:pPr>
          </w:p>
        </w:tc>
        <w:tc>
          <w:tcPr>
            <w:tcW w:w="1438" w:type="dxa"/>
            <w:gridSpan w:val="2"/>
            <w:tcBorders>
              <w:bottom w:val="single" w:sz="4" w:space="0" w:color="000000"/>
            </w:tcBorders>
            <w:shd w:val="clear" w:color="auto" w:fill="auto"/>
            <w:tcMar>
              <w:top w:w="105" w:type="dxa"/>
              <w:left w:w="75" w:type="dxa"/>
              <w:bottom w:w="105" w:type="dxa"/>
              <w:right w:w="75" w:type="dxa"/>
            </w:tcMar>
            <w:vAlign w:val="center"/>
          </w:tcPr>
          <w:p w14:paraId="0FB6D223" w14:textId="77777777" w:rsidR="001C55D7" w:rsidRPr="001F4DAA" w:rsidRDefault="001C55D7" w:rsidP="001C55D7">
            <w:pPr>
              <w:spacing w:line="240" w:lineRule="auto"/>
              <w:rPr>
                <w:rFonts w:eastAsia="Times New Roman" w:cs="Times New Roman"/>
                <w:sz w:val="18"/>
                <w:szCs w:val="18"/>
              </w:rPr>
            </w:pPr>
          </w:p>
        </w:tc>
      </w:tr>
      <w:tr w:rsidR="001C55D7" w:rsidRPr="001F4DAA" w14:paraId="1C22857C" w14:textId="77777777" w:rsidTr="00222EFA">
        <w:trPr>
          <w:trHeight w:val="20"/>
        </w:trPr>
        <w:tc>
          <w:tcPr>
            <w:tcW w:w="2292"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85C128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Total</w:t>
            </w:r>
          </w:p>
        </w:tc>
        <w:tc>
          <w:tcPr>
            <w:tcW w:w="449"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F3E7FE9"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985</w:t>
            </w:r>
          </w:p>
        </w:tc>
        <w:tc>
          <w:tcPr>
            <w:tcW w:w="451"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BBDC518"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376</w:t>
            </w:r>
          </w:p>
        </w:tc>
        <w:tc>
          <w:tcPr>
            <w:tcW w:w="599"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A3EED1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9,093</w:t>
            </w:r>
          </w:p>
        </w:tc>
        <w:tc>
          <w:tcPr>
            <w:tcW w:w="585"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B19FD6B"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4,072</w:t>
            </w:r>
          </w:p>
        </w:tc>
        <w:tc>
          <w:tcPr>
            <w:tcW w:w="1408"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F1BD41B" w14:textId="77777777" w:rsidR="001C55D7" w:rsidRPr="009E7C20" w:rsidRDefault="001C55D7" w:rsidP="001C55D7">
            <w:pPr>
              <w:spacing w:line="240" w:lineRule="auto"/>
              <w:rPr>
                <w:rFonts w:eastAsia="Times New Roman" w:cs="Times New Roman"/>
                <w:sz w:val="18"/>
                <w:szCs w:val="18"/>
              </w:rPr>
            </w:pPr>
          </w:p>
        </w:tc>
        <w:tc>
          <w:tcPr>
            <w:tcW w:w="1430" w:type="dxa"/>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9A4C84E"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44.8% Trips; 38.2% Vessels</w:t>
            </w:r>
          </w:p>
        </w:tc>
        <w:tc>
          <w:tcPr>
            <w:tcW w:w="673"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1A53088" w14:textId="77777777" w:rsidR="001C55D7" w:rsidRPr="009E7C20" w:rsidRDefault="001C55D7" w:rsidP="001C55D7">
            <w:pPr>
              <w:spacing w:line="240" w:lineRule="auto"/>
              <w:rPr>
                <w:rFonts w:eastAsia="Times New Roman" w:cs="Times New Roman"/>
                <w:sz w:val="18"/>
                <w:szCs w:val="18"/>
              </w:rPr>
            </w:pPr>
          </w:p>
        </w:tc>
        <w:tc>
          <w:tcPr>
            <w:tcW w:w="789" w:type="dxa"/>
            <w:gridSpan w:val="4"/>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9437CDE" w14:textId="77777777" w:rsidR="001C55D7" w:rsidRPr="001F4DAA" w:rsidRDefault="001C55D7" w:rsidP="001C55D7">
            <w:pPr>
              <w:spacing w:line="240" w:lineRule="auto"/>
              <w:rPr>
                <w:rFonts w:eastAsia="Times New Roman" w:cs="Times New Roman"/>
                <w:sz w:val="18"/>
                <w:szCs w:val="18"/>
              </w:rPr>
            </w:pPr>
          </w:p>
        </w:tc>
        <w:tc>
          <w:tcPr>
            <w:tcW w:w="1438" w:type="dxa"/>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D1A119C" w14:textId="77777777" w:rsidR="001C55D7" w:rsidRPr="001F4DAA" w:rsidRDefault="001C55D7" w:rsidP="001C55D7">
            <w:pPr>
              <w:spacing w:line="240" w:lineRule="auto"/>
              <w:rPr>
                <w:rFonts w:eastAsia="Times New Roman" w:cs="Times New Roman"/>
                <w:sz w:val="18"/>
                <w:szCs w:val="18"/>
              </w:rPr>
            </w:pPr>
          </w:p>
        </w:tc>
      </w:tr>
    </w:tbl>
    <w:p w14:paraId="562A2F36" w14:textId="0C8ADB5B" w:rsidR="00616B51" w:rsidRDefault="00616B51" w:rsidP="00616B51">
      <w:pPr>
        <w:pStyle w:val="BodyText"/>
      </w:pPr>
    </w:p>
    <w:p w14:paraId="63D1B7C3" w14:textId="77777777" w:rsidR="003D240B" w:rsidRDefault="003D240B" w:rsidP="00616B51">
      <w:pPr>
        <w:pStyle w:val="BodyText"/>
        <w:sectPr w:rsidR="003D240B" w:rsidSect="00C2354E">
          <w:pgSz w:w="12240" w:h="15840"/>
          <w:pgMar w:top="1440" w:right="1440" w:bottom="1440" w:left="1440" w:header="720" w:footer="720" w:gutter="0"/>
          <w:cols w:space="720"/>
        </w:sectPr>
      </w:pPr>
    </w:p>
    <w:p w14:paraId="1850288E" w14:textId="623E9864" w:rsidR="00616B51" w:rsidRDefault="00616B51" w:rsidP="003D240B">
      <w:pPr>
        <w:pStyle w:val="BodyText"/>
        <w:spacing w:line="240" w:lineRule="auto"/>
        <w:ind w:left="990" w:hanging="990"/>
      </w:pPr>
      <w:r>
        <w:lastRenderedPageBreak/>
        <w:t xml:space="preserve">Table 4. -- The number of </w:t>
      </w:r>
      <w:proofErr w:type="spellStart"/>
      <w:r>
        <w:t>pollock</w:t>
      </w:r>
      <w:proofErr w:type="spellEnd"/>
      <w:r>
        <w:t xml:space="preserve"> deliveries made by vessels in the Full and </w:t>
      </w:r>
      <w:r w:rsidRPr="005F140B">
        <w:rPr>
          <w:i/>
        </w:rPr>
        <w:t>TRW</w:t>
      </w:r>
      <w:r>
        <w:t xml:space="preserve"> strata, separated by port and coverage category. Trips that delivered to a tender have been excluded. Observed deliveries denote deliveries that were observed </w:t>
      </w:r>
      <w:proofErr w:type="spellStart"/>
      <w:r>
        <w:t>shoreside</w:t>
      </w:r>
      <w:proofErr w:type="spellEnd"/>
      <w:r>
        <w:t xml:space="preserve"> for salmon.</w:t>
      </w:r>
    </w:p>
    <w:tbl>
      <w:tblPr>
        <w:tblW w:w="12960" w:type="dxa"/>
        <w:tblLayout w:type="fixed"/>
        <w:tblLook w:val="0400" w:firstRow="0" w:lastRow="0" w:firstColumn="0" w:lastColumn="0" w:noHBand="0" w:noVBand="1"/>
      </w:tblPr>
      <w:tblGrid>
        <w:gridCol w:w="1841"/>
        <w:gridCol w:w="2466"/>
        <w:gridCol w:w="1392"/>
        <w:gridCol w:w="2543"/>
        <w:gridCol w:w="3059"/>
        <w:gridCol w:w="1659"/>
      </w:tblGrid>
      <w:tr w:rsidR="004640C8" w:rsidRPr="004640C8" w14:paraId="2D50ED66" w14:textId="77777777" w:rsidTr="00222EFA">
        <w:tc>
          <w:tcPr>
            <w:tcW w:w="1841" w:type="dxa"/>
            <w:tcBorders>
              <w:bottom w:val="single" w:sz="4" w:space="0" w:color="000000"/>
            </w:tcBorders>
            <w:shd w:val="clear" w:color="auto" w:fill="auto"/>
            <w:tcMar>
              <w:top w:w="0" w:type="dxa"/>
              <w:left w:w="0" w:type="dxa"/>
              <w:bottom w:w="0" w:type="dxa"/>
              <w:right w:w="0" w:type="dxa"/>
            </w:tcMar>
            <w:vAlign w:val="center"/>
          </w:tcPr>
          <w:p w14:paraId="7AD02411"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FMP</w:t>
            </w:r>
          </w:p>
        </w:tc>
        <w:tc>
          <w:tcPr>
            <w:tcW w:w="2466" w:type="dxa"/>
            <w:tcBorders>
              <w:bottom w:val="single" w:sz="4" w:space="0" w:color="000000"/>
            </w:tcBorders>
            <w:shd w:val="clear" w:color="auto" w:fill="auto"/>
            <w:tcMar>
              <w:top w:w="0" w:type="dxa"/>
              <w:left w:w="0" w:type="dxa"/>
              <w:bottom w:w="0" w:type="dxa"/>
              <w:right w:w="0" w:type="dxa"/>
            </w:tcMar>
            <w:vAlign w:val="center"/>
          </w:tcPr>
          <w:p w14:paraId="1E04AA9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Coverage category</w:t>
            </w:r>
          </w:p>
        </w:tc>
        <w:tc>
          <w:tcPr>
            <w:tcW w:w="1392" w:type="dxa"/>
            <w:tcBorders>
              <w:bottom w:val="single" w:sz="4" w:space="0" w:color="000000"/>
            </w:tcBorders>
            <w:shd w:val="clear" w:color="auto" w:fill="auto"/>
            <w:tcMar>
              <w:top w:w="0" w:type="dxa"/>
              <w:left w:w="0" w:type="dxa"/>
              <w:bottom w:w="0" w:type="dxa"/>
              <w:right w:w="0" w:type="dxa"/>
            </w:tcMar>
            <w:vAlign w:val="center"/>
          </w:tcPr>
          <w:p w14:paraId="34106966"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Port</w:t>
            </w:r>
          </w:p>
        </w:tc>
        <w:tc>
          <w:tcPr>
            <w:tcW w:w="2543" w:type="dxa"/>
            <w:tcBorders>
              <w:bottom w:val="single" w:sz="4" w:space="0" w:color="000000"/>
            </w:tcBorders>
            <w:shd w:val="clear" w:color="auto" w:fill="auto"/>
            <w:tcMar>
              <w:top w:w="0" w:type="dxa"/>
              <w:left w:w="0" w:type="dxa"/>
              <w:bottom w:w="0" w:type="dxa"/>
              <w:right w:w="0" w:type="dxa"/>
            </w:tcMar>
            <w:vAlign w:val="center"/>
          </w:tcPr>
          <w:p w14:paraId="74A8370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 deliveries (</w:t>
            </w:r>
            <w:r w:rsidRPr="004640C8">
              <w:rPr>
                <w:rFonts w:eastAsia="Times New Roman" w:cs="Times New Roman"/>
                <w:i/>
                <w:sz w:val="24"/>
              </w:rPr>
              <w:t>N</w:t>
            </w:r>
            <w:r w:rsidRPr="004640C8">
              <w:rPr>
                <w:rFonts w:eastAsia="Times New Roman" w:cs="Times New Roman"/>
                <w:sz w:val="24"/>
              </w:rPr>
              <w:t>)</w:t>
            </w:r>
          </w:p>
        </w:tc>
        <w:tc>
          <w:tcPr>
            <w:tcW w:w="3059" w:type="dxa"/>
            <w:tcBorders>
              <w:bottom w:val="single" w:sz="4" w:space="0" w:color="000000"/>
            </w:tcBorders>
            <w:shd w:val="clear" w:color="auto" w:fill="auto"/>
            <w:tcMar>
              <w:top w:w="0" w:type="dxa"/>
              <w:left w:w="0" w:type="dxa"/>
              <w:bottom w:w="0" w:type="dxa"/>
              <w:right w:w="0" w:type="dxa"/>
            </w:tcMar>
            <w:vAlign w:val="center"/>
          </w:tcPr>
          <w:p w14:paraId="74542AF5"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Observed deliveries (</w:t>
            </w:r>
            <w:r w:rsidRPr="004640C8">
              <w:rPr>
                <w:rFonts w:eastAsia="Times New Roman" w:cs="Times New Roman"/>
                <w:i/>
                <w:sz w:val="24"/>
              </w:rPr>
              <w:t>n</w:t>
            </w:r>
            <w:r w:rsidRPr="004640C8">
              <w:rPr>
                <w:rFonts w:eastAsia="Times New Roman" w:cs="Times New Roman"/>
                <w:sz w:val="24"/>
              </w:rPr>
              <w:t>)</w:t>
            </w:r>
          </w:p>
        </w:tc>
        <w:tc>
          <w:tcPr>
            <w:tcW w:w="1659" w:type="dxa"/>
            <w:tcBorders>
              <w:bottom w:val="single" w:sz="4" w:space="0" w:color="000000"/>
            </w:tcBorders>
            <w:shd w:val="clear" w:color="auto" w:fill="auto"/>
            <w:tcMar>
              <w:top w:w="0" w:type="dxa"/>
              <w:left w:w="0" w:type="dxa"/>
              <w:bottom w:w="0" w:type="dxa"/>
              <w:right w:w="0" w:type="dxa"/>
            </w:tcMar>
            <w:vAlign w:val="center"/>
          </w:tcPr>
          <w:p w14:paraId="5C00FF59"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 Observed</w:t>
            </w:r>
          </w:p>
        </w:tc>
      </w:tr>
      <w:tr w:rsidR="004640C8" w:rsidRPr="004640C8" w14:paraId="3270E8FE" w14:textId="77777777" w:rsidTr="00222EFA">
        <w:tc>
          <w:tcPr>
            <w:tcW w:w="1841" w:type="dxa"/>
            <w:vMerge w:val="restart"/>
            <w:tcBorders>
              <w:top w:val="single" w:sz="4" w:space="0" w:color="000000"/>
            </w:tcBorders>
            <w:shd w:val="clear" w:color="auto" w:fill="auto"/>
            <w:tcMar>
              <w:top w:w="0" w:type="dxa"/>
              <w:left w:w="0" w:type="dxa"/>
              <w:bottom w:w="0" w:type="dxa"/>
              <w:right w:w="0" w:type="dxa"/>
            </w:tcMar>
            <w:vAlign w:val="center"/>
          </w:tcPr>
          <w:p w14:paraId="14B02365"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Bering Sea</w:t>
            </w:r>
          </w:p>
        </w:tc>
        <w:tc>
          <w:tcPr>
            <w:tcW w:w="2466" w:type="dxa"/>
            <w:vMerge w:val="restart"/>
            <w:tcBorders>
              <w:top w:val="single" w:sz="4" w:space="0" w:color="000000"/>
            </w:tcBorders>
            <w:shd w:val="clear" w:color="auto" w:fill="auto"/>
            <w:tcMar>
              <w:top w:w="0" w:type="dxa"/>
              <w:left w:w="0" w:type="dxa"/>
              <w:bottom w:w="0" w:type="dxa"/>
              <w:right w:w="0" w:type="dxa"/>
            </w:tcMar>
            <w:vAlign w:val="center"/>
          </w:tcPr>
          <w:p w14:paraId="444A9C27"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Full</w:t>
            </w:r>
          </w:p>
        </w:tc>
        <w:tc>
          <w:tcPr>
            <w:tcW w:w="1392" w:type="dxa"/>
            <w:tcBorders>
              <w:top w:val="single" w:sz="4" w:space="0" w:color="000000"/>
            </w:tcBorders>
            <w:shd w:val="clear" w:color="auto" w:fill="auto"/>
            <w:tcMar>
              <w:top w:w="0" w:type="dxa"/>
              <w:left w:w="0" w:type="dxa"/>
              <w:bottom w:w="0" w:type="dxa"/>
              <w:right w:w="0" w:type="dxa"/>
            </w:tcMar>
            <w:vAlign w:val="center"/>
          </w:tcPr>
          <w:p w14:paraId="7D55626D" w14:textId="77777777" w:rsidR="004640C8" w:rsidRPr="004640C8" w:rsidRDefault="004640C8" w:rsidP="004640C8">
            <w:pPr>
              <w:spacing w:line="240" w:lineRule="auto"/>
              <w:rPr>
                <w:rFonts w:eastAsia="Times New Roman" w:cs="Times New Roman"/>
                <w:sz w:val="24"/>
              </w:rPr>
            </w:pPr>
            <w:proofErr w:type="spellStart"/>
            <w:r w:rsidRPr="004640C8">
              <w:rPr>
                <w:rFonts w:eastAsia="Times New Roman" w:cs="Times New Roman"/>
                <w:sz w:val="24"/>
              </w:rPr>
              <w:t>Akutan</w:t>
            </w:r>
            <w:proofErr w:type="spellEnd"/>
          </w:p>
        </w:tc>
        <w:tc>
          <w:tcPr>
            <w:tcW w:w="2543" w:type="dxa"/>
            <w:tcBorders>
              <w:top w:val="single" w:sz="4" w:space="0" w:color="000000"/>
            </w:tcBorders>
            <w:shd w:val="clear" w:color="auto" w:fill="auto"/>
            <w:tcMar>
              <w:top w:w="0" w:type="dxa"/>
              <w:left w:w="0" w:type="dxa"/>
              <w:bottom w:w="0" w:type="dxa"/>
              <w:right w:w="0" w:type="dxa"/>
            </w:tcMar>
            <w:vAlign w:val="center"/>
          </w:tcPr>
          <w:p w14:paraId="4FADDCC4"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610</w:t>
            </w:r>
          </w:p>
        </w:tc>
        <w:tc>
          <w:tcPr>
            <w:tcW w:w="3059" w:type="dxa"/>
            <w:tcBorders>
              <w:top w:val="single" w:sz="4" w:space="0" w:color="000000"/>
            </w:tcBorders>
            <w:shd w:val="clear" w:color="auto" w:fill="auto"/>
            <w:tcMar>
              <w:top w:w="0" w:type="dxa"/>
              <w:left w:w="0" w:type="dxa"/>
              <w:bottom w:w="0" w:type="dxa"/>
              <w:right w:w="0" w:type="dxa"/>
            </w:tcMar>
            <w:vAlign w:val="center"/>
          </w:tcPr>
          <w:p w14:paraId="5BFB3E11"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610</w:t>
            </w:r>
          </w:p>
        </w:tc>
        <w:tc>
          <w:tcPr>
            <w:tcW w:w="1659" w:type="dxa"/>
            <w:tcBorders>
              <w:top w:val="single" w:sz="4" w:space="0" w:color="000000"/>
            </w:tcBorders>
            <w:shd w:val="clear" w:color="auto" w:fill="auto"/>
            <w:tcMar>
              <w:top w:w="0" w:type="dxa"/>
              <w:left w:w="0" w:type="dxa"/>
              <w:bottom w:w="0" w:type="dxa"/>
              <w:right w:w="0" w:type="dxa"/>
            </w:tcMar>
            <w:vAlign w:val="center"/>
          </w:tcPr>
          <w:p w14:paraId="5088FD79"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100.0</w:t>
            </w:r>
          </w:p>
        </w:tc>
      </w:tr>
      <w:tr w:rsidR="004640C8" w:rsidRPr="004640C8" w14:paraId="513BB9D5"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30A7308A"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18FDF6ED"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shd w:val="clear" w:color="auto" w:fill="auto"/>
            <w:tcMar>
              <w:top w:w="0" w:type="dxa"/>
              <w:left w:w="0" w:type="dxa"/>
              <w:bottom w:w="0" w:type="dxa"/>
              <w:right w:w="0" w:type="dxa"/>
            </w:tcMar>
            <w:vAlign w:val="center"/>
          </w:tcPr>
          <w:p w14:paraId="61F69EF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 xml:space="preserve">Dutch </w:t>
            </w:r>
            <w:proofErr w:type="spellStart"/>
            <w:r w:rsidRPr="004640C8">
              <w:rPr>
                <w:rFonts w:eastAsia="Times New Roman" w:cs="Times New Roman"/>
                <w:sz w:val="24"/>
              </w:rPr>
              <w:t>Hbr</w:t>
            </w:r>
            <w:proofErr w:type="spellEnd"/>
            <w:r w:rsidRPr="004640C8">
              <w:rPr>
                <w:rFonts w:eastAsia="Times New Roman" w:cs="Times New Roman"/>
                <w:sz w:val="24"/>
              </w:rPr>
              <w:t>.</w:t>
            </w:r>
          </w:p>
        </w:tc>
        <w:tc>
          <w:tcPr>
            <w:tcW w:w="2543" w:type="dxa"/>
            <w:shd w:val="clear" w:color="auto" w:fill="auto"/>
            <w:tcMar>
              <w:top w:w="0" w:type="dxa"/>
              <w:left w:w="0" w:type="dxa"/>
              <w:bottom w:w="0" w:type="dxa"/>
              <w:right w:w="0" w:type="dxa"/>
            </w:tcMar>
            <w:vAlign w:val="center"/>
          </w:tcPr>
          <w:p w14:paraId="4D3C49E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1,056</w:t>
            </w:r>
          </w:p>
        </w:tc>
        <w:tc>
          <w:tcPr>
            <w:tcW w:w="3059" w:type="dxa"/>
            <w:shd w:val="clear" w:color="auto" w:fill="auto"/>
            <w:tcMar>
              <w:top w:w="0" w:type="dxa"/>
              <w:left w:w="0" w:type="dxa"/>
              <w:bottom w:w="0" w:type="dxa"/>
              <w:right w:w="0" w:type="dxa"/>
            </w:tcMar>
            <w:vAlign w:val="center"/>
          </w:tcPr>
          <w:p w14:paraId="1CEC38A1"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1,056</w:t>
            </w:r>
          </w:p>
        </w:tc>
        <w:tc>
          <w:tcPr>
            <w:tcW w:w="1659" w:type="dxa"/>
            <w:shd w:val="clear" w:color="auto" w:fill="auto"/>
            <w:tcMar>
              <w:top w:w="0" w:type="dxa"/>
              <w:left w:w="0" w:type="dxa"/>
              <w:bottom w:w="0" w:type="dxa"/>
              <w:right w:w="0" w:type="dxa"/>
            </w:tcMar>
            <w:vAlign w:val="center"/>
          </w:tcPr>
          <w:p w14:paraId="2D4528D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100.0</w:t>
            </w:r>
          </w:p>
        </w:tc>
      </w:tr>
      <w:tr w:rsidR="004640C8" w:rsidRPr="004640C8" w14:paraId="6013A1C6"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7B550D65"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08EFE6E9"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tcBorders>
              <w:bottom w:val="single" w:sz="4" w:space="0" w:color="000000"/>
            </w:tcBorders>
            <w:shd w:val="clear" w:color="auto" w:fill="auto"/>
            <w:tcMar>
              <w:top w:w="0" w:type="dxa"/>
              <w:left w:w="0" w:type="dxa"/>
              <w:bottom w:w="0" w:type="dxa"/>
              <w:right w:w="0" w:type="dxa"/>
            </w:tcMar>
            <w:vAlign w:val="center"/>
          </w:tcPr>
          <w:p w14:paraId="767A3F0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King Cove</w:t>
            </w:r>
          </w:p>
        </w:tc>
        <w:tc>
          <w:tcPr>
            <w:tcW w:w="2543" w:type="dxa"/>
            <w:tcBorders>
              <w:bottom w:val="single" w:sz="4" w:space="0" w:color="000000"/>
            </w:tcBorders>
            <w:shd w:val="clear" w:color="auto" w:fill="auto"/>
            <w:tcMar>
              <w:top w:w="0" w:type="dxa"/>
              <w:left w:w="0" w:type="dxa"/>
              <w:bottom w:w="0" w:type="dxa"/>
              <w:right w:w="0" w:type="dxa"/>
            </w:tcMar>
            <w:vAlign w:val="center"/>
          </w:tcPr>
          <w:p w14:paraId="4ACFD25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51</w:t>
            </w:r>
          </w:p>
        </w:tc>
        <w:tc>
          <w:tcPr>
            <w:tcW w:w="3059" w:type="dxa"/>
            <w:tcBorders>
              <w:bottom w:val="single" w:sz="4" w:space="0" w:color="000000"/>
            </w:tcBorders>
            <w:shd w:val="clear" w:color="auto" w:fill="auto"/>
            <w:tcMar>
              <w:top w:w="0" w:type="dxa"/>
              <w:left w:w="0" w:type="dxa"/>
              <w:bottom w:w="0" w:type="dxa"/>
              <w:right w:w="0" w:type="dxa"/>
            </w:tcMar>
            <w:vAlign w:val="center"/>
          </w:tcPr>
          <w:p w14:paraId="21C550D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51</w:t>
            </w:r>
          </w:p>
        </w:tc>
        <w:tc>
          <w:tcPr>
            <w:tcW w:w="1659" w:type="dxa"/>
            <w:tcBorders>
              <w:bottom w:val="single" w:sz="4" w:space="0" w:color="000000"/>
            </w:tcBorders>
            <w:shd w:val="clear" w:color="auto" w:fill="auto"/>
            <w:tcMar>
              <w:top w:w="0" w:type="dxa"/>
              <w:left w:w="0" w:type="dxa"/>
              <w:bottom w:w="0" w:type="dxa"/>
              <w:right w:w="0" w:type="dxa"/>
            </w:tcMar>
            <w:vAlign w:val="center"/>
          </w:tcPr>
          <w:p w14:paraId="29BA030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100.0</w:t>
            </w:r>
          </w:p>
        </w:tc>
      </w:tr>
      <w:tr w:rsidR="004640C8" w:rsidRPr="004640C8" w14:paraId="4DA90D1A" w14:textId="77777777" w:rsidTr="00222EFA">
        <w:tc>
          <w:tcPr>
            <w:tcW w:w="1841"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6C320E8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w:t>
            </w:r>
          </w:p>
        </w:tc>
        <w:tc>
          <w:tcPr>
            <w:tcW w:w="2466"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57645CE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Full</w:t>
            </w:r>
          </w:p>
        </w:tc>
        <w:tc>
          <w:tcPr>
            <w:tcW w:w="1392"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404E1B75" w14:textId="77777777" w:rsidR="004640C8" w:rsidRPr="004640C8" w:rsidRDefault="004640C8" w:rsidP="004640C8">
            <w:pPr>
              <w:spacing w:line="240" w:lineRule="auto"/>
              <w:rPr>
                <w:rFonts w:eastAsia="Times New Roman" w:cs="Times New Roman"/>
                <w:sz w:val="24"/>
              </w:rPr>
            </w:pPr>
          </w:p>
        </w:tc>
        <w:tc>
          <w:tcPr>
            <w:tcW w:w="2543"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0F80412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1,717</w:t>
            </w:r>
          </w:p>
        </w:tc>
        <w:tc>
          <w:tcPr>
            <w:tcW w:w="3059"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4650535A"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1,717</w:t>
            </w:r>
          </w:p>
        </w:tc>
        <w:tc>
          <w:tcPr>
            <w:tcW w:w="1659"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129A89E7"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100.0</w:t>
            </w:r>
          </w:p>
        </w:tc>
      </w:tr>
      <w:tr w:rsidR="004640C8" w:rsidRPr="004640C8" w14:paraId="6AA06C39" w14:textId="77777777" w:rsidTr="00222EFA">
        <w:tc>
          <w:tcPr>
            <w:tcW w:w="1841" w:type="dxa"/>
            <w:vMerge w:val="restart"/>
            <w:tcBorders>
              <w:top w:val="single" w:sz="4" w:space="0" w:color="000000"/>
            </w:tcBorders>
            <w:shd w:val="clear" w:color="auto" w:fill="auto"/>
            <w:tcMar>
              <w:top w:w="0" w:type="dxa"/>
              <w:left w:w="0" w:type="dxa"/>
              <w:bottom w:w="0" w:type="dxa"/>
              <w:right w:w="0" w:type="dxa"/>
            </w:tcMar>
            <w:vAlign w:val="center"/>
          </w:tcPr>
          <w:p w14:paraId="69688266"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Gulf of Alaska</w:t>
            </w:r>
          </w:p>
        </w:tc>
        <w:tc>
          <w:tcPr>
            <w:tcW w:w="2466" w:type="dxa"/>
            <w:vMerge w:val="restart"/>
            <w:tcBorders>
              <w:top w:val="single" w:sz="4" w:space="0" w:color="000000"/>
            </w:tcBorders>
            <w:shd w:val="clear" w:color="auto" w:fill="auto"/>
            <w:tcMar>
              <w:top w:w="0" w:type="dxa"/>
              <w:left w:w="0" w:type="dxa"/>
              <w:bottom w:w="0" w:type="dxa"/>
              <w:right w:w="0" w:type="dxa"/>
            </w:tcMar>
            <w:vAlign w:val="center"/>
          </w:tcPr>
          <w:p w14:paraId="695F68BB"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Partial</w:t>
            </w:r>
          </w:p>
        </w:tc>
        <w:tc>
          <w:tcPr>
            <w:tcW w:w="1392" w:type="dxa"/>
            <w:tcBorders>
              <w:top w:val="single" w:sz="4" w:space="0" w:color="000000"/>
            </w:tcBorders>
            <w:shd w:val="clear" w:color="auto" w:fill="auto"/>
            <w:tcMar>
              <w:top w:w="0" w:type="dxa"/>
              <w:left w:w="0" w:type="dxa"/>
              <w:bottom w:w="0" w:type="dxa"/>
              <w:right w:w="0" w:type="dxa"/>
            </w:tcMar>
            <w:vAlign w:val="center"/>
          </w:tcPr>
          <w:p w14:paraId="0C41BA6F" w14:textId="77777777" w:rsidR="004640C8" w:rsidRPr="004640C8" w:rsidRDefault="004640C8" w:rsidP="004640C8">
            <w:pPr>
              <w:spacing w:line="240" w:lineRule="auto"/>
              <w:rPr>
                <w:rFonts w:eastAsia="Times New Roman" w:cs="Times New Roman"/>
                <w:sz w:val="24"/>
              </w:rPr>
            </w:pPr>
            <w:proofErr w:type="spellStart"/>
            <w:r w:rsidRPr="004640C8">
              <w:rPr>
                <w:rFonts w:eastAsia="Times New Roman" w:cs="Times New Roman"/>
                <w:sz w:val="24"/>
              </w:rPr>
              <w:t>Akutan</w:t>
            </w:r>
            <w:proofErr w:type="spellEnd"/>
          </w:p>
        </w:tc>
        <w:tc>
          <w:tcPr>
            <w:tcW w:w="2543" w:type="dxa"/>
            <w:tcBorders>
              <w:top w:val="single" w:sz="4" w:space="0" w:color="000000"/>
            </w:tcBorders>
            <w:shd w:val="clear" w:color="auto" w:fill="auto"/>
            <w:tcMar>
              <w:top w:w="0" w:type="dxa"/>
              <w:left w:w="0" w:type="dxa"/>
              <w:bottom w:w="0" w:type="dxa"/>
              <w:right w:w="0" w:type="dxa"/>
            </w:tcMar>
            <w:vAlign w:val="center"/>
          </w:tcPr>
          <w:p w14:paraId="5099E866"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21</w:t>
            </w:r>
          </w:p>
        </w:tc>
        <w:tc>
          <w:tcPr>
            <w:tcW w:w="3059" w:type="dxa"/>
            <w:tcBorders>
              <w:top w:val="single" w:sz="4" w:space="0" w:color="000000"/>
            </w:tcBorders>
            <w:shd w:val="clear" w:color="auto" w:fill="auto"/>
            <w:tcMar>
              <w:top w:w="0" w:type="dxa"/>
              <w:left w:w="0" w:type="dxa"/>
              <w:bottom w:w="0" w:type="dxa"/>
              <w:right w:w="0" w:type="dxa"/>
            </w:tcMar>
            <w:vAlign w:val="center"/>
          </w:tcPr>
          <w:p w14:paraId="3B75741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0</w:t>
            </w:r>
          </w:p>
        </w:tc>
        <w:tc>
          <w:tcPr>
            <w:tcW w:w="1659" w:type="dxa"/>
            <w:tcBorders>
              <w:top w:val="single" w:sz="4" w:space="0" w:color="000000"/>
            </w:tcBorders>
            <w:shd w:val="clear" w:color="auto" w:fill="auto"/>
            <w:tcMar>
              <w:top w:w="0" w:type="dxa"/>
              <w:left w:w="0" w:type="dxa"/>
              <w:bottom w:w="0" w:type="dxa"/>
              <w:right w:w="0" w:type="dxa"/>
            </w:tcMar>
            <w:vAlign w:val="center"/>
          </w:tcPr>
          <w:p w14:paraId="23F434F5"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0.0</w:t>
            </w:r>
          </w:p>
        </w:tc>
      </w:tr>
      <w:tr w:rsidR="004640C8" w:rsidRPr="004640C8" w14:paraId="691DBCF7"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2764C304"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5F9A310A"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shd w:val="clear" w:color="auto" w:fill="auto"/>
            <w:tcMar>
              <w:top w:w="0" w:type="dxa"/>
              <w:left w:w="0" w:type="dxa"/>
              <w:bottom w:w="0" w:type="dxa"/>
              <w:right w:w="0" w:type="dxa"/>
            </w:tcMar>
            <w:vAlign w:val="center"/>
          </w:tcPr>
          <w:p w14:paraId="39583C8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King Cove</w:t>
            </w:r>
          </w:p>
        </w:tc>
        <w:tc>
          <w:tcPr>
            <w:tcW w:w="2543" w:type="dxa"/>
            <w:shd w:val="clear" w:color="auto" w:fill="auto"/>
            <w:tcMar>
              <w:top w:w="0" w:type="dxa"/>
              <w:left w:w="0" w:type="dxa"/>
              <w:bottom w:w="0" w:type="dxa"/>
              <w:right w:w="0" w:type="dxa"/>
            </w:tcMar>
            <w:vAlign w:val="center"/>
          </w:tcPr>
          <w:p w14:paraId="0915DB9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6</w:t>
            </w:r>
          </w:p>
        </w:tc>
        <w:tc>
          <w:tcPr>
            <w:tcW w:w="3059" w:type="dxa"/>
            <w:shd w:val="clear" w:color="auto" w:fill="auto"/>
            <w:tcMar>
              <w:top w:w="0" w:type="dxa"/>
              <w:left w:w="0" w:type="dxa"/>
              <w:bottom w:w="0" w:type="dxa"/>
              <w:right w:w="0" w:type="dxa"/>
            </w:tcMar>
            <w:vAlign w:val="center"/>
          </w:tcPr>
          <w:p w14:paraId="2696B2B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0</w:t>
            </w:r>
          </w:p>
        </w:tc>
        <w:tc>
          <w:tcPr>
            <w:tcW w:w="1659" w:type="dxa"/>
            <w:shd w:val="clear" w:color="auto" w:fill="auto"/>
            <w:tcMar>
              <w:top w:w="0" w:type="dxa"/>
              <w:left w:w="0" w:type="dxa"/>
              <w:bottom w:w="0" w:type="dxa"/>
              <w:right w:w="0" w:type="dxa"/>
            </w:tcMar>
            <w:vAlign w:val="center"/>
          </w:tcPr>
          <w:p w14:paraId="7E539F93"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0.0</w:t>
            </w:r>
          </w:p>
        </w:tc>
      </w:tr>
      <w:tr w:rsidR="004640C8" w:rsidRPr="004640C8" w14:paraId="6CC9E991"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34E74598"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2765A758"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shd w:val="clear" w:color="auto" w:fill="auto"/>
            <w:tcMar>
              <w:top w:w="0" w:type="dxa"/>
              <w:left w:w="0" w:type="dxa"/>
              <w:bottom w:w="0" w:type="dxa"/>
              <w:right w:w="0" w:type="dxa"/>
            </w:tcMar>
            <w:vAlign w:val="center"/>
          </w:tcPr>
          <w:p w14:paraId="01D1AD9E"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Kodiak</w:t>
            </w:r>
          </w:p>
        </w:tc>
        <w:tc>
          <w:tcPr>
            <w:tcW w:w="2543" w:type="dxa"/>
            <w:shd w:val="clear" w:color="auto" w:fill="auto"/>
            <w:tcMar>
              <w:top w:w="0" w:type="dxa"/>
              <w:left w:w="0" w:type="dxa"/>
              <w:bottom w:w="0" w:type="dxa"/>
              <w:right w:w="0" w:type="dxa"/>
            </w:tcMar>
            <w:vAlign w:val="center"/>
          </w:tcPr>
          <w:p w14:paraId="63FE4749"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521</w:t>
            </w:r>
          </w:p>
        </w:tc>
        <w:tc>
          <w:tcPr>
            <w:tcW w:w="3059" w:type="dxa"/>
            <w:shd w:val="clear" w:color="auto" w:fill="auto"/>
            <w:tcMar>
              <w:top w:w="0" w:type="dxa"/>
              <w:left w:w="0" w:type="dxa"/>
              <w:bottom w:w="0" w:type="dxa"/>
              <w:right w:w="0" w:type="dxa"/>
            </w:tcMar>
            <w:vAlign w:val="center"/>
          </w:tcPr>
          <w:p w14:paraId="2D01A0E7"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w:t>
            </w:r>
          </w:p>
        </w:tc>
        <w:tc>
          <w:tcPr>
            <w:tcW w:w="1659" w:type="dxa"/>
            <w:shd w:val="clear" w:color="auto" w:fill="auto"/>
            <w:tcMar>
              <w:top w:w="0" w:type="dxa"/>
              <w:left w:w="0" w:type="dxa"/>
              <w:bottom w:w="0" w:type="dxa"/>
              <w:right w:w="0" w:type="dxa"/>
            </w:tcMar>
            <w:vAlign w:val="center"/>
          </w:tcPr>
          <w:p w14:paraId="32867F2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19.2</w:t>
            </w:r>
          </w:p>
        </w:tc>
      </w:tr>
      <w:tr w:rsidR="004640C8" w:rsidRPr="004640C8" w14:paraId="168DBAA7"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1912420F"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6C7CFFF4"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tcBorders>
              <w:bottom w:val="single" w:sz="4" w:space="0" w:color="000000"/>
            </w:tcBorders>
            <w:shd w:val="clear" w:color="auto" w:fill="auto"/>
            <w:tcMar>
              <w:top w:w="0" w:type="dxa"/>
              <w:left w:w="0" w:type="dxa"/>
              <w:bottom w:w="0" w:type="dxa"/>
              <w:right w:w="0" w:type="dxa"/>
            </w:tcMar>
            <w:vAlign w:val="center"/>
          </w:tcPr>
          <w:p w14:paraId="127430E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Sand Point</w:t>
            </w:r>
          </w:p>
        </w:tc>
        <w:tc>
          <w:tcPr>
            <w:tcW w:w="2543" w:type="dxa"/>
            <w:tcBorders>
              <w:bottom w:val="single" w:sz="4" w:space="0" w:color="000000"/>
            </w:tcBorders>
            <w:shd w:val="clear" w:color="auto" w:fill="auto"/>
            <w:tcMar>
              <w:top w:w="0" w:type="dxa"/>
              <w:left w:w="0" w:type="dxa"/>
              <w:bottom w:w="0" w:type="dxa"/>
              <w:right w:w="0" w:type="dxa"/>
            </w:tcMar>
            <w:vAlign w:val="center"/>
          </w:tcPr>
          <w:p w14:paraId="0E859C3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69</w:t>
            </w:r>
          </w:p>
        </w:tc>
        <w:tc>
          <w:tcPr>
            <w:tcW w:w="3059" w:type="dxa"/>
            <w:tcBorders>
              <w:bottom w:val="single" w:sz="4" w:space="0" w:color="000000"/>
            </w:tcBorders>
            <w:shd w:val="clear" w:color="auto" w:fill="auto"/>
            <w:tcMar>
              <w:top w:w="0" w:type="dxa"/>
              <w:left w:w="0" w:type="dxa"/>
              <w:bottom w:w="0" w:type="dxa"/>
              <w:right w:w="0" w:type="dxa"/>
            </w:tcMar>
            <w:vAlign w:val="center"/>
          </w:tcPr>
          <w:p w14:paraId="36C597B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9</w:t>
            </w:r>
          </w:p>
        </w:tc>
        <w:tc>
          <w:tcPr>
            <w:tcW w:w="1659" w:type="dxa"/>
            <w:tcBorders>
              <w:bottom w:val="single" w:sz="4" w:space="0" w:color="000000"/>
            </w:tcBorders>
            <w:shd w:val="clear" w:color="auto" w:fill="auto"/>
            <w:tcMar>
              <w:top w:w="0" w:type="dxa"/>
              <w:left w:w="0" w:type="dxa"/>
              <w:bottom w:w="0" w:type="dxa"/>
              <w:right w:w="0" w:type="dxa"/>
            </w:tcMar>
            <w:vAlign w:val="center"/>
          </w:tcPr>
          <w:p w14:paraId="555AC6E9"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13.0</w:t>
            </w:r>
          </w:p>
        </w:tc>
      </w:tr>
      <w:tr w:rsidR="004640C8" w:rsidRPr="004640C8" w14:paraId="7D50B658" w14:textId="77777777" w:rsidTr="00222EFA">
        <w:tc>
          <w:tcPr>
            <w:tcW w:w="1841"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563E629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w:t>
            </w:r>
          </w:p>
        </w:tc>
        <w:tc>
          <w:tcPr>
            <w:tcW w:w="2466"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325A5251"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Partial</w:t>
            </w:r>
          </w:p>
        </w:tc>
        <w:tc>
          <w:tcPr>
            <w:tcW w:w="1392"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4E14BE1F" w14:textId="77777777" w:rsidR="004640C8" w:rsidRPr="004640C8" w:rsidRDefault="004640C8" w:rsidP="004640C8">
            <w:pPr>
              <w:spacing w:line="240" w:lineRule="auto"/>
              <w:rPr>
                <w:rFonts w:eastAsia="Times New Roman" w:cs="Times New Roman"/>
                <w:sz w:val="24"/>
              </w:rPr>
            </w:pPr>
          </w:p>
        </w:tc>
        <w:tc>
          <w:tcPr>
            <w:tcW w:w="2543"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0CCE9D2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617</w:t>
            </w:r>
          </w:p>
        </w:tc>
        <w:tc>
          <w:tcPr>
            <w:tcW w:w="3059"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6D6FBE9A"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109</w:t>
            </w:r>
          </w:p>
        </w:tc>
        <w:tc>
          <w:tcPr>
            <w:tcW w:w="1659"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72F0073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17.7</w:t>
            </w:r>
          </w:p>
        </w:tc>
      </w:tr>
    </w:tbl>
    <w:p w14:paraId="6ADDBB4B" w14:textId="2E30640B" w:rsidR="00616B51" w:rsidRDefault="00616B51" w:rsidP="00616B51">
      <w:pPr>
        <w:pStyle w:val="BodyText"/>
        <w:spacing w:line="240" w:lineRule="auto"/>
        <w:ind w:left="1170" w:hanging="1170"/>
      </w:pPr>
    </w:p>
    <w:p w14:paraId="693FDE38" w14:textId="7E4154AA" w:rsidR="00616B51" w:rsidRDefault="00616B51" w:rsidP="00616B51">
      <w:pPr>
        <w:pStyle w:val="BodyText"/>
        <w:spacing w:line="240" w:lineRule="auto"/>
        <w:ind w:left="990" w:hanging="990"/>
      </w:pPr>
      <w:r>
        <w:t xml:space="preserve">Table 5. -- </w:t>
      </w:r>
      <w:r w:rsidRPr="00616B51">
        <w:t xml:space="preserve">The number of </w:t>
      </w:r>
      <w:proofErr w:type="spellStart"/>
      <w:r w:rsidRPr="00616B51">
        <w:t>pollock</w:t>
      </w:r>
      <w:proofErr w:type="spellEnd"/>
      <w:r w:rsidRPr="00616B51">
        <w:t xml:space="preserve"> deliveries made by vessels in the </w:t>
      </w:r>
      <w:r w:rsidRPr="005F140B">
        <w:rPr>
          <w:i/>
        </w:rPr>
        <w:t>EM TRW EFP</w:t>
      </w:r>
      <w:r>
        <w:t xml:space="preserve"> strata, separated by </w:t>
      </w:r>
      <w:r w:rsidRPr="00616B51">
        <w:t xml:space="preserve">port and coverage category. Trips that delivered to a tender have been excluded. Observed deliveries denote deliveries that were observed </w:t>
      </w:r>
      <w:proofErr w:type="spellStart"/>
      <w:r w:rsidRPr="00616B51">
        <w:t>shoreside</w:t>
      </w:r>
      <w:proofErr w:type="spellEnd"/>
      <w:r w:rsidRPr="00616B51">
        <w:t xml:space="preserve"> for salmon.</w:t>
      </w:r>
    </w:p>
    <w:tbl>
      <w:tblPr>
        <w:tblW w:w="12960" w:type="dxa"/>
        <w:tblLayout w:type="fixed"/>
        <w:tblLook w:val="0400" w:firstRow="0" w:lastRow="0" w:firstColumn="0" w:lastColumn="0" w:noHBand="0" w:noVBand="1"/>
      </w:tblPr>
      <w:tblGrid>
        <w:gridCol w:w="1841"/>
        <w:gridCol w:w="2466"/>
        <w:gridCol w:w="1392"/>
        <w:gridCol w:w="2543"/>
        <w:gridCol w:w="3059"/>
        <w:gridCol w:w="1659"/>
      </w:tblGrid>
      <w:tr w:rsidR="004640C8" w:rsidRPr="004640C8" w14:paraId="068795EE" w14:textId="77777777" w:rsidTr="00222EFA">
        <w:tc>
          <w:tcPr>
            <w:tcW w:w="1841" w:type="dxa"/>
            <w:tcBorders>
              <w:bottom w:val="single" w:sz="4" w:space="0" w:color="000000"/>
            </w:tcBorders>
            <w:shd w:val="clear" w:color="auto" w:fill="auto"/>
            <w:tcMar>
              <w:top w:w="0" w:type="dxa"/>
              <w:left w:w="0" w:type="dxa"/>
              <w:bottom w:w="0" w:type="dxa"/>
              <w:right w:w="0" w:type="dxa"/>
            </w:tcMar>
            <w:vAlign w:val="center"/>
          </w:tcPr>
          <w:p w14:paraId="76D2BF8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FMP</w:t>
            </w:r>
          </w:p>
        </w:tc>
        <w:tc>
          <w:tcPr>
            <w:tcW w:w="2466" w:type="dxa"/>
            <w:tcBorders>
              <w:bottom w:val="single" w:sz="4" w:space="0" w:color="000000"/>
            </w:tcBorders>
            <w:shd w:val="clear" w:color="auto" w:fill="auto"/>
            <w:tcMar>
              <w:top w:w="0" w:type="dxa"/>
              <w:left w:w="0" w:type="dxa"/>
              <w:bottom w:w="0" w:type="dxa"/>
              <w:right w:w="0" w:type="dxa"/>
            </w:tcMar>
            <w:vAlign w:val="center"/>
          </w:tcPr>
          <w:p w14:paraId="0E0AAEE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Coverage category</w:t>
            </w:r>
          </w:p>
        </w:tc>
        <w:tc>
          <w:tcPr>
            <w:tcW w:w="1392" w:type="dxa"/>
            <w:tcBorders>
              <w:bottom w:val="single" w:sz="4" w:space="0" w:color="000000"/>
            </w:tcBorders>
            <w:shd w:val="clear" w:color="auto" w:fill="auto"/>
            <w:tcMar>
              <w:top w:w="0" w:type="dxa"/>
              <w:left w:w="0" w:type="dxa"/>
              <w:bottom w:w="0" w:type="dxa"/>
              <w:right w:w="0" w:type="dxa"/>
            </w:tcMar>
            <w:vAlign w:val="center"/>
          </w:tcPr>
          <w:p w14:paraId="4AE3CBE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Port</w:t>
            </w:r>
          </w:p>
        </w:tc>
        <w:tc>
          <w:tcPr>
            <w:tcW w:w="2543" w:type="dxa"/>
            <w:tcBorders>
              <w:bottom w:val="single" w:sz="4" w:space="0" w:color="000000"/>
            </w:tcBorders>
            <w:shd w:val="clear" w:color="auto" w:fill="auto"/>
            <w:tcMar>
              <w:top w:w="0" w:type="dxa"/>
              <w:left w:w="0" w:type="dxa"/>
              <w:bottom w:w="0" w:type="dxa"/>
              <w:right w:w="0" w:type="dxa"/>
            </w:tcMar>
            <w:vAlign w:val="center"/>
          </w:tcPr>
          <w:p w14:paraId="201302F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 deliveries (</w:t>
            </w:r>
            <w:r w:rsidRPr="004640C8">
              <w:rPr>
                <w:rFonts w:eastAsia="Times New Roman" w:cs="Times New Roman"/>
                <w:i/>
                <w:sz w:val="24"/>
              </w:rPr>
              <w:t>N</w:t>
            </w:r>
            <w:r w:rsidRPr="004640C8">
              <w:rPr>
                <w:rFonts w:eastAsia="Times New Roman" w:cs="Times New Roman"/>
                <w:sz w:val="24"/>
              </w:rPr>
              <w:t>)</w:t>
            </w:r>
          </w:p>
        </w:tc>
        <w:tc>
          <w:tcPr>
            <w:tcW w:w="3059" w:type="dxa"/>
            <w:tcBorders>
              <w:bottom w:val="single" w:sz="4" w:space="0" w:color="000000"/>
            </w:tcBorders>
            <w:shd w:val="clear" w:color="auto" w:fill="auto"/>
            <w:tcMar>
              <w:top w:w="0" w:type="dxa"/>
              <w:left w:w="0" w:type="dxa"/>
              <w:bottom w:w="0" w:type="dxa"/>
              <w:right w:w="0" w:type="dxa"/>
            </w:tcMar>
            <w:vAlign w:val="center"/>
          </w:tcPr>
          <w:p w14:paraId="146481B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Observed deliveries (</w:t>
            </w:r>
            <w:r w:rsidRPr="004640C8">
              <w:rPr>
                <w:rFonts w:eastAsia="Times New Roman" w:cs="Times New Roman"/>
                <w:i/>
                <w:sz w:val="24"/>
              </w:rPr>
              <w:t>n</w:t>
            </w:r>
            <w:r w:rsidRPr="004640C8">
              <w:rPr>
                <w:rFonts w:eastAsia="Times New Roman" w:cs="Times New Roman"/>
                <w:sz w:val="24"/>
              </w:rPr>
              <w:t>)</w:t>
            </w:r>
          </w:p>
        </w:tc>
        <w:tc>
          <w:tcPr>
            <w:tcW w:w="1659" w:type="dxa"/>
            <w:tcBorders>
              <w:bottom w:val="single" w:sz="4" w:space="0" w:color="000000"/>
            </w:tcBorders>
            <w:shd w:val="clear" w:color="auto" w:fill="auto"/>
            <w:tcMar>
              <w:top w:w="0" w:type="dxa"/>
              <w:left w:w="0" w:type="dxa"/>
              <w:bottom w:w="0" w:type="dxa"/>
              <w:right w:w="0" w:type="dxa"/>
            </w:tcMar>
            <w:vAlign w:val="center"/>
          </w:tcPr>
          <w:p w14:paraId="6ED1ED4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 Observed</w:t>
            </w:r>
          </w:p>
        </w:tc>
      </w:tr>
      <w:tr w:rsidR="004640C8" w:rsidRPr="004640C8" w14:paraId="3FED144C" w14:textId="77777777" w:rsidTr="00222EFA">
        <w:tc>
          <w:tcPr>
            <w:tcW w:w="1841" w:type="dxa"/>
            <w:vMerge w:val="restart"/>
            <w:tcBorders>
              <w:top w:val="single" w:sz="4" w:space="0" w:color="000000"/>
            </w:tcBorders>
            <w:shd w:val="clear" w:color="auto" w:fill="auto"/>
            <w:tcMar>
              <w:top w:w="0" w:type="dxa"/>
              <w:left w:w="0" w:type="dxa"/>
              <w:bottom w:w="0" w:type="dxa"/>
              <w:right w:w="0" w:type="dxa"/>
            </w:tcMar>
            <w:vAlign w:val="center"/>
          </w:tcPr>
          <w:p w14:paraId="1A8F91A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Bering Sea</w:t>
            </w:r>
          </w:p>
        </w:tc>
        <w:tc>
          <w:tcPr>
            <w:tcW w:w="2466" w:type="dxa"/>
            <w:vMerge w:val="restart"/>
            <w:tcBorders>
              <w:top w:val="single" w:sz="4" w:space="0" w:color="000000"/>
            </w:tcBorders>
            <w:shd w:val="clear" w:color="auto" w:fill="auto"/>
            <w:tcMar>
              <w:top w:w="0" w:type="dxa"/>
              <w:left w:w="0" w:type="dxa"/>
              <w:bottom w:w="0" w:type="dxa"/>
              <w:right w:w="0" w:type="dxa"/>
            </w:tcMar>
            <w:vAlign w:val="center"/>
          </w:tcPr>
          <w:p w14:paraId="10D42E8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Full</w:t>
            </w:r>
          </w:p>
        </w:tc>
        <w:tc>
          <w:tcPr>
            <w:tcW w:w="1392" w:type="dxa"/>
            <w:tcBorders>
              <w:top w:val="single" w:sz="4" w:space="0" w:color="000000"/>
            </w:tcBorders>
            <w:shd w:val="clear" w:color="auto" w:fill="auto"/>
            <w:tcMar>
              <w:top w:w="0" w:type="dxa"/>
              <w:left w:w="0" w:type="dxa"/>
              <w:bottom w:w="0" w:type="dxa"/>
              <w:right w:w="0" w:type="dxa"/>
            </w:tcMar>
            <w:vAlign w:val="center"/>
          </w:tcPr>
          <w:p w14:paraId="3709CFFA" w14:textId="77777777" w:rsidR="004640C8" w:rsidRPr="004640C8" w:rsidRDefault="004640C8" w:rsidP="004640C8">
            <w:pPr>
              <w:spacing w:line="240" w:lineRule="auto"/>
              <w:rPr>
                <w:rFonts w:eastAsia="Times New Roman" w:cs="Times New Roman"/>
                <w:sz w:val="24"/>
              </w:rPr>
            </w:pPr>
            <w:proofErr w:type="spellStart"/>
            <w:r w:rsidRPr="004640C8">
              <w:rPr>
                <w:rFonts w:eastAsia="Times New Roman" w:cs="Times New Roman"/>
                <w:sz w:val="24"/>
              </w:rPr>
              <w:t>Akutan</w:t>
            </w:r>
            <w:proofErr w:type="spellEnd"/>
          </w:p>
        </w:tc>
        <w:tc>
          <w:tcPr>
            <w:tcW w:w="2543" w:type="dxa"/>
            <w:tcBorders>
              <w:top w:val="single" w:sz="4" w:space="0" w:color="000000"/>
            </w:tcBorders>
            <w:shd w:val="clear" w:color="auto" w:fill="auto"/>
            <w:tcMar>
              <w:top w:w="0" w:type="dxa"/>
              <w:left w:w="0" w:type="dxa"/>
              <w:bottom w:w="0" w:type="dxa"/>
              <w:right w:w="0" w:type="dxa"/>
            </w:tcMar>
            <w:vAlign w:val="center"/>
          </w:tcPr>
          <w:p w14:paraId="0E7C88F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282</w:t>
            </w:r>
          </w:p>
        </w:tc>
        <w:tc>
          <w:tcPr>
            <w:tcW w:w="3059" w:type="dxa"/>
            <w:tcBorders>
              <w:top w:val="single" w:sz="4" w:space="0" w:color="000000"/>
            </w:tcBorders>
            <w:shd w:val="clear" w:color="auto" w:fill="auto"/>
            <w:tcMar>
              <w:top w:w="0" w:type="dxa"/>
              <w:left w:w="0" w:type="dxa"/>
              <w:bottom w:w="0" w:type="dxa"/>
              <w:right w:w="0" w:type="dxa"/>
            </w:tcMar>
            <w:vAlign w:val="center"/>
          </w:tcPr>
          <w:p w14:paraId="5A9FD2E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282</w:t>
            </w:r>
          </w:p>
        </w:tc>
        <w:tc>
          <w:tcPr>
            <w:tcW w:w="1659" w:type="dxa"/>
            <w:tcBorders>
              <w:top w:val="single" w:sz="4" w:space="0" w:color="000000"/>
            </w:tcBorders>
            <w:shd w:val="clear" w:color="auto" w:fill="auto"/>
            <w:tcMar>
              <w:top w:w="0" w:type="dxa"/>
              <w:left w:w="0" w:type="dxa"/>
              <w:bottom w:w="0" w:type="dxa"/>
              <w:right w:w="0" w:type="dxa"/>
            </w:tcMar>
            <w:vAlign w:val="center"/>
          </w:tcPr>
          <w:p w14:paraId="406A0FC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100.0</w:t>
            </w:r>
          </w:p>
        </w:tc>
      </w:tr>
      <w:tr w:rsidR="004640C8" w:rsidRPr="004640C8" w14:paraId="478ACF7B"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053085E0"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318C82D2"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shd w:val="clear" w:color="auto" w:fill="auto"/>
            <w:tcMar>
              <w:top w:w="0" w:type="dxa"/>
              <w:left w:w="0" w:type="dxa"/>
              <w:bottom w:w="0" w:type="dxa"/>
              <w:right w:w="0" w:type="dxa"/>
            </w:tcMar>
            <w:vAlign w:val="center"/>
          </w:tcPr>
          <w:p w14:paraId="76837EB7"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 xml:space="preserve">Dutch </w:t>
            </w:r>
            <w:proofErr w:type="spellStart"/>
            <w:r w:rsidRPr="004640C8">
              <w:rPr>
                <w:rFonts w:eastAsia="Times New Roman" w:cs="Times New Roman"/>
                <w:sz w:val="24"/>
              </w:rPr>
              <w:t>Hbr</w:t>
            </w:r>
            <w:proofErr w:type="spellEnd"/>
            <w:r w:rsidRPr="004640C8">
              <w:rPr>
                <w:rFonts w:eastAsia="Times New Roman" w:cs="Times New Roman"/>
                <w:sz w:val="24"/>
              </w:rPr>
              <w:t>.</w:t>
            </w:r>
          </w:p>
        </w:tc>
        <w:tc>
          <w:tcPr>
            <w:tcW w:w="2543" w:type="dxa"/>
            <w:shd w:val="clear" w:color="auto" w:fill="auto"/>
            <w:tcMar>
              <w:top w:w="0" w:type="dxa"/>
              <w:left w:w="0" w:type="dxa"/>
              <w:bottom w:w="0" w:type="dxa"/>
              <w:right w:w="0" w:type="dxa"/>
            </w:tcMar>
            <w:vAlign w:val="center"/>
          </w:tcPr>
          <w:p w14:paraId="2DA116D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177</w:t>
            </w:r>
          </w:p>
        </w:tc>
        <w:tc>
          <w:tcPr>
            <w:tcW w:w="3059" w:type="dxa"/>
            <w:shd w:val="clear" w:color="auto" w:fill="auto"/>
            <w:tcMar>
              <w:top w:w="0" w:type="dxa"/>
              <w:left w:w="0" w:type="dxa"/>
              <w:bottom w:w="0" w:type="dxa"/>
              <w:right w:w="0" w:type="dxa"/>
            </w:tcMar>
            <w:vAlign w:val="center"/>
          </w:tcPr>
          <w:p w14:paraId="17F4E56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177</w:t>
            </w:r>
          </w:p>
        </w:tc>
        <w:tc>
          <w:tcPr>
            <w:tcW w:w="1659" w:type="dxa"/>
            <w:shd w:val="clear" w:color="auto" w:fill="auto"/>
            <w:tcMar>
              <w:top w:w="0" w:type="dxa"/>
              <w:left w:w="0" w:type="dxa"/>
              <w:bottom w:w="0" w:type="dxa"/>
              <w:right w:w="0" w:type="dxa"/>
            </w:tcMar>
            <w:vAlign w:val="center"/>
          </w:tcPr>
          <w:p w14:paraId="29128BD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100.0</w:t>
            </w:r>
          </w:p>
        </w:tc>
      </w:tr>
      <w:tr w:rsidR="004640C8" w:rsidRPr="004640C8" w14:paraId="7503A7CD"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33467382"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30CA0331"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tcBorders>
              <w:bottom w:val="single" w:sz="4" w:space="0" w:color="000000"/>
            </w:tcBorders>
            <w:shd w:val="clear" w:color="auto" w:fill="auto"/>
            <w:tcMar>
              <w:top w:w="0" w:type="dxa"/>
              <w:left w:w="0" w:type="dxa"/>
              <w:bottom w:w="0" w:type="dxa"/>
              <w:right w:w="0" w:type="dxa"/>
            </w:tcMar>
            <w:vAlign w:val="center"/>
          </w:tcPr>
          <w:p w14:paraId="50E934C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King Cove</w:t>
            </w:r>
          </w:p>
        </w:tc>
        <w:tc>
          <w:tcPr>
            <w:tcW w:w="2543" w:type="dxa"/>
            <w:tcBorders>
              <w:bottom w:val="single" w:sz="4" w:space="0" w:color="000000"/>
            </w:tcBorders>
            <w:shd w:val="clear" w:color="auto" w:fill="auto"/>
            <w:tcMar>
              <w:top w:w="0" w:type="dxa"/>
              <w:left w:w="0" w:type="dxa"/>
              <w:bottom w:w="0" w:type="dxa"/>
              <w:right w:w="0" w:type="dxa"/>
            </w:tcMar>
            <w:vAlign w:val="center"/>
          </w:tcPr>
          <w:p w14:paraId="1D9ACF86"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34</w:t>
            </w:r>
          </w:p>
        </w:tc>
        <w:tc>
          <w:tcPr>
            <w:tcW w:w="3059" w:type="dxa"/>
            <w:tcBorders>
              <w:bottom w:val="single" w:sz="4" w:space="0" w:color="000000"/>
            </w:tcBorders>
            <w:shd w:val="clear" w:color="auto" w:fill="auto"/>
            <w:tcMar>
              <w:top w:w="0" w:type="dxa"/>
              <w:left w:w="0" w:type="dxa"/>
              <w:bottom w:w="0" w:type="dxa"/>
              <w:right w:w="0" w:type="dxa"/>
            </w:tcMar>
            <w:vAlign w:val="center"/>
          </w:tcPr>
          <w:p w14:paraId="57180C9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34</w:t>
            </w:r>
          </w:p>
        </w:tc>
        <w:tc>
          <w:tcPr>
            <w:tcW w:w="1659" w:type="dxa"/>
            <w:tcBorders>
              <w:bottom w:val="single" w:sz="4" w:space="0" w:color="000000"/>
            </w:tcBorders>
            <w:shd w:val="clear" w:color="auto" w:fill="auto"/>
            <w:tcMar>
              <w:top w:w="0" w:type="dxa"/>
              <w:left w:w="0" w:type="dxa"/>
              <w:bottom w:w="0" w:type="dxa"/>
              <w:right w:w="0" w:type="dxa"/>
            </w:tcMar>
            <w:vAlign w:val="center"/>
          </w:tcPr>
          <w:p w14:paraId="50A8C11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100.0</w:t>
            </w:r>
          </w:p>
        </w:tc>
      </w:tr>
      <w:tr w:rsidR="004640C8" w:rsidRPr="004640C8" w14:paraId="6E24D49F" w14:textId="77777777" w:rsidTr="00222EFA">
        <w:tc>
          <w:tcPr>
            <w:tcW w:w="1841"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284962A1"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w:t>
            </w:r>
          </w:p>
        </w:tc>
        <w:tc>
          <w:tcPr>
            <w:tcW w:w="2466"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2259776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Full</w:t>
            </w:r>
          </w:p>
        </w:tc>
        <w:tc>
          <w:tcPr>
            <w:tcW w:w="1392"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5D469E1B" w14:textId="77777777" w:rsidR="004640C8" w:rsidRPr="004640C8" w:rsidRDefault="004640C8" w:rsidP="004640C8">
            <w:pPr>
              <w:spacing w:line="240" w:lineRule="auto"/>
              <w:rPr>
                <w:rFonts w:eastAsia="Times New Roman" w:cs="Times New Roman"/>
                <w:sz w:val="24"/>
              </w:rPr>
            </w:pPr>
          </w:p>
        </w:tc>
        <w:tc>
          <w:tcPr>
            <w:tcW w:w="2543"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792C5D07"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493</w:t>
            </w:r>
          </w:p>
        </w:tc>
        <w:tc>
          <w:tcPr>
            <w:tcW w:w="3059"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35F9D2F9"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493</w:t>
            </w:r>
          </w:p>
        </w:tc>
        <w:tc>
          <w:tcPr>
            <w:tcW w:w="1659"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4C1F76FE"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100.0</w:t>
            </w:r>
          </w:p>
        </w:tc>
      </w:tr>
      <w:tr w:rsidR="004640C8" w:rsidRPr="004640C8" w14:paraId="2FD59BED" w14:textId="77777777" w:rsidTr="00222EFA">
        <w:tc>
          <w:tcPr>
            <w:tcW w:w="1841" w:type="dxa"/>
            <w:vMerge w:val="restart"/>
            <w:tcBorders>
              <w:top w:val="single" w:sz="4" w:space="0" w:color="000000"/>
            </w:tcBorders>
            <w:shd w:val="clear" w:color="auto" w:fill="auto"/>
            <w:tcMar>
              <w:top w:w="0" w:type="dxa"/>
              <w:left w:w="0" w:type="dxa"/>
              <w:bottom w:w="0" w:type="dxa"/>
              <w:right w:w="0" w:type="dxa"/>
            </w:tcMar>
            <w:vAlign w:val="center"/>
          </w:tcPr>
          <w:p w14:paraId="15FDDC9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Gulf of Alaska</w:t>
            </w:r>
          </w:p>
        </w:tc>
        <w:tc>
          <w:tcPr>
            <w:tcW w:w="2466" w:type="dxa"/>
            <w:vMerge w:val="restart"/>
            <w:tcBorders>
              <w:top w:val="single" w:sz="4" w:space="0" w:color="000000"/>
            </w:tcBorders>
            <w:shd w:val="clear" w:color="auto" w:fill="auto"/>
            <w:tcMar>
              <w:top w:w="0" w:type="dxa"/>
              <w:left w:w="0" w:type="dxa"/>
              <w:bottom w:w="0" w:type="dxa"/>
              <w:right w:w="0" w:type="dxa"/>
            </w:tcMar>
            <w:vAlign w:val="center"/>
          </w:tcPr>
          <w:p w14:paraId="47052875"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Partial</w:t>
            </w:r>
          </w:p>
        </w:tc>
        <w:tc>
          <w:tcPr>
            <w:tcW w:w="1392" w:type="dxa"/>
            <w:tcBorders>
              <w:top w:val="single" w:sz="4" w:space="0" w:color="000000"/>
            </w:tcBorders>
            <w:shd w:val="clear" w:color="auto" w:fill="auto"/>
            <w:tcMar>
              <w:top w:w="0" w:type="dxa"/>
              <w:left w:w="0" w:type="dxa"/>
              <w:bottom w:w="0" w:type="dxa"/>
              <w:right w:w="0" w:type="dxa"/>
            </w:tcMar>
            <w:vAlign w:val="center"/>
          </w:tcPr>
          <w:p w14:paraId="2BEDFDE7" w14:textId="77777777" w:rsidR="004640C8" w:rsidRPr="004640C8" w:rsidRDefault="004640C8" w:rsidP="004640C8">
            <w:pPr>
              <w:spacing w:line="240" w:lineRule="auto"/>
              <w:rPr>
                <w:rFonts w:eastAsia="Times New Roman" w:cs="Times New Roman"/>
                <w:sz w:val="24"/>
              </w:rPr>
            </w:pPr>
            <w:proofErr w:type="spellStart"/>
            <w:r w:rsidRPr="004640C8">
              <w:rPr>
                <w:rFonts w:eastAsia="Times New Roman" w:cs="Times New Roman"/>
                <w:sz w:val="24"/>
              </w:rPr>
              <w:t>Akutan</w:t>
            </w:r>
            <w:proofErr w:type="spellEnd"/>
          </w:p>
        </w:tc>
        <w:tc>
          <w:tcPr>
            <w:tcW w:w="2543" w:type="dxa"/>
            <w:tcBorders>
              <w:top w:val="single" w:sz="4" w:space="0" w:color="000000"/>
            </w:tcBorders>
            <w:shd w:val="clear" w:color="auto" w:fill="auto"/>
            <w:tcMar>
              <w:top w:w="0" w:type="dxa"/>
              <w:left w:w="0" w:type="dxa"/>
              <w:bottom w:w="0" w:type="dxa"/>
              <w:right w:w="0" w:type="dxa"/>
            </w:tcMar>
            <w:vAlign w:val="center"/>
          </w:tcPr>
          <w:p w14:paraId="643241E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29</w:t>
            </w:r>
          </w:p>
        </w:tc>
        <w:tc>
          <w:tcPr>
            <w:tcW w:w="3059" w:type="dxa"/>
            <w:tcBorders>
              <w:top w:val="single" w:sz="4" w:space="0" w:color="000000"/>
            </w:tcBorders>
            <w:shd w:val="clear" w:color="auto" w:fill="auto"/>
            <w:tcMar>
              <w:top w:w="0" w:type="dxa"/>
              <w:left w:w="0" w:type="dxa"/>
              <w:bottom w:w="0" w:type="dxa"/>
              <w:right w:w="0" w:type="dxa"/>
            </w:tcMar>
            <w:vAlign w:val="center"/>
          </w:tcPr>
          <w:p w14:paraId="7716796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8</w:t>
            </w:r>
          </w:p>
        </w:tc>
        <w:tc>
          <w:tcPr>
            <w:tcW w:w="1659" w:type="dxa"/>
            <w:tcBorders>
              <w:top w:val="single" w:sz="4" w:space="0" w:color="000000"/>
            </w:tcBorders>
            <w:shd w:val="clear" w:color="auto" w:fill="auto"/>
            <w:tcMar>
              <w:top w:w="0" w:type="dxa"/>
              <w:left w:w="0" w:type="dxa"/>
              <w:bottom w:w="0" w:type="dxa"/>
              <w:right w:w="0" w:type="dxa"/>
            </w:tcMar>
            <w:vAlign w:val="center"/>
          </w:tcPr>
          <w:p w14:paraId="343D543E"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27.6</w:t>
            </w:r>
          </w:p>
        </w:tc>
      </w:tr>
      <w:tr w:rsidR="004640C8" w:rsidRPr="004640C8" w14:paraId="1CC18ECD"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30CB9EED"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0E9CBD0C"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shd w:val="clear" w:color="auto" w:fill="auto"/>
            <w:tcMar>
              <w:top w:w="0" w:type="dxa"/>
              <w:left w:w="0" w:type="dxa"/>
              <w:bottom w:w="0" w:type="dxa"/>
              <w:right w:w="0" w:type="dxa"/>
            </w:tcMar>
            <w:vAlign w:val="center"/>
          </w:tcPr>
          <w:p w14:paraId="2E0D2BC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King Cove</w:t>
            </w:r>
          </w:p>
        </w:tc>
        <w:tc>
          <w:tcPr>
            <w:tcW w:w="2543" w:type="dxa"/>
            <w:shd w:val="clear" w:color="auto" w:fill="auto"/>
            <w:tcMar>
              <w:top w:w="0" w:type="dxa"/>
              <w:left w:w="0" w:type="dxa"/>
              <w:bottom w:w="0" w:type="dxa"/>
              <w:right w:w="0" w:type="dxa"/>
            </w:tcMar>
            <w:vAlign w:val="center"/>
          </w:tcPr>
          <w:p w14:paraId="4A54865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2</w:t>
            </w:r>
          </w:p>
        </w:tc>
        <w:tc>
          <w:tcPr>
            <w:tcW w:w="3059" w:type="dxa"/>
            <w:shd w:val="clear" w:color="auto" w:fill="auto"/>
            <w:tcMar>
              <w:top w:w="0" w:type="dxa"/>
              <w:left w:w="0" w:type="dxa"/>
              <w:bottom w:w="0" w:type="dxa"/>
              <w:right w:w="0" w:type="dxa"/>
            </w:tcMar>
            <w:vAlign w:val="center"/>
          </w:tcPr>
          <w:p w14:paraId="27B3BCA3"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w:t>
            </w:r>
          </w:p>
        </w:tc>
        <w:tc>
          <w:tcPr>
            <w:tcW w:w="1659" w:type="dxa"/>
            <w:shd w:val="clear" w:color="auto" w:fill="auto"/>
            <w:tcMar>
              <w:top w:w="0" w:type="dxa"/>
              <w:left w:w="0" w:type="dxa"/>
              <w:bottom w:w="0" w:type="dxa"/>
              <w:right w:w="0" w:type="dxa"/>
            </w:tcMar>
            <w:vAlign w:val="center"/>
          </w:tcPr>
          <w:p w14:paraId="35586FB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50.0</w:t>
            </w:r>
          </w:p>
        </w:tc>
      </w:tr>
      <w:tr w:rsidR="004640C8" w:rsidRPr="004640C8" w14:paraId="1D695FA8"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48901C79"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5BA12B2B"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shd w:val="clear" w:color="auto" w:fill="auto"/>
            <w:tcMar>
              <w:top w:w="0" w:type="dxa"/>
              <w:left w:w="0" w:type="dxa"/>
              <w:bottom w:w="0" w:type="dxa"/>
              <w:right w:w="0" w:type="dxa"/>
            </w:tcMar>
            <w:vAlign w:val="center"/>
          </w:tcPr>
          <w:p w14:paraId="5101E8F6"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Kodiak</w:t>
            </w:r>
          </w:p>
        </w:tc>
        <w:tc>
          <w:tcPr>
            <w:tcW w:w="2543" w:type="dxa"/>
            <w:shd w:val="clear" w:color="auto" w:fill="auto"/>
            <w:tcMar>
              <w:top w:w="0" w:type="dxa"/>
              <w:left w:w="0" w:type="dxa"/>
              <w:bottom w:w="0" w:type="dxa"/>
              <w:right w:w="0" w:type="dxa"/>
            </w:tcMar>
            <w:vAlign w:val="center"/>
          </w:tcPr>
          <w:p w14:paraId="5153052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269</w:t>
            </w:r>
          </w:p>
        </w:tc>
        <w:tc>
          <w:tcPr>
            <w:tcW w:w="3059" w:type="dxa"/>
            <w:shd w:val="clear" w:color="auto" w:fill="auto"/>
            <w:tcMar>
              <w:top w:w="0" w:type="dxa"/>
              <w:left w:w="0" w:type="dxa"/>
              <w:bottom w:w="0" w:type="dxa"/>
              <w:right w:w="0" w:type="dxa"/>
            </w:tcMar>
            <w:vAlign w:val="center"/>
          </w:tcPr>
          <w:p w14:paraId="78F87BB5"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84</w:t>
            </w:r>
          </w:p>
        </w:tc>
        <w:tc>
          <w:tcPr>
            <w:tcW w:w="1659" w:type="dxa"/>
            <w:shd w:val="clear" w:color="auto" w:fill="auto"/>
            <w:tcMar>
              <w:top w:w="0" w:type="dxa"/>
              <w:left w:w="0" w:type="dxa"/>
              <w:bottom w:w="0" w:type="dxa"/>
              <w:right w:w="0" w:type="dxa"/>
            </w:tcMar>
            <w:vAlign w:val="center"/>
          </w:tcPr>
          <w:p w14:paraId="6FAEBBD9"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31.2</w:t>
            </w:r>
          </w:p>
        </w:tc>
      </w:tr>
      <w:tr w:rsidR="004640C8" w:rsidRPr="004640C8" w14:paraId="0B942CF5" w14:textId="77777777" w:rsidTr="00222EFA">
        <w:tc>
          <w:tcPr>
            <w:tcW w:w="1841" w:type="dxa"/>
            <w:vMerge/>
            <w:tcBorders>
              <w:top w:val="single" w:sz="4" w:space="0" w:color="000000"/>
            </w:tcBorders>
            <w:shd w:val="clear" w:color="auto" w:fill="auto"/>
            <w:tcMar>
              <w:top w:w="0" w:type="dxa"/>
              <w:left w:w="0" w:type="dxa"/>
              <w:bottom w:w="0" w:type="dxa"/>
              <w:right w:w="0" w:type="dxa"/>
            </w:tcMar>
            <w:vAlign w:val="center"/>
          </w:tcPr>
          <w:p w14:paraId="6E877231"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2466" w:type="dxa"/>
            <w:vMerge/>
            <w:tcBorders>
              <w:top w:val="single" w:sz="4" w:space="0" w:color="000000"/>
            </w:tcBorders>
            <w:shd w:val="clear" w:color="auto" w:fill="auto"/>
            <w:tcMar>
              <w:top w:w="0" w:type="dxa"/>
              <w:left w:w="0" w:type="dxa"/>
              <w:bottom w:w="0" w:type="dxa"/>
              <w:right w:w="0" w:type="dxa"/>
            </w:tcMar>
            <w:vAlign w:val="center"/>
          </w:tcPr>
          <w:p w14:paraId="5D34AA8D"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1392" w:type="dxa"/>
            <w:tcBorders>
              <w:bottom w:val="single" w:sz="4" w:space="0" w:color="000000"/>
            </w:tcBorders>
            <w:shd w:val="clear" w:color="auto" w:fill="auto"/>
            <w:tcMar>
              <w:top w:w="0" w:type="dxa"/>
              <w:left w:w="0" w:type="dxa"/>
              <w:bottom w:w="0" w:type="dxa"/>
              <w:right w:w="0" w:type="dxa"/>
            </w:tcMar>
            <w:vAlign w:val="center"/>
          </w:tcPr>
          <w:p w14:paraId="487FBAAA"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Sand Point</w:t>
            </w:r>
          </w:p>
        </w:tc>
        <w:tc>
          <w:tcPr>
            <w:tcW w:w="2543" w:type="dxa"/>
            <w:tcBorders>
              <w:bottom w:val="single" w:sz="4" w:space="0" w:color="000000"/>
            </w:tcBorders>
            <w:shd w:val="clear" w:color="auto" w:fill="auto"/>
            <w:tcMar>
              <w:top w:w="0" w:type="dxa"/>
              <w:left w:w="0" w:type="dxa"/>
              <w:bottom w:w="0" w:type="dxa"/>
              <w:right w:w="0" w:type="dxa"/>
            </w:tcMar>
            <w:vAlign w:val="center"/>
          </w:tcPr>
          <w:p w14:paraId="6728E49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172</w:t>
            </w:r>
          </w:p>
        </w:tc>
        <w:tc>
          <w:tcPr>
            <w:tcW w:w="3059" w:type="dxa"/>
            <w:tcBorders>
              <w:bottom w:val="single" w:sz="4" w:space="0" w:color="000000"/>
            </w:tcBorders>
            <w:shd w:val="clear" w:color="auto" w:fill="auto"/>
            <w:tcMar>
              <w:top w:w="0" w:type="dxa"/>
              <w:left w:w="0" w:type="dxa"/>
              <w:bottom w:w="0" w:type="dxa"/>
              <w:right w:w="0" w:type="dxa"/>
            </w:tcMar>
            <w:vAlign w:val="center"/>
          </w:tcPr>
          <w:p w14:paraId="26D791F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57</w:t>
            </w:r>
          </w:p>
        </w:tc>
        <w:tc>
          <w:tcPr>
            <w:tcW w:w="1659" w:type="dxa"/>
            <w:tcBorders>
              <w:bottom w:val="single" w:sz="4" w:space="0" w:color="000000"/>
            </w:tcBorders>
            <w:shd w:val="clear" w:color="auto" w:fill="auto"/>
            <w:tcMar>
              <w:top w:w="0" w:type="dxa"/>
              <w:left w:w="0" w:type="dxa"/>
              <w:bottom w:w="0" w:type="dxa"/>
              <w:right w:w="0" w:type="dxa"/>
            </w:tcMar>
            <w:vAlign w:val="center"/>
          </w:tcPr>
          <w:p w14:paraId="3706666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33.1</w:t>
            </w:r>
          </w:p>
        </w:tc>
      </w:tr>
      <w:tr w:rsidR="004640C8" w:rsidRPr="004640C8" w14:paraId="20DF7659" w14:textId="77777777" w:rsidTr="00222EFA">
        <w:tc>
          <w:tcPr>
            <w:tcW w:w="1841"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4E8D5FC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w:t>
            </w:r>
          </w:p>
        </w:tc>
        <w:tc>
          <w:tcPr>
            <w:tcW w:w="2466"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20A179DE"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Partial</w:t>
            </w:r>
          </w:p>
        </w:tc>
        <w:tc>
          <w:tcPr>
            <w:tcW w:w="1392"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6DCD022D" w14:textId="77777777" w:rsidR="004640C8" w:rsidRPr="004640C8" w:rsidRDefault="004640C8" w:rsidP="004640C8">
            <w:pPr>
              <w:spacing w:line="240" w:lineRule="auto"/>
              <w:rPr>
                <w:rFonts w:eastAsia="Times New Roman" w:cs="Times New Roman"/>
                <w:sz w:val="24"/>
              </w:rPr>
            </w:pPr>
          </w:p>
        </w:tc>
        <w:tc>
          <w:tcPr>
            <w:tcW w:w="2543"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6CD971F4"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472</w:t>
            </w:r>
          </w:p>
        </w:tc>
        <w:tc>
          <w:tcPr>
            <w:tcW w:w="3059"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6CF59659"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150</w:t>
            </w:r>
          </w:p>
        </w:tc>
        <w:tc>
          <w:tcPr>
            <w:tcW w:w="1659" w:type="dxa"/>
            <w:tcBorders>
              <w:top w:val="single" w:sz="4" w:space="0" w:color="000000"/>
              <w:bottom w:val="single" w:sz="4" w:space="0" w:color="000000"/>
            </w:tcBorders>
            <w:shd w:val="clear" w:color="auto" w:fill="auto"/>
            <w:tcMar>
              <w:top w:w="0" w:type="dxa"/>
              <w:left w:w="0" w:type="dxa"/>
              <w:bottom w:w="0" w:type="dxa"/>
              <w:right w:w="0" w:type="dxa"/>
            </w:tcMar>
            <w:vAlign w:val="center"/>
          </w:tcPr>
          <w:p w14:paraId="2495C626"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31.8</w:t>
            </w:r>
          </w:p>
        </w:tc>
      </w:tr>
    </w:tbl>
    <w:p w14:paraId="4CD88329" w14:textId="77777777" w:rsidR="004640C8" w:rsidRDefault="004640C8" w:rsidP="00616B51">
      <w:pPr>
        <w:pStyle w:val="BodyText"/>
        <w:spacing w:line="240" w:lineRule="auto"/>
        <w:ind w:left="990" w:hanging="990"/>
      </w:pPr>
    </w:p>
    <w:p w14:paraId="6DBB8536" w14:textId="59489100" w:rsidR="003D240B" w:rsidRDefault="003D240B" w:rsidP="00616B51">
      <w:pPr>
        <w:pStyle w:val="BodyText"/>
        <w:spacing w:line="240" w:lineRule="auto"/>
        <w:ind w:left="990" w:hanging="990"/>
      </w:pPr>
    </w:p>
    <w:p w14:paraId="08DB3E37" w14:textId="77777777" w:rsidR="003D240B" w:rsidRDefault="003D240B" w:rsidP="00616B51">
      <w:pPr>
        <w:pStyle w:val="BodyText"/>
        <w:spacing w:line="240" w:lineRule="auto"/>
        <w:ind w:left="990" w:hanging="990"/>
        <w:sectPr w:rsidR="003D240B" w:rsidSect="003D240B">
          <w:pgSz w:w="15840" w:h="12240" w:orient="landscape"/>
          <w:pgMar w:top="1440" w:right="1440" w:bottom="1440" w:left="1440" w:header="720" w:footer="720" w:gutter="0"/>
          <w:cols w:space="720"/>
          <w:docGrid w:linePitch="299"/>
        </w:sectPr>
      </w:pPr>
    </w:p>
    <w:p w14:paraId="4FEFA1AA" w14:textId="0B6A60FD" w:rsidR="003D240B" w:rsidRDefault="003D240B" w:rsidP="00BE5A97">
      <w:pPr>
        <w:pStyle w:val="BodyText"/>
        <w:spacing w:line="240" w:lineRule="auto"/>
        <w:ind w:left="1170" w:hanging="1170"/>
      </w:pPr>
      <w:r w:rsidRPr="003D240B">
        <w:lastRenderedPageBreak/>
        <w:t xml:space="preserve">Table 6. -- Results of permutation </w:t>
      </w:r>
      <w:ins w:id="165" w:author="Ray Webster" w:date="2021-11-02T11:52:00Z">
        <w:r w:rsidR="00E877BC">
          <w:t>randomization</w:t>
        </w:r>
        <w:r w:rsidR="00E877BC" w:rsidRPr="003D240B">
          <w:t xml:space="preserve"> </w:t>
        </w:r>
      </w:ins>
      <w:r w:rsidRPr="003D240B">
        <w:t>tests between monitored and unmonitored trips in the 2020 trip-selection strata. OD: Observed difference (monitored - unmonitored)</w:t>
      </w:r>
      <w:r>
        <w:t>.</w:t>
      </w:r>
    </w:p>
    <w:tbl>
      <w:tblPr>
        <w:tblW w:w="13650" w:type="dxa"/>
        <w:tblLayout w:type="fixed"/>
        <w:tblLook w:val="0400" w:firstRow="0" w:lastRow="0" w:firstColumn="0" w:lastColumn="0" w:noHBand="0" w:noVBand="1"/>
      </w:tblPr>
      <w:tblGrid>
        <w:gridCol w:w="986"/>
        <w:gridCol w:w="1107"/>
        <w:gridCol w:w="1335"/>
        <w:gridCol w:w="898"/>
        <w:gridCol w:w="1391"/>
        <w:gridCol w:w="1291"/>
        <w:gridCol w:w="1803"/>
        <w:gridCol w:w="1594"/>
        <w:gridCol w:w="1467"/>
        <w:gridCol w:w="1778"/>
      </w:tblGrid>
      <w:tr w:rsidR="0037770F" w:rsidRPr="001F4DAA" w14:paraId="2820BEF0" w14:textId="77777777" w:rsidTr="00222EFA">
        <w:trPr>
          <w:trHeight w:val="202"/>
        </w:trPr>
        <w:tc>
          <w:tcPr>
            <w:tcW w:w="986" w:type="dxa"/>
            <w:tcBorders>
              <w:bottom w:val="single" w:sz="4" w:space="0" w:color="000000"/>
            </w:tcBorders>
            <w:shd w:val="clear" w:color="auto" w:fill="FFFFFF"/>
            <w:tcMar>
              <w:top w:w="150" w:type="dxa"/>
              <w:left w:w="75" w:type="dxa"/>
              <w:bottom w:w="150" w:type="dxa"/>
              <w:right w:w="75" w:type="dxa"/>
            </w:tcMar>
            <w:vAlign w:val="bottom"/>
          </w:tcPr>
          <w:p w14:paraId="4097062C" w14:textId="77777777" w:rsidR="0037770F" w:rsidRPr="000939E8" w:rsidRDefault="0037770F" w:rsidP="0037770F">
            <w:pPr>
              <w:spacing w:line="240" w:lineRule="auto"/>
              <w:rPr>
                <w:rFonts w:eastAsia="Times New Roman" w:cs="Times New Roman"/>
                <w:b/>
                <w:sz w:val="20"/>
                <w:szCs w:val="20"/>
              </w:rPr>
            </w:pPr>
            <w:r w:rsidRPr="000939E8">
              <w:rPr>
                <w:rFonts w:eastAsia="Times New Roman" w:cs="Times New Roman"/>
                <w:b/>
                <w:sz w:val="20"/>
                <w:szCs w:val="20"/>
              </w:rPr>
              <w:t>Strata</w:t>
            </w:r>
          </w:p>
        </w:tc>
        <w:tc>
          <w:tcPr>
            <w:tcW w:w="1107" w:type="dxa"/>
            <w:tcBorders>
              <w:bottom w:val="single" w:sz="4" w:space="0" w:color="000000"/>
            </w:tcBorders>
            <w:shd w:val="clear" w:color="auto" w:fill="FFFFFF"/>
            <w:tcMar>
              <w:top w:w="150" w:type="dxa"/>
              <w:left w:w="75" w:type="dxa"/>
              <w:bottom w:w="150" w:type="dxa"/>
              <w:right w:w="75" w:type="dxa"/>
            </w:tcMar>
            <w:vAlign w:val="bottom"/>
          </w:tcPr>
          <w:p w14:paraId="7CD4A883"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Observed</w:t>
            </w:r>
          </w:p>
        </w:tc>
        <w:tc>
          <w:tcPr>
            <w:tcW w:w="1335" w:type="dxa"/>
            <w:tcBorders>
              <w:bottom w:val="single" w:sz="4" w:space="0" w:color="000000"/>
            </w:tcBorders>
            <w:shd w:val="clear" w:color="auto" w:fill="FFFFFF"/>
            <w:tcMar>
              <w:top w:w="150" w:type="dxa"/>
              <w:left w:w="75" w:type="dxa"/>
              <w:bottom w:w="150" w:type="dxa"/>
              <w:right w:w="75" w:type="dxa"/>
            </w:tcMar>
            <w:vAlign w:val="bottom"/>
          </w:tcPr>
          <w:p w14:paraId="0551A454"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Unobserved</w:t>
            </w:r>
          </w:p>
        </w:tc>
        <w:tc>
          <w:tcPr>
            <w:tcW w:w="898" w:type="dxa"/>
            <w:tcBorders>
              <w:bottom w:val="single" w:sz="4" w:space="0" w:color="000000"/>
            </w:tcBorders>
            <w:shd w:val="clear" w:color="auto" w:fill="FFFFFF"/>
            <w:tcMar>
              <w:top w:w="150" w:type="dxa"/>
              <w:left w:w="75" w:type="dxa"/>
              <w:bottom w:w="150" w:type="dxa"/>
              <w:right w:w="75" w:type="dxa"/>
            </w:tcMar>
            <w:vAlign w:val="bottom"/>
          </w:tcPr>
          <w:p w14:paraId="2819CC03" w14:textId="77777777" w:rsidR="0037770F" w:rsidRPr="000939E8" w:rsidRDefault="0037770F" w:rsidP="0037770F">
            <w:pPr>
              <w:spacing w:line="240" w:lineRule="auto"/>
              <w:rPr>
                <w:rFonts w:eastAsia="Times New Roman" w:cs="Times New Roman"/>
                <w:b/>
                <w:sz w:val="20"/>
                <w:szCs w:val="20"/>
              </w:rPr>
            </w:pPr>
            <w:r w:rsidRPr="000939E8">
              <w:rPr>
                <w:rFonts w:eastAsia="Times New Roman" w:cs="Times New Roman"/>
                <w:b/>
                <w:sz w:val="20"/>
                <w:szCs w:val="20"/>
              </w:rPr>
              <w:t>Metric</w:t>
            </w:r>
          </w:p>
        </w:tc>
        <w:tc>
          <w:tcPr>
            <w:tcW w:w="1391" w:type="dxa"/>
            <w:tcBorders>
              <w:bottom w:val="single" w:sz="4" w:space="0" w:color="000000"/>
            </w:tcBorders>
            <w:shd w:val="clear" w:color="auto" w:fill="FFFFFF"/>
            <w:tcMar>
              <w:top w:w="150" w:type="dxa"/>
              <w:left w:w="75" w:type="dxa"/>
              <w:bottom w:w="150" w:type="dxa"/>
              <w:right w:w="75" w:type="dxa"/>
            </w:tcMar>
            <w:vAlign w:val="bottom"/>
          </w:tcPr>
          <w:p w14:paraId="00B449FD"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NMFS areas</w:t>
            </w:r>
          </w:p>
        </w:tc>
        <w:tc>
          <w:tcPr>
            <w:tcW w:w="1291" w:type="dxa"/>
            <w:tcBorders>
              <w:bottom w:val="single" w:sz="4" w:space="0" w:color="000000"/>
            </w:tcBorders>
            <w:shd w:val="clear" w:color="auto" w:fill="FFFFFF"/>
            <w:tcMar>
              <w:top w:w="150" w:type="dxa"/>
              <w:left w:w="75" w:type="dxa"/>
              <w:bottom w:w="150" w:type="dxa"/>
              <w:right w:w="75" w:type="dxa"/>
            </w:tcMar>
            <w:vAlign w:val="bottom"/>
          </w:tcPr>
          <w:p w14:paraId="1F87198C"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Days fished</w:t>
            </w:r>
          </w:p>
        </w:tc>
        <w:tc>
          <w:tcPr>
            <w:tcW w:w="1803" w:type="dxa"/>
            <w:tcBorders>
              <w:bottom w:val="single" w:sz="4" w:space="0" w:color="000000"/>
            </w:tcBorders>
            <w:shd w:val="clear" w:color="auto" w:fill="FFFFFF"/>
            <w:tcMar>
              <w:top w:w="150" w:type="dxa"/>
              <w:left w:w="75" w:type="dxa"/>
              <w:bottom w:w="150" w:type="dxa"/>
              <w:right w:w="75" w:type="dxa"/>
            </w:tcMar>
            <w:vAlign w:val="bottom"/>
          </w:tcPr>
          <w:p w14:paraId="1CEBD0E7" w14:textId="7DF2C349"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Vessel length (</w:t>
            </w:r>
            <w:proofErr w:type="spellStart"/>
            <w:r w:rsidR="00976AC4" w:rsidRPr="000939E8">
              <w:rPr>
                <w:rFonts w:eastAsia="Times New Roman" w:cs="Times New Roman"/>
                <w:b/>
                <w:sz w:val="20"/>
                <w:szCs w:val="20"/>
              </w:rPr>
              <w:t>ft</w:t>
            </w:r>
            <w:proofErr w:type="spellEnd"/>
            <w:r w:rsidRPr="000939E8">
              <w:rPr>
                <w:rFonts w:eastAsia="Times New Roman" w:cs="Times New Roman"/>
                <w:b/>
                <w:sz w:val="20"/>
                <w:szCs w:val="20"/>
              </w:rPr>
              <w:t>)</w:t>
            </w:r>
          </w:p>
        </w:tc>
        <w:tc>
          <w:tcPr>
            <w:tcW w:w="1594" w:type="dxa"/>
            <w:tcBorders>
              <w:bottom w:val="single" w:sz="4" w:space="0" w:color="000000"/>
            </w:tcBorders>
            <w:shd w:val="clear" w:color="auto" w:fill="FFFFFF"/>
            <w:tcMar>
              <w:top w:w="150" w:type="dxa"/>
              <w:left w:w="75" w:type="dxa"/>
              <w:bottom w:w="150" w:type="dxa"/>
              <w:right w:w="75" w:type="dxa"/>
            </w:tcMar>
            <w:vAlign w:val="bottom"/>
          </w:tcPr>
          <w:p w14:paraId="1DB9E003"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Species landed</w:t>
            </w:r>
          </w:p>
        </w:tc>
        <w:tc>
          <w:tcPr>
            <w:tcW w:w="1467" w:type="dxa"/>
            <w:tcBorders>
              <w:bottom w:val="single" w:sz="4" w:space="0" w:color="000000"/>
            </w:tcBorders>
            <w:shd w:val="clear" w:color="auto" w:fill="FFFFFF"/>
            <w:tcMar>
              <w:top w:w="150" w:type="dxa"/>
              <w:left w:w="75" w:type="dxa"/>
              <w:bottom w:w="150" w:type="dxa"/>
              <w:right w:w="75" w:type="dxa"/>
            </w:tcMar>
            <w:vAlign w:val="bottom"/>
          </w:tcPr>
          <w:p w14:paraId="7ED383C1" w14:textId="77777777" w:rsidR="0037770F" w:rsidRPr="000939E8" w:rsidRDefault="0037770F" w:rsidP="0037770F">
            <w:pPr>
              <w:spacing w:line="240" w:lineRule="auto"/>
              <w:jc w:val="right"/>
              <w:rPr>
                <w:rFonts w:eastAsia="Times New Roman" w:cs="Times New Roman"/>
                <w:b/>
                <w:sz w:val="20"/>
                <w:szCs w:val="20"/>
              </w:rPr>
            </w:pPr>
            <w:proofErr w:type="spellStart"/>
            <w:r w:rsidRPr="000939E8">
              <w:rPr>
                <w:rFonts w:eastAsia="Times New Roman" w:cs="Times New Roman"/>
                <w:b/>
                <w:sz w:val="20"/>
                <w:szCs w:val="20"/>
              </w:rPr>
              <w:t>pMax</w:t>
            </w:r>
            <w:proofErr w:type="spellEnd"/>
            <w:r w:rsidRPr="000939E8">
              <w:rPr>
                <w:rFonts w:eastAsia="Times New Roman" w:cs="Times New Roman"/>
                <w:b/>
                <w:sz w:val="20"/>
                <w:szCs w:val="20"/>
              </w:rPr>
              <w:t xml:space="preserve"> species</w:t>
            </w:r>
          </w:p>
        </w:tc>
        <w:tc>
          <w:tcPr>
            <w:tcW w:w="1778" w:type="dxa"/>
            <w:tcBorders>
              <w:bottom w:val="single" w:sz="4" w:space="0" w:color="000000"/>
            </w:tcBorders>
            <w:shd w:val="clear" w:color="auto" w:fill="FFFFFF"/>
            <w:tcMar>
              <w:top w:w="150" w:type="dxa"/>
              <w:left w:w="75" w:type="dxa"/>
              <w:bottom w:w="150" w:type="dxa"/>
              <w:right w:w="75" w:type="dxa"/>
            </w:tcMar>
            <w:vAlign w:val="bottom"/>
          </w:tcPr>
          <w:p w14:paraId="13726F33"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Landed catch (t)</w:t>
            </w:r>
          </w:p>
        </w:tc>
      </w:tr>
      <w:tr w:rsidR="0037770F" w:rsidRPr="001F4DAA" w14:paraId="791F8BE3" w14:textId="77777777" w:rsidTr="00222EFA">
        <w:trPr>
          <w:trHeight w:val="202"/>
        </w:trPr>
        <w:tc>
          <w:tcPr>
            <w:tcW w:w="986" w:type="dxa"/>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0B49B4A3"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HAL</w:t>
            </w:r>
          </w:p>
        </w:tc>
        <w:tc>
          <w:tcPr>
            <w:tcW w:w="1107" w:type="dxa"/>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25A3949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104</w:t>
            </w:r>
          </w:p>
        </w:tc>
        <w:tc>
          <w:tcPr>
            <w:tcW w:w="1335" w:type="dxa"/>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0F87B08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1,374</w:t>
            </w:r>
          </w:p>
        </w:tc>
        <w:tc>
          <w:tcPr>
            <w:tcW w:w="898" w:type="dxa"/>
            <w:tcBorders>
              <w:top w:val="single" w:sz="4" w:space="0" w:color="000000"/>
            </w:tcBorders>
            <w:shd w:val="clear" w:color="auto" w:fill="FFFFFF"/>
            <w:tcMar>
              <w:top w:w="105" w:type="dxa"/>
              <w:left w:w="75" w:type="dxa"/>
              <w:bottom w:w="105" w:type="dxa"/>
              <w:right w:w="75" w:type="dxa"/>
            </w:tcMar>
            <w:vAlign w:val="center"/>
          </w:tcPr>
          <w:p w14:paraId="638D19AA"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1391" w:type="dxa"/>
            <w:tcBorders>
              <w:top w:val="single" w:sz="4" w:space="0" w:color="000000"/>
            </w:tcBorders>
            <w:shd w:val="clear" w:color="auto" w:fill="FFFFFF"/>
            <w:tcMar>
              <w:top w:w="105" w:type="dxa"/>
              <w:left w:w="75" w:type="dxa"/>
              <w:bottom w:w="105" w:type="dxa"/>
              <w:right w:w="75" w:type="dxa"/>
            </w:tcMar>
            <w:vAlign w:val="center"/>
          </w:tcPr>
          <w:p w14:paraId="371E860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0.009</w:t>
            </w:r>
          </w:p>
        </w:tc>
        <w:tc>
          <w:tcPr>
            <w:tcW w:w="1291" w:type="dxa"/>
            <w:tcBorders>
              <w:top w:val="single" w:sz="4" w:space="0" w:color="000000"/>
            </w:tcBorders>
            <w:shd w:val="clear" w:color="auto" w:fill="FFFFFF"/>
            <w:tcMar>
              <w:top w:w="105" w:type="dxa"/>
              <w:left w:w="75" w:type="dxa"/>
              <w:bottom w:w="105" w:type="dxa"/>
              <w:right w:w="75" w:type="dxa"/>
            </w:tcMar>
            <w:vAlign w:val="center"/>
          </w:tcPr>
          <w:p w14:paraId="2909346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-1.276</w:t>
            </w:r>
          </w:p>
        </w:tc>
        <w:tc>
          <w:tcPr>
            <w:tcW w:w="1803" w:type="dxa"/>
            <w:tcBorders>
              <w:top w:val="single" w:sz="4" w:space="0" w:color="000000"/>
            </w:tcBorders>
            <w:shd w:val="clear" w:color="auto" w:fill="FFFFFF"/>
            <w:tcMar>
              <w:top w:w="105" w:type="dxa"/>
              <w:left w:w="75" w:type="dxa"/>
              <w:bottom w:w="105" w:type="dxa"/>
              <w:right w:w="75" w:type="dxa"/>
            </w:tcMar>
            <w:vAlign w:val="center"/>
          </w:tcPr>
          <w:p w14:paraId="612D310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-0.680</w:t>
            </w:r>
          </w:p>
        </w:tc>
        <w:tc>
          <w:tcPr>
            <w:tcW w:w="1594" w:type="dxa"/>
            <w:tcBorders>
              <w:top w:val="single" w:sz="4" w:space="0" w:color="000000"/>
            </w:tcBorders>
            <w:shd w:val="clear" w:color="auto" w:fill="FFFFFF"/>
            <w:tcMar>
              <w:top w:w="105" w:type="dxa"/>
              <w:left w:w="75" w:type="dxa"/>
              <w:bottom w:w="105" w:type="dxa"/>
              <w:right w:w="75" w:type="dxa"/>
            </w:tcMar>
            <w:vAlign w:val="center"/>
          </w:tcPr>
          <w:p w14:paraId="1DBEEE4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0.247</w:t>
            </w:r>
          </w:p>
        </w:tc>
        <w:tc>
          <w:tcPr>
            <w:tcW w:w="1467" w:type="dxa"/>
            <w:tcBorders>
              <w:top w:val="single" w:sz="4" w:space="0" w:color="000000"/>
            </w:tcBorders>
            <w:shd w:val="clear" w:color="auto" w:fill="FFFFFF"/>
            <w:tcMar>
              <w:top w:w="105" w:type="dxa"/>
              <w:left w:w="75" w:type="dxa"/>
              <w:bottom w:w="105" w:type="dxa"/>
              <w:right w:w="75" w:type="dxa"/>
            </w:tcMar>
            <w:vAlign w:val="center"/>
          </w:tcPr>
          <w:p w14:paraId="40C7E2A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-0.018</w:t>
            </w:r>
          </w:p>
        </w:tc>
        <w:tc>
          <w:tcPr>
            <w:tcW w:w="1778" w:type="dxa"/>
            <w:tcBorders>
              <w:top w:val="single" w:sz="4" w:space="0" w:color="000000"/>
            </w:tcBorders>
            <w:shd w:val="clear" w:color="auto" w:fill="FFFFFF"/>
            <w:tcMar>
              <w:top w:w="105" w:type="dxa"/>
              <w:left w:w="75" w:type="dxa"/>
              <w:bottom w:w="105" w:type="dxa"/>
              <w:right w:w="75" w:type="dxa"/>
            </w:tcMar>
            <w:vAlign w:val="center"/>
          </w:tcPr>
          <w:p w14:paraId="4F4DDCE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-1.083</w:t>
            </w:r>
          </w:p>
        </w:tc>
      </w:tr>
      <w:tr w:rsidR="0037770F" w:rsidRPr="001F4DAA" w14:paraId="266073A1" w14:textId="77777777" w:rsidTr="00222EFA">
        <w:trPr>
          <w:trHeight w:val="202"/>
        </w:trPr>
        <w:tc>
          <w:tcPr>
            <w:tcW w:w="986"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4A466FBC"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0B396B46"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34D50617"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shd w:val="clear" w:color="auto" w:fill="FFFFFF"/>
            <w:tcMar>
              <w:top w:w="105" w:type="dxa"/>
              <w:left w:w="75" w:type="dxa"/>
              <w:bottom w:w="105" w:type="dxa"/>
              <w:right w:w="75" w:type="dxa"/>
            </w:tcMar>
            <w:vAlign w:val="center"/>
          </w:tcPr>
          <w:p w14:paraId="6B5779E4"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1391" w:type="dxa"/>
            <w:shd w:val="clear" w:color="auto" w:fill="FFFFFF"/>
            <w:tcMar>
              <w:top w:w="105" w:type="dxa"/>
              <w:left w:w="75" w:type="dxa"/>
              <w:bottom w:w="105" w:type="dxa"/>
              <w:right w:w="75" w:type="dxa"/>
            </w:tcMar>
            <w:vAlign w:val="center"/>
          </w:tcPr>
          <w:p w14:paraId="15EC225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0.766</w:t>
            </w:r>
          </w:p>
        </w:tc>
        <w:tc>
          <w:tcPr>
            <w:tcW w:w="1291" w:type="dxa"/>
            <w:shd w:val="clear" w:color="auto" w:fill="FFFFFF"/>
            <w:tcMar>
              <w:top w:w="105" w:type="dxa"/>
              <w:left w:w="75" w:type="dxa"/>
              <w:bottom w:w="105" w:type="dxa"/>
              <w:right w:w="75" w:type="dxa"/>
            </w:tcMar>
            <w:vAlign w:val="center"/>
          </w:tcPr>
          <w:p w14:paraId="1EEEC0B9"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-23.287</w:t>
            </w:r>
          </w:p>
        </w:tc>
        <w:tc>
          <w:tcPr>
            <w:tcW w:w="1803" w:type="dxa"/>
            <w:shd w:val="clear" w:color="auto" w:fill="FFFFFF"/>
            <w:tcMar>
              <w:top w:w="105" w:type="dxa"/>
              <w:left w:w="75" w:type="dxa"/>
              <w:bottom w:w="105" w:type="dxa"/>
              <w:right w:w="75" w:type="dxa"/>
            </w:tcMar>
            <w:vAlign w:val="center"/>
          </w:tcPr>
          <w:p w14:paraId="48642D8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-1.240</w:t>
            </w:r>
          </w:p>
        </w:tc>
        <w:tc>
          <w:tcPr>
            <w:tcW w:w="1594" w:type="dxa"/>
            <w:shd w:val="clear" w:color="auto" w:fill="FFFFFF"/>
            <w:tcMar>
              <w:top w:w="105" w:type="dxa"/>
              <w:left w:w="75" w:type="dxa"/>
              <w:bottom w:w="105" w:type="dxa"/>
              <w:right w:w="75" w:type="dxa"/>
            </w:tcMar>
            <w:vAlign w:val="center"/>
          </w:tcPr>
          <w:p w14:paraId="4632A5D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6.840</w:t>
            </w:r>
          </w:p>
        </w:tc>
        <w:tc>
          <w:tcPr>
            <w:tcW w:w="1467" w:type="dxa"/>
            <w:shd w:val="clear" w:color="auto" w:fill="FFFFFF"/>
            <w:tcMar>
              <w:top w:w="105" w:type="dxa"/>
              <w:left w:w="75" w:type="dxa"/>
              <w:bottom w:w="105" w:type="dxa"/>
              <w:right w:w="75" w:type="dxa"/>
            </w:tcMar>
            <w:vAlign w:val="center"/>
          </w:tcPr>
          <w:p w14:paraId="2010621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-2.011</w:t>
            </w:r>
          </w:p>
        </w:tc>
        <w:tc>
          <w:tcPr>
            <w:tcW w:w="1778" w:type="dxa"/>
            <w:shd w:val="clear" w:color="auto" w:fill="FFFFFF"/>
            <w:tcMar>
              <w:top w:w="105" w:type="dxa"/>
              <w:left w:w="75" w:type="dxa"/>
              <w:bottom w:w="105" w:type="dxa"/>
              <w:right w:w="75" w:type="dxa"/>
            </w:tcMar>
            <w:vAlign w:val="center"/>
          </w:tcPr>
          <w:p w14:paraId="2F8F454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-16.401</w:t>
            </w:r>
          </w:p>
        </w:tc>
      </w:tr>
      <w:tr w:rsidR="0037770F" w:rsidRPr="001F4DAA" w14:paraId="397A11B0" w14:textId="77777777" w:rsidTr="00222EFA">
        <w:trPr>
          <w:trHeight w:val="202"/>
        </w:trPr>
        <w:tc>
          <w:tcPr>
            <w:tcW w:w="986"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5D40B6FC"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16B8D70A"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4C1E46EA"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tcBorders>
              <w:bottom w:val="single" w:sz="4" w:space="0" w:color="000000"/>
            </w:tcBorders>
            <w:shd w:val="clear" w:color="auto" w:fill="FFFFFF"/>
            <w:tcMar>
              <w:top w:w="105" w:type="dxa"/>
              <w:left w:w="75" w:type="dxa"/>
              <w:bottom w:w="105" w:type="dxa"/>
              <w:right w:w="75" w:type="dxa"/>
            </w:tcMar>
            <w:vAlign w:val="center"/>
          </w:tcPr>
          <w:p w14:paraId="40936642"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1391" w:type="dxa"/>
            <w:tcBorders>
              <w:bottom w:val="single" w:sz="4" w:space="0" w:color="000000"/>
            </w:tcBorders>
            <w:shd w:val="clear" w:color="auto" w:fill="FFFFFF"/>
            <w:tcMar>
              <w:top w:w="105" w:type="dxa"/>
              <w:left w:w="75" w:type="dxa"/>
              <w:bottom w:w="105" w:type="dxa"/>
              <w:right w:w="75" w:type="dxa"/>
            </w:tcMar>
            <w:vAlign w:val="center"/>
          </w:tcPr>
          <w:p w14:paraId="71C6D75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291" w:type="dxa"/>
            <w:tcBorders>
              <w:bottom w:val="single" w:sz="4" w:space="0" w:color="000000"/>
            </w:tcBorders>
            <w:shd w:val="clear" w:color="auto" w:fill="FFFFFF"/>
            <w:tcMar>
              <w:top w:w="105" w:type="dxa"/>
              <w:left w:w="75" w:type="dxa"/>
              <w:bottom w:w="105" w:type="dxa"/>
              <w:right w:w="75" w:type="dxa"/>
            </w:tcMar>
            <w:vAlign w:val="center"/>
          </w:tcPr>
          <w:p w14:paraId="74408EA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&lt; 0.001*</w:t>
            </w:r>
          </w:p>
        </w:tc>
        <w:tc>
          <w:tcPr>
            <w:tcW w:w="1803" w:type="dxa"/>
            <w:tcBorders>
              <w:bottom w:val="single" w:sz="4" w:space="0" w:color="000000"/>
            </w:tcBorders>
            <w:shd w:val="clear" w:color="auto" w:fill="FFFFFF"/>
            <w:tcMar>
              <w:top w:w="105" w:type="dxa"/>
              <w:left w:w="75" w:type="dxa"/>
              <w:bottom w:w="105" w:type="dxa"/>
              <w:right w:w="75" w:type="dxa"/>
            </w:tcMar>
            <w:vAlign w:val="center"/>
          </w:tcPr>
          <w:p w14:paraId="6BAE942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594" w:type="dxa"/>
            <w:tcBorders>
              <w:bottom w:val="single" w:sz="4" w:space="0" w:color="000000"/>
            </w:tcBorders>
            <w:shd w:val="clear" w:color="auto" w:fill="FFFFFF"/>
            <w:tcMar>
              <w:top w:w="105" w:type="dxa"/>
              <w:left w:w="75" w:type="dxa"/>
              <w:bottom w:w="105" w:type="dxa"/>
              <w:right w:w="75" w:type="dxa"/>
            </w:tcMar>
            <w:vAlign w:val="center"/>
          </w:tcPr>
          <w:p w14:paraId="2375BDF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467" w:type="dxa"/>
            <w:tcBorders>
              <w:bottom w:val="single" w:sz="4" w:space="0" w:color="000000"/>
            </w:tcBorders>
            <w:shd w:val="clear" w:color="auto" w:fill="FFFFFF"/>
            <w:tcMar>
              <w:top w:w="105" w:type="dxa"/>
              <w:left w:w="75" w:type="dxa"/>
              <w:bottom w:w="105" w:type="dxa"/>
              <w:right w:w="75" w:type="dxa"/>
            </w:tcMar>
            <w:vAlign w:val="center"/>
          </w:tcPr>
          <w:p w14:paraId="77063A1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778" w:type="dxa"/>
            <w:tcBorders>
              <w:bottom w:val="single" w:sz="4" w:space="0" w:color="000000"/>
            </w:tcBorders>
            <w:shd w:val="clear" w:color="auto" w:fill="FFFFFF"/>
            <w:tcMar>
              <w:top w:w="105" w:type="dxa"/>
              <w:left w:w="75" w:type="dxa"/>
              <w:bottom w:w="105" w:type="dxa"/>
              <w:right w:w="75" w:type="dxa"/>
            </w:tcMar>
            <w:vAlign w:val="center"/>
          </w:tcPr>
          <w:p w14:paraId="44EFAAD9"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0.438</w:t>
            </w:r>
          </w:p>
        </w:tc>
      </w:tr>
      <w:tr w:rsidR="0037770F" w:rsidRPr="001F4DAA" w14:paraId="5D4872CC" w14:textId="77777777" w:rsidTr="00222EFA">
        <w:trPr>
          <w:trHeight w:val="202"/>
        </w:trPr>
        <w:tc>
          <w:tcPr>
            <w:tcW w:w="986" w:type="dxa"/>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1B055206"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EM HAL</w:t>
            </w:r>
          </w:p>
        </w:tc>
        <w:tc>
          <w:tcPr>
            <w:tcW w:w="1107" w:type="dxa"/>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362875C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193</w:t>
            </w:r>
          </w:p>
        </w:tc>
        <w:tc>
          <w:tcPr>
            <w:tcW w:w="1335" w:type="dxa"/>
            <w:vMerge w:val="restart"/>
            <w:tcBorders>
              <w:bottom w:val="single" w:sz="4" w:space="0" w:color="000000"/>
            </w:tcBorders>
            <w:shd w:val="clear" w:color="auto" w:fill="FFFFFF"/>
            <w:tcMar>
              <w:top w:w="105" w:type="dxa"/>
              <w:left w:w="75" w:type="dxa"/>
              <w:bottom w:w="105" w:type="dxa"/>
              <w:right w:w="75" w:type="dxa"/>
            </w:tcMar>
            <w:vAlign w:val="center"/>
          </w:tcPr>
          <w:p w14:paraId="493B966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450</w:t>
            </w:r>
          </w:p>
        </w:tc>
        <w:tc>
          <w:tcPr>
            <w:tcW w:w="898" w:type="dxa"/>
            <w:tcBorders>
              <w:top w:val="single" w:sz="4" w:space="0" w:color="000000"/>
            </w:tcBorders>
            <w:shd w:val="clear" w:color="auto" w:fill="FFFFFF"/>
            <w:tcMar>
              <w:top w:w="105" w:type="dxa"/>
              <w:left w:w="75" w:type="dxa"/>
              <w:bottom w:w="105" w:type="dxa"/>
              <w:right w:w="75" w:type="dxa"/>
            </w:tcMar>
            <w:vAlign w:val="center"/>
          </w:tcPr>
          <w:p w14:paraId="0E05ED53"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1391" w:type="dxa"/>
            <w:tcBorders>
              <w:top w:val="single" w:sz="4" w:space="0" w:color="000000"/>
            </w:tcBorders>
            <w:shd w:val="clear" w:color="auto" w:fill="FFFFFF"/>
            <w:tcMar>
              <w:top w:w="105" w:type="dxa"/>
              <w:left w:w="75" w:type="dxa"/>
              <w:bottom w:w="105" w:type="dxa"/>
              <w:right w:w="75" w:type="dxa"/>
            </w:tcMar>
            <w:vAlign w:val="center"/>
          </w:tcPr>
          <w:p w14:paraId="146E3EF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0.013</w:t>
            </w:r>
          </w:p>
        </w:tc>
        <w:tc>
          <w:tcPr>
            <w:tcW w:w="1291" w:type="dxa"/>
            <w:tcBorders>
              <w:top w:val="single" w:sz="4" w:space="0" w:color="000000"/>
            </w:tcBorders>
            <w:shd w:val="clear" w:color="auto" w:fill="FFFFFF"/>
            <w:tcMar>
              <w:top w:w="105" w:type="dxa"/>
              <w:left w:w="75" w:type="dxa"/>
              <w:bottom w:w="105" w:type="dxa"/>
              <w:right w:w="75" w:type="dxa"/>
            </w:tcMar>
            <w:vAlign w:val="center"/>
          </w:tcPr>
          <w:p w14:paraId="6471DA26"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-0.001</w:t>
            </w:r>
          </w:p>
        </w:tc>
        <w:tc>
          <w:tcPr>
            <w:tcW w:w="1803" w:type="dxa"/>
            <w:tcBorders>
              <w:top w:val="single" w:sz="4" w:space="0" w:color="000000"/>
            </w:tcBorders>
            <w:shd w:val="clear" w:color="auto" w:fill="FFFFFF"/>
            <w:tcMar>
              <w:top w:w="105" w:type="dxa"/>
              <w:left w:w="75" w:type="dxa"/>
              <w:bottom w:w="105" w:type="dxa"/>
              <w:right w:w="75" w:type="dxa"/>
            </w:tcMar>
            <w:vAlign w:val="center"/>
          </w:tcPr>
          <w:p w14:paraId="7ECAD6E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1.845</w:t>
            </w:r>
          </w:p>
        </w:tc>
        <w:tc>
          <w:tcPr>
            <w:tcW w:w="1594" w:type="dxa"/>
            <w:tcBorders>
              <w:top w:val="single" w:sz="4" w:space="0" w:color="000000"/>
            </w:tcBorders>
            <w:shd w:val="clear" w:color="auto" w:fill="FFFFFF"/>
            <w:tcMar>
              <w:top w:w="105" w:type="dxa"/>
              <w:left w:w="75" w:type="dxa"/>
              <w:bottom w:w="105" w:type="dxa"/>
              <w:right w:w="75" w:type="dxa"/>
            </w:tcMar>
            <w:vAlign w:val="center"/>
          </w:tcPr>
          <w:p w14:paraId="46A2E90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0.262</w:t>
            </w:r>
          </w:p>
        </w:tc>
        <w:tc>
          <w:tcPr>
            <w:tcW w:w="1467" w:type="dxa"/>
            <w:tcBorders>
              <w:top w:val="single" w:sz="4" w:space="0" w:color="000000"/>
            </w:tcBorders>
            <w:shd w:val="clear" w:color="auto" w:fill="FFFFFF"/>
            <w:tcMar>
              <w:top w:w="105" w:type="dxa"/>
              <w:left w:w="75" w:type="dxa"/>
              <w:bottom w:w="105" w:type="dxa"/>
              <w:right w:w="75" w:type="dxa"/>
            </w:tcMar>
            <w:vAlign w:val="center"/>
          </w:tcPr>
          <w:p w14:paraId="72D2A9A6"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-0.010</w:t>
            </w:r>
          </w:p>
        </w:tc>
        <w:tc>
          <w:tcPr>
            <w:tcW w:w="1778" w:type="dxa"/>
            <w:tcBorders>
              <w:top w:val="single" w:sz="4" w:space="0" w:color="000000"/>
            </w:tcBorders>
            <w:shd w:val="clear" w:color="auto" w:fill="FFFFFF"/>
            <w:tcMar>
              <w:top w:w="105" w:type="dxa"/>
              <w:left w:w="75" w:type="dxa"/>
              <w:bottom w:w="105" w:type="dxa"/>
              <w:right w:w="75" w:type="dxa"/>
            </w:tcMar>
            <w:vAlign w:val="center"/>
          </w:tcPr>
          <w:p w14:paraId="16C34C0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0.165</w:t>
            </w:r>
          </w:p>
        </w:tc>
      </w:tr>
      <w:tr w:rsidR="0037770F" w:rsidRPr="001F4DAA" w14:paraId="149ABF87" w14:textId="77777777" w:rsidTr="00222EFA">
        <w:trPr>
          <w:trHeight w:val="202"/>
        </w:trPr>
        <w:tc>
          <w:tcPr>
            <w:tcW w:w="986"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3F68D62C"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33ED3C90"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bottom w:val="single" w:sz="4" w:space="0" w:color="000000"/>
            </w:tcBorders>
            <w:shd w:val="clear" w:color="auto" w:fill="FFFFFF"/>
            <w:tcMar>
              <w:top w:w="105" w:type="dxa"/>
              <w:left w:w="75" w:type="dxa"/>
              <w:bottom w:w="105" w:type="dxa"/>
              <w:right w:w="75" w:type="dxa"/>
            </w:tcMar>
            <w:vAlign w:val="center"/>
          </w:tcPr>
          <w:p w14:paraId="2F392D57"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shd w:val="clear" w:color="auto" w:fill="FFFFFF"/>
            <w:tcMar>
              <w:top w:w="105" w:type="dxa"/>
              <w:left w:w="75" w:type="dxa"/>
              <w:bottom w:w="105" w:type="dxa"/>
              <w:right w:w="75" w:type="dxa"/>
            </w:tcMar>
            <w:vAlign w:val="center"/>
          </w:tcPr>
          <w:p w14:paraId="3F8D31F4"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1391" w:type="dxa"/>
            <w:shd w:val="clear" w:color="auto" w:fill="FFFFFF"/>
            <w:tcMar>
              <w:top w:w="105" w:type="dxa"/>
              <w:left w:w="75" w:type="dxa"/>
              <w:bottom w:w="105" w:type="dxa"/>
              <w:right w:w="75" w:type="dxa"/>
            </w:tcMar>
            <w:vAlign w:val="center"/>
          </w:tcPr>
          <w:p w14:paraId="26C2453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1.165</w:t>
            </w:r>
          </w:p>
        </w:tc>
        <w:tc>
          <w:tcPr>
            <w:tcW w:w="1291" w:type="dxa"/>
            <w:shd w:val="clear" w:color="auto" w:fill="FFFFFF"/>
            <w:tcMar>
              <w:top w:w="105" w:type="dxa"/>
              <w:left w:w="75" w:type="dxa"/>
              <w:bottom w:w="105" w:type="dxa"/>
              <w:right w:w="75" w:type="dxa"/>
            </w:tcMar>
            <w:vAlign w:val="center"/>
          </w:tcPr>
          <w:p w14:paraId="05E543B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-0.016</w:t>
            </w:r>
          </w:p>
        </w:tc>
        <w:tc>
          <w:tcPr>
            <w:tcW w:w="1803" w:type="dxa"/>
            <w:shd w:val="clear" w:color="auto" w:fill="FFFFFF"/>
            <w:tcMar>
              <w:top w:w="105" w:type="dxa"/>
              <w:left w:w="75" w:type="dxa"/>
              <w:bottom w:w="105" w:type="dxa"/>
              <w:right w:w="75" w:type="dxa"/>
            </w:tcMar>
            <w:vAlign w:val="center"/>
          </w:tcPr>
          <w:p w14:paraId="47629D7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3.546</w:t>
            </w:r>
          </w:p>
        </w:tc>
        <w:tc>
          <w:tcPr>
            <w:tcW w:w="1594" w:type="dxa"/>
            <w:shd w:val="clear" w:color="auto" w:fill="FFFFFF"/>
            <w:tcMar>
              <w:top w:w="105" w:type="dxa"/>
              <w:left w:w="75" w:type="dxa"/>
              <w:bottom w:w="105" w:type="dxa"/>
              <w:right w:w="75" w:type="dxa"/>
            </w:tcMar>
            <w:vAlign w:val="center"/>
          </w:tcPr>
          <w:p w14:paraId="2D3EBE1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6.871</w:t>
            </w:r>
          </w:p>
        </w:tc>
        <w:tc>
          <w:tcPr>
            <w:tcW w:w="1467" w:type="dxa"/>
            <w:shd w:val="clear" w:color="auto" w:fill="FFFFFF"/>
            <w:tcMar>
              <w:top w:w="105" w:type="dxa"/>
              <w:left w:w="75" w:type="dxa"/>
              <w:bottom w:w="105" w:type="dxa"/>
              <w:right w:w="75" w:type="dxa"/>
            </w:tcMar>
            <w:vAlign w:val="center"/>
          </w:tcPr>
          <w:p w14:paraId="5B100BA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-1.081</w:t>
            </w:r>
          </w:p>
        </w:tc>
        <w:tc>
          <w:tcPr>
            <w:tcW w:w="1778" w:type="dxa"/>
            <w:shd w:val="clear" w:color="auto" w:fill="FFFFFF"/>
            <w:tcMar>
              <w:top w:w="105" w:type="dxa"/>
              <w:left w:w="75" w:type="dxa"/>
              <w:bottom w:w="105" w:type="dxa"/>
              <w:right w:w="75" w:type="dxa"/>
            </w:tcMar>
            <w:vAlign w:val="center"/>
          </w:tcPr>
          <w:p w14:paraId="119B79C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2.506</w:t>
            </w:r>
          </w:p>
        </w:tc>
      </w:tr>
      <w:tr w:rsidR="0037770F" w:rsidRPr="001F4DAA" w14:paraId="169D0C6E" w14:textId="77777777" w:rsidTr="00222EFA">
        <w:trPr>
          <w:trHeight w:val="202"/>
        </w:trPr>
        <w:tc>
          <w:tcPr>
            <w:tcW w:w="986"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0FB24C6D"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462AB5C8"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bottom w:val="single" w:sz="4" w:space="0" w:color="000000"/>
            </w:tcBorders>
            <w:shd w:val="clear" w:color="auto" w:fill="FFFFFF"/>
            <w:tcMar>
              <w:top w:w="105" w:type="dxa"/>
              <w:left w:w="75" w:type="dxa"/>
              <w:bottom w:w="105" w:type="dxa"/>
              <w:right w:w="75" w:type="dxa"/>
            </w:tcMar>
            <w:vAlign w:val="center"/>
          </w:tcPr>
          <w:p w14:paraId="6F8C9EBB"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tcBorders>
              <w:bottom w:val="single" w:sz="4" w:space="0" w:color="000000"/>
            </w:tcBorders>
            <w:shd w:val="clear" w:color="auto" w:fill="FFFFFF"/>
            <w:tcMar>
              <w:top w:w="105" w:type="dxa"/>
              <w:left w:w="75" w:type="dxa"/>
              <w:bottom w:w="105" w:type="dxa"/>
              <w:right w:w="75" w:type="dxa"/>
            </w:tcMar>
            <w:vAlign w:val="center"/>
          </w:tcPr>
          <w:p w14:paraId="00B26D6A"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1391" w:type="dxa"/>
            <w:tcBorders>
              <w:bottom w:val="single" w:sz="4" w:space="0" w:color="000000"/>
            </w:tcBorders>
            <w:shd w:val="clear" w:color="auto" w:fill="FFFFFF"/>
            <w:tcMar>
              <w:top w:w="105" w:type="dxa"/>
              <w:left w:w="75" w:type="dxa"/>
              <w:bottom w:w="105" w:type="dxa"/>
              <w:right w:w="75" w:type="dxa"/>
            </w:tcMar>
            <w:vAlign w:val="center"/>
          </w:tcPr>
          <w:p w14:paraId="581C2A3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291" w:type="dxa"/>
            <w:tcBorders>
              <w:bottom w:val="single" w:sz="4" w:space="0" w:color="000000"/>
            </w:tcBorders>
            <w:shd w:val="clear" w:color="auto" w:fill="FFFFFF"/>
            <w:tcMar>
              <w:top w:w="105" w:type="dxa"/>
              <w:left w:w="75" w:type="dxa"/>
              <w:bottom w:w="105" w:type="dxa"/>
              <w:right w:w="75" w:type="dxa"/>
            </w:tcMar>
            <w:vAlign w:val="center"/>
          </w:tcPr>
          <w:p w14:paraId="4B8B537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803" w:type="dxa"/>
            <w:tcBorders>
              <w:bottom w:val="single" w:sz="4" w:space="0" w:color="000000"/>
            </w:tcBorders>
            <w:shd w:val="clear" w:color="auto" w:fill="FFFFFF"/>
            <w:tcMar>
              <w:top w:w="105" w:type="dxa"/>
              <w:left w:w="75" w:type="dxa"/>
              <w:bottom w:w="105" w:type="dxa"/>
              <w:right w:w="75" w:type="dxa"/>
            </w:tcMar>
            <w:vAlign w:val="center"/>
          </w:tcPr>
          <w:p w14:paraId="3B0F0F3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0.186</w:t>
            </w:r>
          </w:p>
        </w:tc>
        <w:tc>
          <w:tcPr>
            <w:tcW w:w="1594" w:type="dxa"/>
            <w:tcBorders>
              <w:bottom w:val="single" w:sz="4" w:space="0" w:color="000000"/>
            </w:tcBorders>
            <w:shd w:val="clear" w:color="auto" w:fill="FFFFFF"/>
            <w:tcMar>
              <w:top w:w="105" w:type="dxa"/>
              <w:left w:w="75" w:type="dxa"/>
              <w:bottom w:w="105" w:type="dxa"/>
              <w:right w:w="75" w:type="dxa"/>
            </w:tcMar>
            <w:vAlign w:val="center"/>
          </w:tcPr>
          <w:p w14:paraId="4BC6C5C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0.816</w:t>
            </w:r>
          </w:p>
        </w:tc>
        <w:tc>
          <w:tcPr>
            <w:tcW w:w="1467" w:type="dxa"/>
            <w:tcBorders>
              <w:bottom w:val="single" w:sz="4" w:space="0" w:color="000000"/>
            </w:tcBorders>
            <w:shd w:val="clear" w:color="auto" w:fill="FFFFFF"/>
            <w:tcMar>
              <w:top w:w="105" w:type="dxa"/>
              <w:left w:w="75" w:type="dxa"/>
              <w:bottom w:w="105" w:type="dxa"/>
              <w:right w:w="75" w:type="dxa"/>
            </w:tcMar>
            <w:vAlign w:val="center"/>
          </w:tcPr>
          <w:p w14:paraId="239D801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778" w:type="dxa"/>
            <w:tcBorders>
              <w:bottom w:val="single" w:sz="4" w:space="0" w:color="000000"/>
            </w:tcBorders>
            <w:shd w:val="clear" w:color="auto" w:fill="FFFFFF"/>
            <w:tcMar>
              <w:top w:w="105" w:type="dxa"/>
              <w:left w:w="75" w:type="dxa"/>
              <w:bottom w:w="105" w:type="dxa"/>
              <w:right w:w="75" w:type="dxa"/>
            </w:tcMar>
            <w:vAlign w:val="center"/>
          </w:tcPr>
          <w:p w14:paraId="6C47B94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r>
      <w:tr w:rsidR="0037770F" w:rsidRPr="001F4DAA" w14:paraId="0F7498E6" w14:textId="77777777" w:rsidTr="00222EFA">
        <w:trPr>
          <w:trHeight w:val="202"/>
        </w:trPr>
        <w:tc>
          <w:tcPr>
            <w:tcW w:w="986" w:type="dxa"/>
            <w:vMerge w:val="restart"/>
            <w:tcBorders>
              <w:bottom w:val="single" w:sz="4" w:space="0" w:color="000000"/>
            </w:tcBorders>
            <w:shd w:val="clear" w:color="auto" w:fill="FFFFFF"/>
            <w:tcMar>
              <w:top w:w="105" w:type="dxa"/>
              <w:left w:w="75" w:type="dxa"/>
              <w:bottom w:w="105" w:type="dxa"/>
              <w:right w:w="75" w:type="dxa"/>
            </w:tcMar>
            <w:vAlign w:val="center"/>
          </w:tcPr>
          <w:p w14:paraId="21F28DD6"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POT</w:t>
            </w:r>
          </w:p>
        </w:tc>
        <w:tc>
          <w:tcPr>
            <w:tcW w:w="1107" w:type="dxa"/>
            <w:vMerge w:val="restart"/>
            <w:tcBorders>
              <w:bottom w:val="single" w:sz="4" w:space="0" w:color="000000"/>
            </w:tcBorders>
            <w:shd w:val="clear" w:color="auto" w:fill="FFFFFF"/>
            <w:tcMar>
              <w:top w:w="105" w:type="dxa"/>
              <w:left w:w="75" w:type="dxa"/>
              <w:bottom w:w="105" w:type="dxa"/>
              <w:right w:w="75" w:type="dxa"/>
            </w:tcMar>
            <w:vAlign w:val="center"/>
          </w:tcPr>
          <w:p w14:paraId="7138153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55</w:t>
            </w:r>
          </w:p>
        </w:tc>
        <w:tc>
          <w:tcPr>
            <w:tcW w:w="1335" w:type="dxa"/>
            <w:vMerge w:val="restart"/>
            <w:tcBorders>
              <w:bottom w:val="single" w:sz="4" w:space="0" w:color="000000"/>
            </w:tcBorders>
            <w:shd w:val="clear" w:color="auto" w:fill="FFFFFF"/>
            <w:tcMar>
              <w:top w:w="105" w:type="dxa"/>
              <w:left w:w="75" w:type="dxa"/>
              <w:bottom w:w="105" w:type="dxa"/>
              <w:right w:w="75" w:type="dxa"/>
            </w:tcMar>
            <w:vAlign w:val="center"/>
          </w:tcPr>
          <w:p w14:paraId="0F92F45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553</w:t>
            </w:r>
          </w:p>
        </w:tc>
        <w:tc>
          <w:tcPr>
            <w:tcW w:w="898" w:type="dxa"/>
            <w:tcBorders>
              <w:top w:val="single" w:sz="4" w:space="0" w:color="000000"/>
            </w:tcBorders>
            <w:shd w:val="clear" w:color="auto" w:fill="FFFFFF"/>
            <w:tcMar>
              <w:top w:w="105" w:type="dxa"/>
              <w:left w:w="75" w:type="dxa"/>
              <w:bottom w:w="105" w:type="dxa"/>
              <w:right w:w="75" w:type="dxa"/>
            </w:tcMar>
            <w:vAlign w:val="center"/>
          </w:tcPr>
          <w:p w14:paraId="13B37B5B"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1391" w:type="dxa"/>
            <w:tcBorders>
              <w:top w:val="single" w:sz="4" w:space="0" w:color="000000"/>
            </w:tcBorders>
            <w:shd w:val="clear" w:color="auto" w:fill="FFFFFF"/>
            <w:tcMar>
              <w:top w:w="105" w:type="dxa"/>
              <w:left w:w="75" w:type="dxa"/>
              <w:bottom w:w="105" w:type="dxa"/>
              <w:right w:w="75" w:type="dxa"/>
            </w:tcMar>
            <w:vAlign w:val="center"/>
          </w:tcPr>
          <w:p w14:paraId="679000D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-0.058</w:t>
            </w:r>
          </w:p>
        </w:tc>
        <w:tc>
          <w:tcPr>
            <w:tcW w:w="1291" w:type="dxa"/>
            <w:tcBorders>
              <w:top w:val="single" w:sz="4" w:space="0" w:color="000000"/>
            </w:tcBorders>
            <w:shd w:val="clear" w:color="auto" w:fill="FFFFFF"/>
            <w:tcMar>
              <w:top w:w="105" w:type="dxa"/>
              <w:left w:w="75" w:type="dxa"/>
              <w:bottom w:w="105" w:type="dxa"/>
              <w:right w:w="75" w:type="dxa"/>
            </w:tcMar>
            <w:vAlign w:val="center"/>
          </w:tcPr>
          <w:p w14:paraId="1A7C129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-0.617</w:t>
            </w:r>
          </w:p>
        </w:tc>
        <w:tc>
          <w:tcPr>
            <w:tcW w:w="1803" w:type="dxa"/>
            <w:tcBorders>
              <w:top w:val="single" w:sz="4" w:space="0" w:color="000000"/>
            </w:tcBorders>
            <w:shd w:val="clear" w:color="auto" w:fill="FFFFFF"/>
            <w:tcMar>
              <w:top w:w="105" w:type="dxa"/>
              <w:left w:w="75" w:type="dxa"/>
              <w:bottom w:w="105" w:type="dxa"/>
              <w:right w:w="75" w:type="dxa"/>
            </w:tcMar>
            <w:vAlign w:val="center"/>
          </w:tcPr>
          <w:p w14:paraId="24E1FB55"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-1.433</w:t>
            </w:r>
          </w:p>
        </w:tc>
        <w:tc>
          <w:tcPr>
            <w:tcW w:w="1594" w:type="dxa"/>
            <w:tcBorders>
              <w:top w:val="single" w:sz="4" w:space="0" w:color="000000"/>
            </w:tcBorders>
            <w:shd w:val="clear" w:color="auto" w:fill="FFFFFF"/>
            <w:tcMar>
              <w:top w:w="105" w:type="dxa"/>
              <w:left w:w="75" w:type="dxa"/>
              <w:bottom w:w="105" w:type="dxa"/>
              <w:right w:w="75" w:type="dxa"/>
            </w:tcMar>
            <w:vAlign w:val="center"/>
          </w:tcPr>
          <w:p w14:paraId="0C73A28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0.003</w:t>
            </w:r>
          </w:p>
        </w:tc>
        <w:tc>
          <w:tcPr>
            <w:tcW w:w="1467" w:type="dxa"/>
            <w:tcBorders>
              <w:top w:val="single" w:sz="4" w:space="0" w:color="000000"/>
            </w:tcBorders>
            <w:shd w:val="clear" w:color="auto" w:fill="FFFFFF"/>
            <w:tcMar>
              <w:top w:w="105" w:type="dxa"/>
              <w:left w:w="75" w:type="dxa"/>
              <w:bottom w:w="105" w:type="dxa"/>
              <w:right w:w="75" w:type="dxa"/>
            </w:tcMar>
            <w:vAlign w:val="center"/>
          </w:tcPr>
          <w:p w14:paraId="4B2DF24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0.003</w:t>
            </w:r>
          </w:p>
        </w:tc>
        <w:tc>
          <w:tcPr>
            <w:tcW w:w="1778" w:type="dxa"/>
            <w:tcBorders>
              <w:top w:val="single" w:sz="4" w:space="0" w:color="000000"/>
            </w:tcBorders>
            <w:shd w:val="clear" w:color="auto" w:fill="FFFFFF"/>
            <w:tcMar>
              <w:top w:w="105" w:type="dxa"/>
              <w:left w:w="75" w:type="dxa"/>
              <w:bottom w:w="105" w:type="dxa"/>
              <w:right w:w="75" w:type="dxa"/>
            </w:tcMar>
            <w:vAlign w:val="center"/>
          </w:tcPr>
          <w:p w14:paraId="3CB539B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-2.349</w:t>
            </w:r>
          </w:p>
        </w:tc>
      </w:tr>
      <w:tr w:rsidR="0037770F" w:rsidRPr="001F4DAA" w14:paraId="65AAEE5C" w14:textId="77777777" w:rsidTr="00222EFA">
        <w:trPr>
          <w:trHeight w:val="202"/>
        </w:trPr>
        <w:tc>
          <w:tcPr>
            <w:tcW w:w="986" w:type="dxa"/>
            <w:vMerge/>
            <w:tcBorders>
              <w:bottom w:val="single" w:sz="4" w:space="0" w:color="000000"/>
            </w:tcBorders>
            <w:shd w:val="clear" w:color="auto" w:fill="FFFFFF"/>
            <w:tcMar>
              <w:top w:w="105" w:type="dxa"/>
              <w:left w:w="75" w:type="dxa"/>
              <w:bottom w:w="105" w:type="dxa"/>
              <w:right w:w="75" w:type="dxa"/>
            </w:tcMar>
            <w:vAlign w:val="center"/>
          </w:tcPr>
          <w:p w14:paraId="071A5A7E"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bottom w:val="single" w:sz="4" w:space="0" w:color="000000"/>
            </w:tcBorders>
            <w:shd w:val="clear" w:color="auto" w:fill="FFFFFF"/>
            <w:tcMar>
              <w:top w:w="105" w:type="dxa"/>
              <w:left w:w="75" w:type="dxa"/>
              <w:bottom w:w="105" w:type="dxa"/>
              <w:right w:w="75" w:type="dxa"/>
            </w:tcMar>
            <w:vAlign w:val="center"/>
          </w:tcPr>
          <w:p w14:paraId="190E4A53"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bottom w:val="single" w:sz="4" w:space="0" w:color="000000"/>
            </w:tcBorders>
            <w:shd w:val="clear" w:color="auto" w:fill="FFFFFF"/>
            <w:tcMar>
              <w:top w:w="105" w:type="dxa"/>
              <w:left w:w="75" w:type="dxa"/>
              <w:bottom w:w="105" w:type="dxa"/>
              <w:right w:w="75" w:type="dxa"/>
            </w:tcMar>
            <w:vAlign w:val="center"/>
          </w:tcPr>
          <w:p w14:paraId="54460E9E"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shd w:val="clear" w:color="auto" w:fill="FFFFFF"/>
            <w:tcMar>
              <w:top w:w="105" w:type="dxa"/>
              <w:left w:w="75" w:type="dxa"/>
              <w:bottom w:w="105" w:type="dxa"/>
              <w:right w:w="75" w:type="dxa"/>
            </w:tcMar>
            <w:vAlign w:val="center"/>
          </w:tcPr>
          <w:p w14:paraId="1EABB3A5"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1391" w:type="dxa"/>
            <w:shd w:val="clear" w:color="auto" w:fill="FFFFFF"/>
            <w:tcMar>
              <w:top w:w="105" w:type="dxa"/>
              <w:left w:w="75" w:type="dxa"/>
              <w:bottom w:w="105" w:type="dxa"/>
              <w:right w:w="75" w:type="dxa"/>
            </w:tcMar>
            <w:vAlign w:val="center"/>
          </w:tcPr>
          <w:p w14:paraId="3C17782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-5.271</w:t>
            </w:r>
          </w:p>
        </w:tc>
        <w:tc>
          <w:tcPr>
            <w:tcW w:w="1291" w:type="dxa"/>
            <w:shd w:val="clear" w:color="auto" w:fill="FFFFFF"/>
            <w:tcMar>
              <w:top w:w="105" w:type="dxa"/>
              <w:left w:w="75" w:type="dxa"/>
              <w:bottom w:w="105" w:type="dxa"/>
              <w:right w:w="75" w:type="dxa"/>
            </w:tcMar>
            <w:vAlign w:val="center"/>
          </w:tcPr>
          <w:p w14:paraId="6B69B81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-9.864</w:t>
            </w:r>
          </w:p>
        </w:tc>
        <w:tc>
          <w:tcPr>
            <w:tcW w:w="1803" w:type="dxa"/>
            <w:shd w:val="clear" w:color="auto" w:fill="FFFFFF"/>
            <w:tcMar>
              <w:top w:w="105" w:type="dxa"/>
              <w:left w:w="75" w:type="dxa"/>
              <w:bottom w:w="105" w:type="dxa"/>
              <w:right w:w="75" w:type="dxa"/>
            </w:tcMar>
            <w:vAlign w:val="center"/>
          </w:tcPr>
          <w:p w14:paraId="51C7A26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-2.079</w:t>
            </w:r>
          </w:p>
        </w:tc>
        <w:tc>
          <w:tcPr>
            <w:tcW w:w="1594" w:type="dxa"/>
            <w:shd w:val="clear" w:color="auto" w:fill="FFFFFF"/>
            <w:tcMar>
              <w:top w:w="105" w:type="dxa"/>
              <w:left w:w="75" w:type="dxa"/>
              <w:bottom w:w="105" w:type="dxa"/>
              <w:right w:w="75" w:type="dxa"/>
            </w:tcMar>
            <w:vAlign w:val="center"/>
          </w:tcPr>
          <w:p w14:paraId="72AEC3E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0.125</w:t>
            </w:r>
          </w:p>
        </w:tc>
        <w:tc>
          <w:tcPr>
            <w:tcW w:w="1467" w:type="dxa"/>
            <w:shd w:val="clear" w:color="auto" w:fill="FFFFFF"/>
            <w:tcMar>
              <w:top w:w="105" w:type="dxa"/>
              <w:left w:w="75" w:type="dxa"/>
              <w:bottom w:w="105" w:type="dxa"/>
              <w:right w:w="75" w:type="dxa"/>
            </w:tcMar>
            <w:vAlign w:val="center"/>
          </w:tcPr>
          <w:p w14:paraId="359E576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0.297</w:t>
            </w:r>
          </w:p>
        </w:tc>
        <w:tc>
          <w:tcPr>
            <w:tcW w:w="1778" w:type="dxa"/>
            <w:shd w:val="clear" w:color="auto" w:fill="FFFFFF"/>
            <w:tcMar>
              <w:top w:w="105" w:type="dxa"/>
              <w:left w:w="75" w:type="dxa"/>
              <w:bottom w:w="105" w:type="dxa"/>
              <w:right w:w="75" w:type="dxa"/>
            </w:tcMar>
            <w:vAlign w:val="center"/>
          </w:tcPr>
          <w:p w14:paraId="168ACB6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-8.006</w:t>
            </w:r>
          </w:p>
        </w:tc>
      </w:tr>
      <w:tr w:rsidR="0037770F" w:rsidRPr="001F4DAA" w14:paraId="58DF77A3" w14:textId="77777777" w:rsidTr="00222EFA">
        <w:trPr>
          <w:trHeight w:val="202"/>
        </w:trPr>
        <w:tc>
          <w:tcPr>
            <w:tcW w:w="986" w:type="dxa"/>
            <w:vMerge/>
            <w:tcBorders>
              <w:bottom w:val="single" w:sz="4" w:space="0" w:color="000000"/>
            </w:tcBorders>
            <w:shd w:val="clear" w:color="auto" w:fill="FFFFFF"/>
            <w:tcMar>
              <w:top w:w="105" w:type="dxa"/>
              <w:left w:w="75" w:type="dxa"/>
              <w:bottom w:w="105" w:type="dxa"/>
              <w:right w:w="75" w:type="dxa"/>
            </w:tcMar>
            <w:vAlign w:val="center"/>
          </w:tcPr>
          <w:p w14:paraId="6987307D"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bottom w:val="single" w:sz="4" w:space="0" w:color="000000"/>
            </w:tcBorders>
            <w:shd w:val="clear" w:color="auto" w:fill="FFFFFF"/>
            <w:tcMar>
              <w:top w:w="105" w:type="dxa"/>
              <w:left w:w="75" w:type="dxa"/>
              <w:bottom w:w="105" w:type="dxa"/>
              <w:right w:w="75" w:type="dxa"/>
            </w:tcMar>
            <w:vAlign w:val="center"/>
          </w:tcPr>
          <w:p w14:paraId="025C08ED"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bottom w:val="single" w:sz="4" w:space="0" w:color="000000"/>
            </w:tcBorders>
            <w:shd w:val="clear" w:color="auto" w:fill="FFFFFF"/>
            <w:tcMar>
              <w:top w:w="105" w:type="dxa"/>
              <w:left w:w="75" w:type="dxa"/>
              <w:bottom w:w="105" w:type="dxa"/>
              <w:right w:w="75" w:type="dxa"/>
            </w:tcMar>
            <w:vAlign w:val="center"/>
          </w:tcPr>
          <w:p w14:paraId="1FCF1396"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tcBorders>
              <w:bottom w:val="single" w:sz="4" w:space="0" w:color="000000"/>
            </w:tcBorders>
            <w:shd w:val="clear" w:color="auto" w:fill="FFFFFF"/>
            <w:tcMar>
              <w:top w:w="105" w:type="dxa"/>
              <w:left w:w="75" w:type="dxa"/>
              <w:bottom w:w="105" w:type="dxa"/>
              <w:right w:w="75" w:type="dxa"/>
            </w:tcMar>
            <w:vAlign w:val="center"/>
          </w:tcPr>
          <w:p w14:paraId="662F30C4"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1391" w:type="dxa"/>
            <w:tcBorders>
              <w:bottom w:val="single" w:sz="4" w:space="0" w:color="000000"/>
            </w:tcBorders>
            <w:shd w:val="clear" w:color="auto" w:fill="FFFFFF"/>
            <w:tcMar>
              <w:top w:w="105" w:type="dxa"/>
              <w:left w:w="75" w:type="dxa"/>
              <w:bottom w:w="105" w:type="dxa"/>
              <w:right w:w="75" w:type="dxa"/>
            </w:tcMar>
            <w:vAlign w:val="center"/>
          </w:tcPr>
          <w:p w14:paraId="3B6EC6C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291" w:type="dxa"/>
            <w:tcBorders>
              <w:bottom w:val="single" w:sz="4" w:space="0" w:color="000000"/>
            </w:tcBorders>
            <w:shd w:val="clear" w:color="auto" w:fill="FFFFFF"/>
            <w:tcMar>
              <w:top w:w="105" w:type="dxa"/>
              <w:left w:w="75" w:type="dxa"/>
              <w:bottom w:w="105" w:type="dxa"/>
              <w:right w:w="75" w:type="dxa"/>
            </w:tcMar>
            <w:vAlign w:val="center"/>
          </w:tcPr>
          <w:p w14:paraId="23CD095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803" w:type="dxa"/>
            <w:tcBorders>
              <w:bottom w:val="single" w:sz="4" w:space="0" w:color="000000"/>
            </w:tcBorders>
            <w:shd w:val="clear" w:color="auto" w:fill="FFFFFF"/>
            <w:tcMar>
              <w:top w:w="105" w:type="dxa"/>
              <w:left w:w="75" w:type="dxa"/>
              <w:bottom w:w="105" w:type="dxa"/>
              <w:right w:w="75" w:type="dxa"/>
            </w:tcMar>
            <w:vAlign w:val="center"/>
          </w:tcPr>
          <w:p w14:paraId="0BEB9C1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594" w:type="dxa"/>
            <w:tcBorders>
              <w:bottom w:val="single" w:sz="4" w:space="0" w:color="000000"/>
            </w:tcBorders>
            <w:shd w:val="clear" w:color="auto" w:fill="FFFFFF"/>
            <w:tcMar>
              <w:top w:w="105" w:type="dxa"/>
              <w:left w:w="75" w:type="dxa"/>
              <w:bottom w:w="105" w:type="dxa"/>
              <w:right w:w="75" w:type="dxa"/>
            </w:tcMar>
            <w:vAlign w:val="center"/>
          </w:tcPr>
          <w:p w14:paraId="68D0815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467" w:type="dxa"/>
            <w:tcBorders>
              <w:bottom w:val="single" w:sz="4" w:space="0" w:color="000000"/>
            </w:tcBorders>
            <w:shd w:val="clear" w:color="auto" w:fill="FFFFFF"/>
            <w:tcMar>
              <w:top w:w="105" w:type="dxa"/>
              <w:left w:w="75" w:type="dxa"/>
              <w:bottom w:w="105" w:type="dxa"/>
              <w:right w:w="75" w:type="dxa"/>
            </w:tcMar>
            <w:vAlign w:val="center"/>
          </w:tcPr>
          <w:p w14:paraId="21FDBB2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778" w:type="dxa"/>
            <w:tcBorders>
              <w:bottom w:val="single" w:sz="4" w:space="0" w:color="000000"/>
            </w:tcBorders>
            <w:shd w:val="clear" w:color="auto" w:fill="FFFFFF"/>
            <w:tcMar>
              <w:top w:w="105" w:type="dxa"/>
              <w:left w:w="75" w:type="dxa"/>
              <w:bottom w:w="105" w:type="dxa"/>
              <w:right w:w="75" w:type="dxa"/>
            </w:tcMar>
            <w:vAlign w:val="center"/>
          </w:tcPr>
          <w:p w14:paraId="1E024A0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r>
      <w:tr w:rsidR="0037770F" w:rsidRPr="001F4DAA" w14:paraId="2333E4E3" w14:textId="77777777" w:rsidTr="00222EFA">
        <w:trPr>
          <w:trHeight w:val="202"/>
        </w:trPr>
        <w:tc>
          <w:tcPr>
            <w:tcW w:w="986" w:type="dxa"/>
            <w:vMerge w:val="restart"/>
            <w:tcBorders>
              <w:bottom w:val="single" w:sz="4" w:space="0" w:color="000000"/>
            </w:tcBorders>
            <w:shd w:val="clear" w:color="auto" w:fill="FFFFFF"/>
            <w:tcMar>
              <w:top w:w="105" w:type="dxa"/>
              <w:left w:w="75" w:type="dxa"/>
              <w:bottom w:w="105" w:type="dxa"/>
              <w:right w:w="75" w:type="dxa"/>
            </w:tcMar>
            <w:vAlign w:val="center"/>
          </w:tcPr>
          <w:p w14:paraId="0FFD9AC9"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EM POT</w:t>
            </w:r>
          </w:p>
        </w:tc>
        <w:tc>
          <w:tcPr>
            <w:tcW w:w="1107" w:type="dxa"/>
            <w:vMerge w:val="restart"/>
            <w:tcBorders>
              <w:bottom w:val="single" w:sz="4" w:space="0" w:color="000000"/>
            </w:tcBorders>
            <w:shd w:val="clear" w:color="auto" w:fill="FFFFFF"/>
            <w:tcMar>
              <w:top w:w="105" w:type="dxa"/>
              <w:left w:w="75" w:type="dxa"/>
              <w:bottom w:w="105" w:type="dxa"/>
              <w:right w:w="75" w:type="dxa"/>
            </w:tcMar>
            <w:vAlign w:val="center"/>
          </w:tcPr>
          <w:p w14:paraId="0F27BA15"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60</w:t>
            </w:r>
          </w:p>
        </w:tc>
        <w:tc>
          <w:tcPr>
            <w:tcW w:w="1335" w:type="dxa"/>
            <w:vMerge w:val="restart"/>
            <w:tcBorders>
              <w:bottom w:val="single" w:sz="4" w:space="0" w:color="000000"/>
            </w:tcBorders>
            <w:shd w:val="clear" w:color="auto" w:fill="FFFFFF"/>
            <w:tcMar>
              <w:top w:w="105" w:type="dxa"/>
              <w:left w:w="75" w:type="dxa"/>
              <w:bottom w:w="105" w:type="dxa"/>
              <w:right w:w="75" w:type="dxa"/>
            </w:tcMar>
            <w:vAlign w:val="center"/>
          </w:tcPr>
          <w:p w14:paraId="021A7FC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134</w:t>
            </w:r>
          </w:p>
        </w:tc>
        <w:tc>
          <w:tcPr>
            <w:tcW w:w="898" w:type="dxa"/>
            <w:tcBorders>
              <w:top w:val="single" w:sz="4" w:space="0" w:color="000000"/>
            </w:tcBorders>
            <w:shd w:val="clear" w:color="auto" w:fill="FFFFFF"/>
            <w:tcMar>
              <w:top w:w="105" w:type="dxa"/>
              <w:left w:w="75" w:type="dxa"/>
              <w:bottom w:w="105" w:type="dxa"/>
              <w:right w:w="75" w:type="dxa"/>
            </w:tcMar>
            <w:vAlign w:val="center"/>
          </w:tcPr>
          <w:p w14:paraId="4DA518C9"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1391" w:type="dxa"/>
            <w:tcBorders>
              <w:top w:val="single" w:sz="4" w:space="0" w:color="000000"/>
            </w:tcBorders>
            <w:shd w:val="clear" w:color="auto" w:fill="FFFFFF"/>
            <w:tcMar>
              <w:top w:w="105" w:type="dxa"/>
              <w:left w:w="75" w:type="dxa"/>
              <w:bottom w:w="105" w:type="dxa"/>
              <w:right w:w="75" w:type="dxa"/>
            </w:tcMar>
            <w:vAlign w:val="center"/>
          </w:tcPr>
          <w:p w14:paraId="51B4BDE6"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-0.058</w:t>
            </w:r>
          </w:p>
        </w:tc>
        <w:tc>
          <w:tcPr>
            <w:tcW w:w="1291" w:type="dxa"/>
            <w:tcBorders>
              <w:top w:val="single" w:sz="4" w:space="0" w:color="000000"/>
            </w:tcBorders>
            <w:shd w:val="clear" w:color="auto" w:fill="FFFFFF"/>
            <w:tcMar>
              <w:top w:w="105" w:type="dxa"/>
              <w:left w:w="75" w:type="dxa"/>
              <w:bottom w:w="105" w:type="dxa"/>
              <w:right w:w="75" w:type="dxa"/>
            </w:tcMar>
            <w:vAlign w:val="center"/>
          </w:tcPr>
          <w:p w14:paraId="1DE5FA19"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-0.714</w:t>
            </w:r>
          </w:p>
        </w:tc>
        <w:tc>
          <w:tcPr>
            <w:tcW w:w="1803" w:type="dxa"/>
            <w:tcBorders>
              <w:top w:val="single" w:sz="4" w:space="0" w:color="000000"/>
            </w:tcBorders>
            <w:shd w:val="clear" w:color="auto" w:fill="FFFFFF"/>
            <w:tcMar>
              <w:top w:w="105" w:type="dxa"/>
              <w:left w:w="75" w:type="dxa"/>
              <w:bottom w:w="105" w:type="dxa"/>
              <w:right w:w="75" w:type="dxa"/>
            </w:tcMar>
            <w:vAlign w:val="center"/>
          </w:tcPr>
          <w:p w14:paraId="1AB846E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-0.478</w:t>
            </w:r>
          </w:p>
        </w:tc>
        <w:tc>
          <w:tcPr>
            <w:tcW w:w="1594" w:type="dxa"/>
            <w:tcBorders>
              <w:top w:val="single" w:sz="4" w:space="0" w:color="000000"/>
            </w:tcBorders>
            <w:shd w:val="clear" w:color="auto" w:fill="FFFFFF"/>
            <w:tcMar>
              <w:top w:w="105" w:type="dxa"/>
              <w:left w:w="75" w:type="dxa"/>
              <w:bottom w:w="105" w:type="dxa"/>
              <w:right w:w="75" w:type="dxa"/>
            </w:tcMar>
            <w:vAlign w:val="center"/>
          </w:tcPr>
          <w:p w14:paraId="2A840F9D"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0.053</w:t>
            </w:r>
          </w:p>
        </w:tc>
        <w:tc>
          <w:tcPr>
            <w:tcW w:w="1467" w:type="dxa"/>
            <w:tcBorders>
              <w:top w:val="single" w:sz="4" w:space="0" w:color="000000"/>
            </w:tcBorders>
            <w:shd w:val="clear" w:color="auto" w:fill="FFFFFF"/>
            <w:tcMar>
              <w:top w:w="105" w:type="dxa"/>
              <w:left w:w="75" w:type="dxa"/>
              <w:bottom w:w="105" w:type="dxa"/>
              <w:right w:w="75" w:type="dxa"/>
            </w:tcMar>
            <w:vAlign w:val="center"/>
          </w:tcPr>
          <w:p w14:paraId="2757C6C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-0.003</w:t>
            </w:r>
          </w:p>
        </w:tc>
        <w:tc>
          <w:tcPr>
            <w:tcW w:w="1778" w:type="dxa"/>
            <w:tcBorders>
              <w:top w:val="single" w:sz="4" w:space="0" w:color="000000"/>
            </w:tcBorders>
            <w:shd w:val="clear" w:color="auto" w:fill="FFFFFF"/>
            <w:tcMar>
              <w:top w:w="105" w:type="dxa"/>
              <w:left w:w="75" w:type="dxa"/>
              <w:bottom w:w="105" w:type="dxa"/>
              <w:right w:w="75" w:type="dxa"/>
            </w:tcMar>
            <w:vAlign w:val="center"/>
          </w:tcPr>
          <w:p w14:paraId="6D7100AD"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-0.171</w:t>
            </w:r>
          </w:p>
        </w:tc>
      </w:tr>
      <w:tr w:rsidR="0037770F" w:rsidRPr="001F4DAA" w14:paraId="41ECBC95" w14:textId="77777777" w:rsidTr="00222EFA">
        <w:trPr>
          <w:trHeight w:val="202"/>
        </w:trPr>
        <w:tc>
          <w:tcPr>
            <w:tcW w:w="986" w:type="dxa"/>
            <w:vMerge/>
            <w:tcBorders>
              <w:bottom w:val="single" w:sz="4" w:space="0" w:color="000000"/>
            </w:tcBorders>
            <w:shd w:val="clear" w:color="auto" w:fill="FFFFFF"/>
            <w:tcMar>
              <w:top w:w="105" w:type="dxa"/>
              <w:left w:w="75" w:type="dxa"/>
              <w:bottom w:w="105" w:type="dxa"/>
              <w:right w:w="75" w:type="dxa"/>
            </w:tcMar>
            <w:vAlign w:val="center"/>
          </w:tcPr>
          <w:p w14:paraId="18E08BA5"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bottom w:val="single" w:sz="4" w:space="0" w:color="000000"/>
            </w:tcBorders>
            <w:shd w:val="clear" w:color="auto" w:fill="FFFFFF"/>
            <w:tcMar>
              <w:top w:w="105" w:type="dxa"/>
              <w:left w:w="75" w:type="dxa"/>
              <w:bottom w:w="105" w:type="dxa"/>
              <w:right w:w="75" w:type="dxa"/>
            </w:tcMar>
            <w:vAlign w:val="center"/>
          </w:tcPr>
          <w:p w14:paraId="7959EEBD"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bottom w:val="single" w:sz="4" w:space="0" w:color="000000"/>
            </w:tcBorders>
            <w:shd w:val="clear" w:color="auto" w:fill="FFFFFF"/>
            <w:tcMar>
              <w:top w:w="105" w:type="dxa"/>
              <w:left w:w="75" w:type="dxa"/>
              <w:bottom w:w="105" w:type="dxa"/>
              <w:right w:w="75" w:type="dxa"/>
            </w:tcMar>
            <w:vAlign w:val="center"/>
          </w:tcPr>
          <w:p w14:paraId="0A28B28A"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shd w:val="clear" w:color="auto" w:fill="FFFFFF"/>
            <w:tcMar>
              <w:top w:w="105" w:type="dxa"/>
              <w:left w:w="75" w:type="dxa"/>
              <w:bottom w:w="105" w:type="dxa"/>
              <w:right w:w="75" w:type="dxa"/>
            </w:tcMar>
            <w:vAlign w:val="center"/>
          </w:tcPr>
          <w:p w14:paraId="5655FE92"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1391" w:type="dxa"/>
            <w:shd w:val="clear" w:color="auto" w:fill="FFFFFF"/>
            <w:tcMar>
              <w:top w:w="105" w:type="dxa"/>
              <w:left w:w="75" w:type="dxa"/>
              <w:bottom w:w="105" w:type="dxa"/>
              <w:right w:w="75" w:type="dxa"/>
            </w:tcMar>
            <w:vAlign w:val="center"/>
          </w:tcPr>
          <w:p w14:paraId="3C1407D9"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-5.394</w:t>
            </w:r>
          </w:p>
        </w:tc>
        <w:tc>
          <w:tcPr>
            <w:tcW w:w="1291" w:type="dxa"/>
            <w:shd w:val="clear" w:color="auto" w:fill="FFFFFF"/>
            <w:tcMar>
              <w:top w:w="105" w:type="dxa"/>
              <w:left w:w="75" w:type="dxa"/>
              <w:bottom w:w="105" w:type="dxa"/>
              <w:right w:w="75" w:type="dxa"/>
            </w:tcMar>
            <w:vAlign w:val="center"/>
          </w:tcPr>
          <w:p w14:paraId="677DDD6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-12.751</w:t>
            </w:r>
          </w:p>
        </w:tc>
        <w:tc>
          <w:tcPr>
            <w:tcW w:w="1803" w:type="dxa"/>
            <w:shd w:val="clear" w:color="auto" w:fill="FFFFFF"/>
            <w:tcMar>
              <w:top w:w="105" w:type="dxa"/>
              <w:left w:w="75" w:type="dxa"/>
              <w:bottom w:w="105" w:type="dxa"/>
              <w:right w:w="75" w:type="dxa"/>
            </w:tcMar>
            <w:vAlign w:val="center"/>
          </w:tcPr>
          <w:p w14:paraId="62A2D25D"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-0.671</w:t>
            </w:r>
          </w:p>
        </w:tc>
        <w:tc>
          <w:tcPr>
            <w:tcW w:w="1594" w:type="dxa"/>
            <w:shd w:val="clear" w:color="auto" w:fill="FFFFFF"/>
            <w:tcMar>
              <w:top w:w="105" w:type="dxa"/>
              <w:left w:w="75" w:type="dxa"/>
              <w:bottom w:w="105" w:type="dxa"/>
              <w:right w:w="75" w:type="dxa"/>
            </w:tcMar>
            <w:vAlign w:val="center"/>
          </w:tcPr>
          <w:p w14:paraId="1B6D2AD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2.114</w:t>
            </w:r>
          </w:p>
        </w:tc>
        <w:tc>
          <w:tcPr>
            <w:tcW w:w="1467" w:type="dxa"/>
            <w:shd w:val="clear" w:color="auto" w:fill="FFFFFF"/>
            <w:tcMar>
              <w:top w:w="105" w:type="dxa"/>
              <w:left w:w="75" w:type="dxa"/>
              <w:bottom w:w="105" w:type="dxa"/>
              <w:right w:w="75" w:type="dxa"/>
            </w:tcMar>
            <w:vAlign w:val="center"/>
          </w:tcPr>
          <w:p w14:paraId="4611CAB5"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-0.355</w:t>
            </w:r>
          </w:p>
        </w:tc>
        <w:tc>
          <w:tcPr>
            <w:tcW w:w="1778" w:type="dxa"/>
            <w:shd w:val="clear" w:color="auto" w:fill="FFFFFF"/>
            <w:tcMar>
              <w:top w:w="105" w:type="dxa"/>
              <w:left w:w="75" w:type="dxa"/>
              <w:bottom w:w="105" w:type="dxa"/>
              <w:right w:w="75" w:type="dxa"/>
            </w:tcMar>
            <w:vAlign w:val="center"/>
          </w:tcPr>
          <w:p w14:paraId="339A4F9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-0.897</w:t>
            </w:r>
          </w:p>
        </w:tc>
      </w:tr>
      <w:tr w:rsidR="0037770F" w:rsidRPr="001F4DAA" w14:paraId="0E7BB109" w14:textId="77777777" w:rsidTr="00222EFA">
        <w:trPr>
          <w:trHeight w:val="202"/>
        </w:trPr>
        <w:tc>
          <w:tcPr>
            <w:tcW w:w="986" w:type="dxa"/>
            <w:vMerge/>
            <w:tcBorders>
              <w:bottom w:val="single" w:sz="4" w:space="0" w:color="000000"/>
            </w:tcBorders>
            <w:shd w:val="clear" w:color="auto" w:fill="FFFFFF"/>
            <w:tcMar>
              <w:top w:w="105" w:type="dxa"/>
              <w:left w:w="75" w:type="dxa"/>
              <w:bottom w:w="105" w:type="dxa"/>
              <w:right w:w="75" w:type="dxa"/>
            </w:tcMar>
            <w:vAlign w:val="center"/>
          </w:tcPr>
          <w:p w14:paraId="320B80B6"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bottom w:val="single" w:sz="4" w:space="0" w:color="000000"/>
            </w:tcBorders>
            <w:shd w:val="clear" w:color="auto" w:fill="FFFFFF"/>
            <w:tcMar>
              <w:top w:w="105" w:type="dxa"/>
              <w:left w:w="75" w:type="dxa"/>
              <w:bottom w:w="105" w:type="dxa"/>
              <w:right w:w="75" w:type="dxa"/>
            </w:tcMar>
            <w:vAlign w:val="center"/>
          </w:tcPr>
          <w:p w14:paraId="7E55A51F"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bottom w:val="single" w:sz="4" w:space="0" w:color="000000"/>
            </w:tcBorders>
            <w:shd w:val="clear" w:color="auto" w:fill="FFFFFF"/>
            <w:tcMar>
              <w:top w:w="105" w:type="dxa"/>
              <w:left w:w="75" w:type="dxa"/>
              <w:bottom w:w="105" w:type="dxa"/>
              <w:right w:w="75" w:type="dxa"/>
            </w:tcMar>
            <w:vAlign w:val="center"/>
          </w:tcPr>
          <w:p w14:paraId="36ACA2C1"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tcBorders>
              <w:bottom w:val="single" w:sz="4" w:space="0" w:color="000000"/>
            </w:tcBorders>
            <w:shd w:val="clear" w:color="auto" w:fill="FFFFFF"/>
            <w:tcMar>
              <w:top w:w="105" w:type="dxa"/>
              <w:left w:w="75" w:type="dxa"/>
              <w:bottom w:w="105" w:type="dxa"/>
              <w:right w:w="75" w:type="dxa"/>
            </w:tcMar>
            <w:vAlign w:val="center"/>
          </w:tcPr>
          <w:p w14:paraId="17EC8FC5"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1391" w:type="dxa"/>
            <w:tcBorders>
              <w:bottom w:val="single" w:sz="4" w:space="0" w:color="000000"/>
            </w:tcBorders>
            <w:shd w:val="clear" w:color="auto" w:fill="FFFFFF"/>
            <w:tcMar>
              <w:top w:w="105" w:type="dxa"/>
              <w:left w:w="75" w:type="dxa"/>
              <w:bottom w:w="105" w:type="dxa"/>
              <w:right w:w="75" w:type="dxa"/>
            </w:tcMar>
            <w:vAlign w:val="center"/>
          </w:tcPr>
          <w:p w14:paraId="6954413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291" w:type="dxa"/>
            <w:tcBorders>
              <w:bottom w:val="single" w:sz="4" w:space="0" w:color="000000"/>
            </w:tcBorders>
            <w:shd w:val="clear" w:color="auto" w:fill="FFFFFF"/>
            <w:tcMar>
              <w:top w:w="105" w:type="dxa"/>
              <w:left w:w="75" w:type="dxa"/>
              <w:bottom w:w="105" w:type="dxa"/>
              <w:right w:w="75" w:type="dxa"/>
            </w:tcMar>
            <w:vAlign w:val="center"/>
          </w:tcPr>
          <w:p w14:paraId="6057EF1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0.276</w:t>
            </w:r>
          </w:p>
        </w:tc>
        <w:tc>
          <w:tcPr>
            <w:tcW w:w="1803" w:type="dxa"/>
            <w:tcBorders>
              <w:bottom w:val="single" w:sz="4" w:space="0" w:color="000000"/>
            </w:tcBorders>
            <w:shd w:val="clear" w:color="auto" w:fill="FFFFFF"/>
            <w:tcMar>
              <w:top w:w="105" w:type="dxa"/>
              <w:left w:w="75" w:type="dxa"/>
              <w:bottom w:w="105" w:type="dxa"/>
              <w:right w:w="75" w:type="dxa"/>
            </w:tcMar>
            <w:vAlign w:val="center"/>
          </w:tcPr>
          <w:p w14:paraId="287B4F9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594" w:type="dxa"/>
            <w:tcBorders>
              <w:bottom w:val="single" w:sz="4" w:space="0" w:color="000000"/>
            </w:tcBorders>
            <w:shd w:val="clear" w:color="auto" w:fill="FFFFFF"/>
            <w:tcMar>
              <w:top w:w="105" w:type="dxa"/>
              <w:left w:w="75" w:type="dxa"/>
              <w:bottom w:w="105" w:type="dxa"/>
              <w:right w:w="75" w:type="dxa"/>
            </w:tcMar>
            <w:vAlign w:val="center"/>
          </w:tcPr>
          <w:p w14:paraId="1DA8593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467" w:type="dxa"/>
            <w:tcBorders>
              <w:bottom w:val="single" w:sz="4" w:space="0" w:color="000000"/>
            </w:tcBorders>
            <w:shd w:val="clear" w:color="auto" w:fill="FFFFFF"/>
            <w:tcMar>
              <w:top w:w="105" w:type="dxa"/>
              <w:left w:w="75" w:type="dxa"/>
              <w:bottom w:w="105" w:type="dxa"/>
              <w:right w:w="75" w:type="dxa"/>
            </w:tcMar>
            <w:vAlign w:val="center"/>
          </w:tcPr>
          <w:p w14:paraId="5E72C61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778" w:type="dxa"/>
            <w:tcBorders>
              <w:bottom w:val="single" w:sz="4" w:space="0" w:color="000000"/>
            </w:tcBorders>
            <w:shd w:val="clear" w:color="auto" w:fill="FFFFFF"/>
            <w:tcMar>
              <w:top w:w="105" w:type="dxa"/>
              <w:left w:w="75" w:type="dxa"/>
              <w:bottom w:w="105" w:type="dxa"/>
              <w:right w:w="75" w:type="dxa"/>
            </w:tcMar>
            <w:vAlign w:val="center"/>
          </w:tcPr>
          <w:p w14:paraId="7426C5B5"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r>
      <w:tr w:rsidR="0037770F" w:rsidRPr="001F4DAA" w14:paraId="0FA5D715" w14:textId="77777777" w:rsidTr="00222EFA">
        <w:trPr>
          <w:trHeight w:val="202"/>
        </w:trPr>
        <w:tc>
          <w:tcPr>
            <w:tcW w:w="986" w:type="dxa"/>
            <w:vMerge w:val="restart"/>
            <w:tcBorders>
              <w:bottom w:val="single" w:sz="4" w:space="0" w:color="000000"/>
            </w:tcBorders>
            <w:shd w:val="clear" w:color="auto" w:fill="FFFFFF"/>
            <w:tcMar>
              <w:top w:w="105" w:type="dxa"/>
              <w:left w:w="75" w:type="dxa"/>
              <w:bottom w:w="105" w:type="dxa"/>
              <w:right w:w="75" w:type="dxa"/>
            </w:tcMar>
            <w:vAlign w:val="center"/>
          </w:tcPr>
          <w:p w14:paraId="3A43588C"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TRW</w:t>
            </w:r>
          </w:p>
        </w:tc>
        <w:tc>
          <w:tcPr>
            <w:tcW w:w="1107" w:type="dxa"/>
            <w:vMerge w:val="restart"/>
            <w:tcBorders>
              <w:bottom w:val="single" w:sz="4" w:space="0" w:color="000000"/>
            </w:tcBorders>
            <w:shd w:val="clear" w:color="auto" w:fill="FFFFFF"/>
            <w:tcMar>
              <w:top w:w="105" w:type="dxa"/>
              <w:left w:w="75" w:type="dxa"/>
              <w:bottom w:w="105" w:type="dxa"/>
              <w:right w:w="75" w:type="dxa"/>
            </w:tcMar>
            <w:vAlign w:val="center"/>
          </w:tcPr>
          <w:p w14:paraId="44A8C82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160</w:t>
            </w:r>
          </w:p>
        </w:tc>
        <w:tc>
          <w:tcPr>
            <w:tcW w:w="1335" w:type="dxa"/>
            <w:vMerge w:val="restart"/>
            <w:tcBorders>
              <w:bottom w:val="single" w:sz="4" w:space="0" w:color="000000"/>
            </w:tcBorders>
            <w:shd w:val="clear" w:color="auto" w:fill="FFFFFF"/>
            <w:tcMar>
              <w:top w:w="105" w:type="dxa"/>
              <w:left w:w="75" w:type="dxa"/>
              <w:bottom w:w="105" w:type="dxa"/>
              <w:right w:w="75" w:type="dxa"/>
            </w:tcMar>
            <w:vAlign w:val="center"/>
          </w:tcPr>
          <w:p w14:paraId="1A12689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750</w:t>
            </w:r>
          </w:p>
        </w:tc>
        <w:tc>
          <w:tcPr>
            <w:tcW w:w="898" w:type="dxa"/>
            <w:tcBorders>
              <w:top w:val="single" w:sz="4" w:space="0" w:color="000000"/>
            </w:tcBorders>
            <w:shd w:val="clear" w:color="auto" w:fill="FFFFFF"/>
            <w:tcMar>
              <w:top w:w="105" w:type="dxa"/>
              <w:left w:w="75" w:type="dxa"/>
              <w:bottom w:w="105" w:type="dxa"/>
              <w:right w:w="75" w:type="dxa"/>
            </w:tcMar>
            <w:vAlign w:val="center"/>
          </w:tcPr>
          <w:p w14:paraId="4F433116"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1391" w:type="dxa"/>
            <w:tcBorders>
              <w:top w:val="single" w:sz="4" w:space="0" w:color="000000"/>
            </w:tcBorders>
            <w:shd w:val="clear" w:color="auto" w:fill="FFFFFF"/>
            <w:tcMar>
              <w:top w:w="105" w:type="dxa"/>
              <w:left w:w="75" w:type="dxa"/>
              <w:bottom w:w="105" w:type="dxa"/>
              <w:right w:w="75" w:type="dxa"/>
            </w:tcMar>
            <w:vAlign w:val="center"/>
          </w:tcPr>
          <w:p w14:paraId="5FBEF6B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0.011</w:t>
            </w:r>
          </w:p>
        </w:tc>
        <w:tc>
          <w:tcPr>
            <w:tcW w:w="1291" w:type="dxa"/>
            <w:tcBorders>
              <w:top w:val="single" w:sz="4" w:space="0" w:color="000000"/>
            </w:tcBorders>
            <w:shd w:val="clear" w:color="auto" w:fill="FFFFFF"/>
            <w:tcMar>
              <w:top w:w="105" w:type="dxa"/>
              <w:left w:w="75" w:type="dxa"/>
              <w:bottom w:w="105" w:type="dxa"/>
              <w:right w:w="75" w:type="dxa"/>
            </w:tcMar>
            <w:vAlign w:val="center"/>
          </w:tcPr>
          <w:p w14:paraId="3C0C205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-0.147</w:t>
            </w:r>
          </w:p>
        </w:tc>
        <w:tc>
          <w:tcPr>
            <w:tcW w:w="1803" w:type="dxa"/>
            <w:tcBorders>
              <w:top w:val="single" w:sz="4" w:space="0" w:color="000000"/>
            </w:tcBorders>
            <w:shd w:val="clear" w:color="auto" w:fill="FFFFFF"/>
            <w:tcMar>
              <w:top w:w="105" w:type="dxa"/>
              <w:left w:w="75" w:type="dxa"/>
              <w:bottom w:w="105" w:type="dxa"/>
              <w:right w:w="75" w:type="dxa"/>
            </w:tcMar>
            <w:vAlign w:val="center"/>
          </w:tcPr>
          <w:p w14:paraId="3840F96D"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1.222</w:t>
            </w:r>
          </w:p>
        </w:tc>
        <w:tc>
          <w:tcPr>
            <w:tcW w:w="1594" w:type="dxa"/>
            <w:tcBorders>
              <w:top w:val="single" w:sz="4" w:space="0" w:color="000000"/>
            </w:tcBorders>
            <w:shd w:val="clear" w:color="auto" w:fill="FFFFFF"/>
            <w:tcMar>
              <w:top w:w="105" w:type="dxa"/>
              <w:left w:w="75" w:type="dxa"/>
              <w:bottom w:w="105" w:type="dxa"/>
              <w:right w:w="75" w:type="dxa"/>
            </w:tcMar>
            <w:vAlign w:val="center"/>
          </w:tcPr>
          <w:p w14:paraId="2FADAC4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-0.783</w:t>
            </w:r>
          </w:p>
        </w:tc>
        <w:tc>
          <w:tcPr>
            <w:tcW w:w="1467" w:type="dxa"/>
            <w:tcBorders>
              <w:top w:val="single" w:sz="4" w:space="0" w:color="000000"/>
            </w:tcBorders>
            <w:shd w:val="clear" w:color="auto" w:fill="FFFFFF"/>
            <w:tcMar>
              <w:top w:w="105" w:type="dxa"/>
              <w:left w:w="75" w:type="dxa"/>
              <w:bottom w:w="105" w:type="dxa"/>
              <w:right w:w="75" w:type="dxa"/>
            </w:tcMar>
            <w:vAlign w:val="center"/>
          </w:tcPr>
          <w:p w14:paraId="34B800C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0.008</w:t>
            </w:r>
          </w:p>
        </w:tc>
        <w:tc>
          <w:tcPr>
            <w:tcW w:w="1778" w:type="dxa"/>
            <w:tcBorders>
              <w:top w:val="single" w:sz="4" w:space="0" w:color="000000"/>
            </w:tcBorders>
            <w:shd w:val="clear" w:color="auto" w:fill="FFFFFF"/>
            <w:tcMar>
              <w:top w:w="105" w:type="dxa"/>
              <w:left w:w="75" w:type="dxa"/>
              <w:bottom w:w="105" w:type="dxa"/>
              <w:right w:w="75" w:type="dxa"/>
            </w:tcMar>
            <w:vAlign w:val="center"/>
          </w:tcPr>
          <w:p w14:paraId="1202C756"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-2.904</w:t>
            </w:r>
          </w:p>
        </w:tc>
      </w:tr>
      <w:tr w:rsidR="0037770F" w:rsidRPr="001F4DAA" w14:paraId="094259D1" w14:textId="77777777" w:rsidTr="00222EFA">
        <w:trPr>
          <w:trHeight w:val="202"/>
        </w:trPr>
        <w:tc>
          <w:tcPr>
            <w:tcW w:w="986" w:type="dxa"/>
            <w:vMerge/>
            <w:tcBorders>
              <w:bottom w:val="single" w:sz="4" w:space="0" w:color="000000"/>
            </w:tcBorders>
            <w:shd w:val="clear" w:color="auto" w:fill="FFFFFF"/>
            <w:tcMar>
              <w:top w:w="105" w:type="dxa"/>
              <w:left w:w="75" w:type="dxa"/>
              <w:bottom w:w="105" w:type="dxa"/>
              <w:right w:w="75" w:type="dxa"/>
            </w:tcMar>
            <w:vAlign w:val="center"/>
          </w:tcPr>
          <w:p w14:paraId="6838F3E1"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bottom w:val="single" w:sz="4" w:space="0" w:color="000000"/>
            </w:tcBorders>
            <w:shd w:val="clear" w:color="auto" w:fill="FFFFFF"/>
            <w:tcMar>
              <w:top w:w="105" w:type="dxa"/>
              <w:left w:w="75" w:type="dxa"/>
              <w:bottom w:w="105" w:type="dxa"/>
              <w:right w:w="75" w:type="dxa"/>
            </w:tcMar>
            <w:vAlign w:val="center"/>
          </w:tcPr>
          <w:p w14:paraId="6BF0E1DE"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bottom w:val="single" w:sz="4" w:space="0" w:color="000000"/>
            </w:tcBorders>
            <w:shd w:val="clear" w:color="auto" w:fill="FFFFFF"/>
            <w:tcMar>
              <w:top w:w="105" w:type="dxa"/>
              <w:left w:w="75" w:type="dxa"/>
              <w:bottom w:w="105" w:type="dxa"/>
              <w:right w:w="75" w:type="dxa"/>
            </w:tcMar>
            <w:vAlign w:val="center"/>
          </w:tcPr>
          <w:p w14:paraId="1315E767"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shd w:val="clear" w:color="auto" w:fill="FFFFFF"/>
            <w:tcMar>
              <w:top w:w="105" w:type="dxa"/>
              <w:left w:w="75" w:type="dxa"/>
              <w:bottom w:w="105" w:type="dxa"/>
              <w:right w:w="75" w:type="dxa"/>
            </w:tcMar>
            <w:vAlign w:val="center"/>
          </w:tcPr>
          <w:p w14:paraId="4A5B27AB"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1391" w:type="dxa"/>
            <w:shd w:val="clear" w:color="auto" w:fill="FFFFFF"/>
            <w:tcMar>
              <w:top w:w="105" w:type="dxa"/>
              <w:left w:w="75" w:type="dxa"/>
              <w:bottom w:w="105" w:type="dxa"/>
              <w:right w:w="75" w:type="dxa"/>
            </w:tcMar>
            <w:vAlign w:val="center"/>
          </w:tcPr>
          <w:p w14:paraId="260DAF6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1.004</w:t>
            </w:r>
          </w:p>
        </w:tc>
        <w:tc>
          <w:tcPr>
            <w:tcW w:w="1291" w:type="dxa"/>
            <w:shd w:val="clear" w:color="auto" w:fill="FFFFFF"/>
            <w:tcMar>
              <w:top w:w="105" w:type="dxa"/>
              <w:left w:w="75" w:type="dxa"/>
              <w:bottom w:w="105" w:type="dxa"/>
              <w:right w:w="75" w:type="dxa"/>
            </w:tcMar>
            <w:vAlign w:val="center"/>
          </w:tcPr>
          <w:p w14:paraId="760DD10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-5.082</w:t>
            </w:r>
          </w:p>
        </w:tc>
        <w:tc>
          <w:tcPr>
            <w:tcW w:w="1803" w:type="dxa"/>
            <w:shd w:val="clear" w:color="auto" w:fill="FFFFFF"/>
            <w:tcMar>
              <w:top w:w="105" w:type="dxa"/>
              <w:left w:w="75" w:type="dxa"/>
              <w:bottom w:w="105" w:type="dxa"/>
              <w:right w:w="75" w:type="dxa"/>
            </w:tcMar>
            <w:vAlign w:val="center"/>
          </w:tcPr>
          <w:p w14:paraId="0B1A2ED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1.438</w:t>
            </w:r>
          </w:p>
        </w:tc>
        <w:tc>
          <w:tcPr>
            <w:tcW w:w="1594" w:type="dxa"/>
            <w:shd w:val="clear" w:color="auto" w:fill="FFFFFF"/>
            <w:tcMar>
              <w:top w:w="105" w:type="dxa"/>
              <w:left w:w="75" w:type="dxa"/>
              <w:bottom w:w="105" w:type="dxa"/>
              <w:right w:w="75" w:type="dxa"/>
            </w:tcMar>
            <w:vAlign w:val="center"/>
          </w:tcPr>
          <w:p w14:paraId="0683309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-10.288</w:t>
            </w:r>
          </w:p>
        </w:tc>
        <w:tc>
          <w:tcPr>
            <w:tcW w:w="1467" w:type="dxa"/>
            <w:shd w:val="clear" w:color="auto" w:fill="FFFFFF"/>
            <w:tcMar>
              <w:top w:w="105" w:type="dxa"/>
              <w:left w:w="75" w:type="dxa"/>
              <w:bottom w:w="105" w:type="dxa"/>
              <w:right w:w="75" w:type="dxa"/>
            </w:tcMar>
            <w:vAlign w:val="center"/>
          </w:tcPr>
          <w:p w14:paraId="71EBE5D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0.931</w:t>
            </w:r>
          </w:p>
        </w:tc>
        <w:tc>
          <w:tcPr>
            <w:tcW w:w="1778" w:type="dxa"/>
            <w:shd w:val="clear" w:color="auto" w:fill="FFFFFF"/>
            <w:tcMar>
              <w:top w:w="105" w:type="dxa"/>
              <w:left w:w="75" w:type="dxa"/>
              <w:bottom w:w="105" w:type="dxa"/>
              <w:right w:w="75" w:type="dxa"/>
            </w:tcMar>
            <w:vAlign w:val="center"/>
          </w:tcPr>
          <w:p w14:paraId="01DCA8B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-2.974</w:t>
            </w:r>
          </w:p>
        </w:tc>
      </w:tr>
      <w:tr w:rsidR="0037770F" w:rsidRPr="001F4DAA" w14:paraId="67A68011" w14:textId="77777777" w:rsidTr="00222EFA">
        <w:trPr>
          <w:trHeight w:val="202"/>
        </w:trPr>
        <w:tc>
          <w:tcPr>
            <w:tcW w:w="986" w:type="dxa"/>
            <w:vMerge/>
            <w:tcBorders>
              <w:bottom w:val="single" w:sz="4" w:space="0" w:color="000000"/>
            </w:tcBorders>
            <w:shd w:val="clear" w:color="auto" w:fill="FFFFFF"/>
            <w:tcMar>
              <w:top w:w="105" w:type="dxa"/>
              <w:left w:w="75" w:type="dxa"/>
              <w:bottom w:w="105" w:type="dxa"/>
              <w:right w:w="75" w:type="dxa"/>
            </w:tcMar>
            <w:vAlign w:val="center"/>
          </w:tcPr>
          <w:p w14:paraId="517C63C5"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107" w:type="dxa"/>
            <w:vMerge/>
            <w:tcBorders>
              <w:bottom w:val="single" w:sz="4" w:space="0" w:color="000000"/>
            </w:tcBorders>
            <w:shd w:val="clear" w:color="auto" w:fill="FFFFFF"/>
            <w:tcMar>
              <w:top w:w="105" w:type="dxa"/>
              <w:left w:w="75" w:type="dxa"/>
              <w:bottom w:w="105" w:type="dxa"/>
              <w:right w:w="75" w:type="dxa"/>
            </w:tcMar>
            <w:vAlign w:val="center"/>
          </w:tcPr>
          <w:p w14:paraId="2C0C59EB"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1335" w:type="dxa"/>
            <w:vMerge/>
            <w:tcBorders>
              <w:bottom w:val="single" w:sz="4" w:space="0" w:color="000000"/>
            </w:tcBorders>
            <w:shd w:val="clear" w:color="auto" w:fill="FFFFFF"/>
            <w:tcMar>
              <w:top w:w="105" w:type="dxa"/>
              <w:left w:w="75" w:type="dxa"/>
              <w:bottom w:w="105" w:type="dxa"/>
              <w:right w:w="75" w:type="dxa"/>
            </w:tcMar>
            <w:vAlign w:val="center"/>
          </w:tcPr>
          <w:p w14:paraId="70E2635C"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898" w:type="dxa"/>
            <w:tcBorders>
              <w:bottom w:val="single" w:sz="4" w:space="0" w:color="000000"/>
            </w:tcBorders>
            <w:shd w:val="clear" w:color="auto" w:fill="FFFFFF"/>
            <w:tcMar>
              <w:top w:w="105" w:type="dxa"/>
              <w:left w:w="75" w:type="dxa"/>
              <w:bottom w:w="105" w:type="dxa"/>
              <w:right w:w="75" w:type="dxa"/>
            </w:tcMar>
            <w:vAlign w:val="center"/>
          </w:tcPr>
          <w:p w14:paraId="380ABC34"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1391" w:type="dxa"/>
            <w:tcBorders>
              <w:bottom w:val="single" w:sz="4" w:space="0" w:color="000000"/>
            </w:tcBorders>
            <w:shd w:val="clear" w:color="auto" w:fill="FFFFFF"/>
            <w:tcMar>
              <w:top w:w="105" w:type="dxa"/>
              <w:left w:w="75" w:type="dxa"/>
              <w:bottom w:w="105" w:type="dxa"/>
              <w:right w:w="75" w:type="dxa"/>
            </w:tcMar>
            <w:vAlign w:val="center"/>
          </w:tcPr>
          <w:p w14:paraId="0EE2F36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291" w:type="dxa"/>
            <w:tcBorders>
              <w:bottom w:val="single" w:sz="4" w:space="0" w:color="000000"/>
            </w:tcBorders>
            <w:shd w:val="clear" w:color="auto" w:fill="FFFFFF"/>
            <w:tcMar>
              <w:top w:w="105" w:type="dxa"/>
              <w:left w:w="75" w:type="dxa"/>
              <w:bottom w:w="105" w:type="dxa"/>
              <w:right w:w="75" w:type="dxa"/>
            </w:tcMar>
            <w:vAlign w:val="center"/>
          </w:tcPr>
          <w:p w14:paraId="33A182F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0.924</w:t>
            </w:r>
          </w:p>
        </w:tc>
        <w:tc>
          <w:tcPr>
            <w:tcW w:w="1803" w:type="dxa"/>
            <w:tcBorders>
              <w:bottom w:val="single" w:sz="4" w:space="0" w:color="000000"/>
            </w:tcBorders>
            <w:shd w:val="clear" w:color="auto" w:fill="FFFFFF"/>
            <w:tcMar>
              <w:top w:w="105" w:type="dxa"/>
              <w:left w:w="75" w:type="dxa"/>
              <w:bottom w:w="105" w:type="dxa"/>
              <w:right w:w="75" w:type="dxa"/>
            </w:tcMar>
            <w:vAlign w:val="center"/>
          </w:tcPr>
          <w:p w14:paraId="562982C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594" w:type="dxa"/>
            <w:tcBorders>
              <w:bottom w:val="single" w:sz="4" w:space="0" w:color="000000"/>
            </w:tcBorders>
            <w:shd w:val="clear" w:color="auto" w:fill="FFFFFF"/>
            <w:tcMar>
              <w:top w:w="105" w:type="dxa"/>
              <w:left w:w="75" w:type="dxa"/>
              <w:bottom w:w="105" w:type="dxa"/>
              <w:right w:w="75" w:type="dxa"/>
            </w:tcMar>
            <w:vAlign w:val="center"/>
          </w:tcPr>
          <w:p w14:paraId="118A4E8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0.360</w:t>
            </w:r>
          </w:p>
        </w:tc>
        <w:tc>
          <w:tcPr>
            <w:tcW w:w="1467" w:type="dxa"/>
            <w:tcBorders>
              <w:bottom w:val="single" w:sz="4" w:space="0" w:color="000000"/>
            </w:tcBorders>
            <w:shd w:val="clear" w:color="auto" w:fill="FFFFFF"/>
            <w:tcMar>
              <w:top w:w="105" w:type="dxa"/>
              <w:left w:w="75" w:type="dxa"/>
              <w:bottom w:w="105" w:type="dxa"/>
              <w:right w:w="75" w:type="dxa"/>
            </w:tcMar>
            <w:vAlign w:val="center"/>
          </w:tcPr>
          <w:p w14:paraId="01F45DA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1778" w:type="dxa"/>
            <w:tcBorders>
              <w:bottom w:val="single" w:sz="4" w:space="0" w:color="000000"/>
            </w:tcBorders>
            <w:shd w:val="clear" w:color="auto" w:fill="FFFFFF"/>
            <w:tcMar>
              <w:top w:w="105" w:type="dxa"/>
              <w:left w:w="75" w:type="dxa"/>
              <w:bottom w:w="105" w:type="dxa"/>
              <w:right w:w="75" w:type="dxa"/>
            </w:tcMar>
            <w:vAlign w:val="center"/>
          </w:tcPr>
          <w:p w14:paraId="16B98EC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r>
    </w:tbl>
    <w:p w14:paraId="7B9958D9" w14:textId="77777777" w:rsidR="003D240B" w:rsidRDefault="003D240B" w:rsidP="00616B51">
      <w:pPr>
        <w:pStyle w:val="BodyText"/>
        <w:spacing w:line="240" w:lineRule="auto"/>
        <w:ind w:left="990" w:hanging="990"/>
      </w:pPr>
    </w:p>
    <w:p w14:paraId="643B34A6" w14:textId="40FD357A" w:rsidR="003D240B" w:rsidRDefault="003D240B" w:rsidP="00616B51">
      <w:pPr>
        <w:pStyle w:val="BodyText"/>
        <w:spacing w:line="240" w:lineRule="auto"/>
        <w:ind w:left="990" w:hanging="990"/>
      </w:pPr>
    </w:p>
    <w:p w14:paraId="10BB1A39" w14:textId="77777777" w:rsidR="003D240B" w:rsidRDefault="003D240B" w:rsidP="00616B51">
      <w:pPr>
        <w:pStyle w:val="BodyText"/>
        <w:spacing w:line="240" w:lineRule="auto"/>
        <w:ind w:left="990" w:hanging="990"/>
        <w:sectPr w:rsidR="003D240B" w:rsidSect="003D240B">
          <w:pgSz w:w="15840" w:h="12240" w:orient="landscape"/>
          <w:pgMar w:top="1440" w:right="1440" w:bottom="1440" w:left="1440" w:header="720" w:footer="720" w:gutter="0"/>
          <w:cols w:space="720"/>
          <w:docGrid w:linePitch="299"/>
        </w:sectPr>
      </w:pPr>
    </w:p>
    <w:p w14:paraId="24A741AF" w14:textId="77777777" w:rsidR="00DD1ACA" w:rsidRDefault="000156D7" w:rsidP="003D240B">
      <w:pPr>
        <w:pStyle w:val="Heading1"/>
      </w:pPr>
      <w:bookmarkStart w:id="166" w:name="_Toc84583128"/>
      <w:bookmarkStart w:id="167" w:name="figures"/>
      <w:bookmarkEnd w:id="160"/>
      <w:bookmarkEnd w:id="164"/>
      <w:r>
        <w:lastRenderedPageBreak/>
        <w:t>Figures</w:t>
      </w:r>
      <w:bookmarkEnd w:id="166"/>
    </w:p>
    <w:p w14:paraId="3F8FAC98" w14:textId="77777777" w:rsidR="00DD1ACA" w:rsidRDefault="000156D7" w:rsidP="00A447D6">
      <w:pPr>
        <w:pStyle w:val="FirstParagraph"/>
        <w:jc w:val="center"/>
      </w:pPr>
      <w:r>
        <w:rPr>
          <w:noProof/>
        </w:rPr>
        <w:drawing>
          <wp:inline distT="0" distB="0" distL="0" distR="0" wp14:anchorId="6EE8D4D9" wp14:editId="1D38183A">
            <wp:extent cx="5486400" cy="65836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4_AR_report_files/figure-docx/outcomes-1.png"/>
                    <pic:cNvPicPr>
                      <a:picLocks noChangeAspect="1" noChangeArrowheads="1"/>
                    </pic:cNvPicPr>
                  </pic:nvPicPr>
                  <pic:blipFill>
                    <a:blip r:embed="rId22"/>
                    <a:stretch>
                      <a:fillRect/>
                    </a:stretch>
                  </pic:blipFill>
                  <pic:spPr bwMode="auto">
                    <a:xfrm>
                      <a:off x="0" y="0"/>
                      <a:ext cx="5486400" cy="6583680"/>
                    </a:xfrm>
                    <a:prstGeom prst="rect">
                      <a:avLst/>
                    </a:prstGeom>
                    <a:noFill/>
                    <a:ln w="9525">
                      <a:noFill/>
                      <a:headEnd/>
                      <a:tailEnd/>
                    </a:ln>
                  </pic:spPr>
                </pic:pic>
              </a:graphicData>
            </a:graphic>
          </wp:inline>
        </w:drawing>
      </w:r>
    </w:p>
    <w:p w14:paraId="0BF339AE" w14:textId="024BFA22" w:rsidR="00DD1ACA" w:rsidRDefault="000156D7" w:rsidP="00A447D6">
      <w:pPr>
        <w:pStyle w:val="BodyText"/>
        <w:spacing w:line="240" w:lineRule="auto"/>
        <w:ind w:left="1080" w:hanging="1080"/>
      </w:pPr>
      <w:r>
        <w:t xml:space="preserve">Figure 1. -- </w:t>
      </w:r>
      <w:r w:rsidR="00A447D6" w:rsidRPr="00A447D6">
        <w:t>Total number of observer sea days purchased (top panel) and total cost of observing those sea days (bottom panel). Vertical bars signify the range of potential outcomes predicted by the 2020 Annual Deployment Plan. Dashed lines signify available budget. Solid lines signify what actually occurred in 2020</w:t>
      </w:r>
      <w:r>
        <w:t>.</w:t>
      </w:r>
      <w:bookmarkStart w:id="168" w:name="section-11"/>
    </w:p>
    <w:p w14:paraId="0CF88355" w14:textId="77777777" w:rsidR="00DD1ACA" w:rsidRDefault="00DD1ACA">
      <w:pPr>
        <w:pStyle w:val="Heading5"/>
      </w:pPr>
      <w:bookmarkStart w:id="169" w:name="section-12"/>
      <w:bookmarkEnd w:id="168"/>
    </w:p>
    <w:p w14:paraId="34D3136B" w14:textId="77777777" w:rsidR="00DD1ACA" w:rsidRDefault="000156D7" w:rsidP="000939E8">
      <w:pPr>
        <w:pStyle w:val="FirstParagraph"/>
        <w:jc w:val="center"/>
      </w:pPr>
      <w:r>
        <w:rPr>
          <w:noProof/>
        </w:rPr>
        <w:drawing>
          <wp:inline distT="0" distB="0" distL="0" distR="0" wp14:anchorId="5CCE27E2" wp14:editId="6BDCF91E">
            <wp:extent cx="5943600" cy="47548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em.times.figure-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209CCAE9" w14:textId="5A0D11CC" w:rsidR="00DD1ACA" w:rsidRDefault="000156D7" w:rsidP="00A447D6">
      <w:pPr>
        <w:pStyle w:val="BodyText"/>
        <w:spacing w:line="240" w:lineRule="auto"/>
        <w:ind w:left="1080" w:hanging="1080"/>
      </w:pPr>
      <w:r>
        <w:t xml:space="preserve">Figure 2. -- </w:t>
      </w:r>
      <w:r w:rsidR="00A447D6" w:rsidRPr="00A447D6">
        <w:t>Histogram of days taken for fixed gear EM data review by stratum. Columns are not additive, and instead represent two different ways of measuring review time, starting from either the end of the trip or from the date at which the hard drive was received</w:t>
      </w:r>
      <w:r>
        <w:t>.</w:t>
      </w:r>
    </w:p>
    <w:p w14:paraId="3A211AB8" w14:textId="77777777" w:rsidR="00DD1ACA" w:rsidRDefault="00DD1ACA">
      <w:pPr>
        <w:pStyle w:val="Heading5"/>
      </w:pPr>
      <w:bookmarkStart w:id="170" w:name="section-13"/>
      <w:bookmarkEnd w:id="169"/>
    </w:p>
    <w:p w14:paraId="230AE906" w14:textId="77777777" w:rsidR="00DD1ACA" w:rsidRDefault="000156D7" w:rsidP="000939E8">
      <w:pPr>
        <w:pStyle w:val="FirstParagraph"/>
        <w:jc w:val="center"/>
      </w:pPr>
      <w:r>
        <w:rPr>
          <w:noProof/>
        </w:rPr>
        <w:drawing>
          <wp:inline distT="0" distB="0" distL="0" distR="0" wp14:anchorId="174DE2F2" wp14:editId="220818E3">
            <wp:extent cx="5943600" cy="63398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Temporal.plot-1.png"/>
                    <pic:cNvPicPr>
                      <a:picLocks noChangeAspect="1" noChangeArrowheads="1"/>
                    </pic:cNvPicPr>
                  </pic:nvPicPr>
                  <pic:blipFill>
                    <a:blip r:embed="rId24"/>
                    <a:stretch>
                      <a:fillRect/>
                    </a:stretch>
                  </pic:blipFill>
                  <pic:spPr bwMode="auto">
                    <a:xfrm>
                      <a:off x="0" y="0"/>
                      <a:ext cx="5943600" cy="6339840"/>
                    </a:xfrm>
                    <a:prstGeom prst="rect">
                      <a:avLst/>
                    </a:prstGeom>
                    <a:noFill/>
                    <a:ln w="9525">
                      <a:noFill/>
                      <a:headEnd/>
                      <a:tailEnd/>
                    </a:ln>
                  </pic:spPr>
                </pic:pic>
              </a:graphicData>
            </a:graphic>
          </wp:inline>
        </w:drawing>
      </w:r>
    </w:p>
    <w:p w14:paraId="749A5F65" w14:textId="232F93D0" w:rsidR="00DD1ACA" w:rsidRDefault="000156D7" w:rsidP="00A447D6">
      <w:pPr>
        <w:pStyle w:val="BodyText"/>
        <w:spacing w:line="240" w:lineRule="auto"/>
        <w:ind w:left="1080" w:hanging="1080"/>
      </w:pPr>
      <w:r>
        <w:t xml:space="preserve">Figure 3. -- </w:t>
      </w:r>
      <w:r w:rsidR="00A447D6" w:rsidRPr="00A447D6">
        <w:t xml:space="preserve">Cumulative number of trips monitored during 2020 (black line) compared to the expected range of observed trips (shaded ribbon) given fishing effort and sampling rates. Dates where the monitored number of trips is outside of expected (less or more than the range) are depicted as tick marks on the horizontal x-axis. The results of tests that the observed rate derived from a binomial distribution sampled at the selection rate are denoted as </w:t>
      </w:r>
      <w:r w:rsidR="00A447D6" w:rsidRPr="00A447D6">
        <w:rPr>
          <w:i/>
        </w:rPr>
        <w:t>p</w:t>
      </w:r>
      <w:r w:rsidR="00A447D6" w:rsidRPr="00A447D6">
        <w:t>-values. Dashed vertical lines and shaded rectangles denote the period when waivers were being issued for observer coverage due to COVID-19. During the waiver period, there was no expected number of observed trips. The EM strata were not affected by the waiver period, and so the expected numbers of monitored trips in those strata are uninterrupted</w:t>
      </w:r>
      <w:r>
        <w:t>.</w:t>
      </w:r>
    </w:p>
    <w:p w14:paraId="614AAC30" w14:textId="77777777" w:rsidR="00DD1ACA" w:rsidRDefault="00DD1ACA">
      <w:pPr>
        <w:pStyle w:val="Heading5"/>
      </w:pPr>
      <w:bookmarkStart w:id="171" w:name="section-14"/>
      <w:bookmarkEnd w:id="170"/>
    </w:p>
    <w:p w14:paraId="08BC8914" w14:textId="77777777" w:rsidR="00DD1ACA" w:rsidRDefault="000156D7" w:rsidP="00EA3EC4">
      <w:pPr>
        <w:pStyle w:val="FirstParagraph"/>
        <w:jc w:val="center"/>
      </w:pPr>
      <w:r>
        <w:rPr>
          <w:noProof/>
        </w:rPr>
        <w:drawing>
          <wp:inline distT="0" distB="0" distL="0" distR="0" wp14:anchorId="2BAF6E12" wp14:editId="2C252D89">
            <wp:extent cx="5852160" cy="7022592"/>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ts_obze_HAL.png"/>
                    <pic:cNvPicPr>
                      <a:picLocks noChangeAspect="1" noChangeArrowheads="1"/>
                    </pic:cNvPicPr>
                  </pic:nvPicPr>
                  <pic:blipFill>
                    <a:blip r:embed="rId25"/>
                    <a:stretch>
                      <a:fillRect/>
                    </a:stretch>
                  </pic:blipFill>
                  <pic:spPr bwMode="auto">
                    <a:xfrm>
                      <a:off x="0" y="0"/>
                      <a:ext cx="5852160" cy="7022592"/>
                    </a:xfrm>
                    <a:prstGeom prst="rect">
                      <a:avLst/>
                    </a:prstGeom>
                    <a:noFill/>
                    <a:ln w="9525">
                      <a:noFill/>
                      <a:headEnd/>
                      <a:tailEnd/>
                    </a:ln>
                  </pic:spPr>
                </pic:pic>
              </a:graphicData>
            </a:graphic>
          </wp:inline>
        </w:drawing>
      </w:r>
    </w:p>
    <w:p w14:paraId="43E37D5C" w14:textId="1F3D4A0E" w:rsidR="00DD1ACA" w:rsidRDefault="000156D7" w:rsidP="00EA3EC4">
      <w:pPr>
        <w:pStyle w:val="BodyText"/>
        <w:spacing w:line="240" w:lineRule="auto"/>
        <w:ind w:left="1080" w:hanging="1080"/>
      </w:pPr>
      <w:r>
        <w:t xml:space="preserve">Figure 4. -- </w:t>
      </w:r>
      <w:commentRangeStart w:id="172"/>
      <w:r w:rsidR="00EA3EC4" w:rsidRPr="00EA3EC4">
        <w:t xml:space="preserve">Relative concentrations </w:t>
      </w:r>
      <w:commentRangeEnd w:id="172"/>
      <w:r w:rsidR="000A076E">
        <w:rPr>
          <w:rStyle w:val="CommentReference"/>
        </w:rPr>
        <w:commentReference w:id="172"/>
      </w:r>
      <w:r w:rsidR="00EA3EC4" w:rsidRPr="00EA3EC4">
        <w:t xml:space="preserve">of fishing effort and monitoring coverage for the observer </w:t>
      </w:r>
      <w:ins w:id="173" w:author="Ray Webster" w:date="2021-11-02T11:26:00Z">
        <w:r w:rsidR="008443EF">
          <w:t xml:space="preserve">(OB) </w:t>
        </w:r>
      </w:ins>
      <w:r w:rsidR="00EA3EC4" w:rsidRPr="005F140B">
        <w:rPr>
          <w:i/>
        </w:rPr>
        <w:t>HAL</w:t>
      </w:r>
      <w:r w:rsidR="00EA3EC4" w:rsidRPr="00EA3EC4">
        <w:t xml:space="preserve"> stratum (blue) and Zero Coverage </w:t>
      </w:r>
      <w:ins w:id="174" w:author="Ray Webster" w:date="2021-11-02T11:26:00Z">
        <w:r w:rsidR="008443EF">
          <w:t xml:space="preserve">(ZE) </w:t>
        </w:r>
      </w:ins>
      <w:r w:rsidR="00EA3EC4" w:rsidRPr="00EA3EC4">
        <w:t>stratum trips that used hook-and-line gear (</w:t>
      </w:r>
      <w:commentRangeStart w:id="175"/>
      <w:r w:rsidR="00EA3EC4" w:rsidRPr="00EA3EC4">
        <w:t>goldenrod</w:t>
      </w:r>
      <w:commentRangeEnd w:id="175"/>
      <w:r w:rsidR="008443EF">
        <w:rPr>
          <w:rStyle w:val="CommentReference"/>
        </w:rPr>
        <w:commentReference w:id="175"/>
      </w:r>
      <w:r w:rsidR="00EA3EC4" w:rsidRPr="00EA3EC4">
        <w:t>) for each week of 2020. Areas with fewer than three distinct fishing vessels were obscured and replaced with proportions of trips that were monitored. Vertical dashed lines depict different time periods of 2020</w:t>
      </w:r>
      <w:r>
        <w:t>.</w:t>
      </w:r>
    </w:p>
    <w:p w14:paraId="094D1C00" w14:textId="77777777" w:rsidR="00DD1ACA" w:rsidRDefault="00DD1ACA">
      <w:pPr>
        <w:pStyle w:val="Heading5"/>
      </w:pPr>
      <w:bookmarkStart w:id="176" w:name="section-15"/>
      <w:bookmarkEnd w:id="171"/>
    </w:p>
    <w:p w14:paraId="6E37DCDA" w14:textId="77777777" w:rsidR="00DD1ACA" w:rsidRDefault="000156D7" w:rsidP="00EA3EC4">
      <w:pPr>
        <w:pStyle w:val="FirstParagraph"/>
        <w:jc w:val="center"/>
      </w:pPr>
      <w:r>
        <w:rPr>
          <w:noProof/>
        </w:rPr>
        <w:drawing>
          <wp:inline distT="0" distB="0" distL="0" distR="0" wp14:anchorId="1D2706D5" wp14:editId="0833C491">
            <wp:extent cx="5852160" cy="702259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ts_obze_POT.png"/>
                    <pic:cNvPicPr>
                      <a:picLocks noChangeAspect="1" noChangeArrowheads="1"/>
                    </pic:cNvPicPr>
                  </pic:nvPicPr>
                  <pic:blipFill>
                    <a:blip r:embed="rId26"/>
                    <a:stretch>
                      <a:fillRect/>
                    </a:stretch>
                  </pic:blipFill>
                  <pic:spPr bwMode="auto">
                    <a:xfrm>
                      <a:off x="0" y="0"/>
                      <a:ext cx="5852160" cy="7022592"/>
                    </a:xfrm>
                    <a:prstGeom prst="rect">
                      <a:avLst/>
                    </a:prstGeom>
                    <a:noFill/>
                    <a:ln w="9525">
                      <a:noFill/>
                      <a:headEnd/>
                      <a:tailEnd/>
                    </a:ln>
                  </pic:spPr>
                </pic:pic>
              </a:graphicData>
            </a:graphic>
          </wp:inline>
        </w:drawing>
      </w:r>
    </w:p>
    <w:p w14:paraId="70208184" w14:textId="70DAA825" w:rsidR="00DD1ACA" w:rsidRDefault="000156D7" w:rsidP="00EA3EC4">
      <w:pPr>
        <w:pStyle w:val="BodyText"/>
        <w:spacing w:line="240" w:lineRule="auto"/>
        <w:ind w:left="1080" w:hanging="1080"/>
      </w:pPr>
      <w:r>
        <w:t xml:space="preserve">Figure 5. -- </w:t>
      </w:r>
      <w:r w:rsidR="00EA3EC4" w:rsidRPr="00EA3EC4">
        <w:t xml:space="preserve">Relative concentrations of fishing effort and monitoring coverage for the observer </w:t>
      </w:r>
      <w:ins w:id="177" w:author="Ray Webster" w:date="2021-11-02T11:30:00Z">
        <w:r w:rsidR="002E0C30">
          <w:t xml:space="preserve">(OB) </w:t>
        </w:r>
      </w:ins>
      <w:r w:rsidR="00EA3EC4" w:rsidRPr="005F140B">
        <w:rPr>
          <w:i/>
        </w:rPr>
        <w:t>POT</w:t>
      </w:r>
      <w:r w:rsidR="00EA3EC4" w:rsidRPr="00EA3EC4">
        <w:t xml:space="preserve"> stratum (blue) and Zero Coverage </w:t>
      </w:r>
      <w:ins w:id="178" w:author="Ray Webster" w:date="2021-11-02T11:30:00Z">
        <w:r w:rsidR="002E0C30">
          <w:t xml:space="preserve">(ZE) </w:t>
        </w:r>
      </w:ins>
      <w:r w:rsidR="00EA3EC4" w:rsidRPr="00EA3EC4">
        <w:t>stratum trips that used pot gear (</w:t>
      </w:r>
      <w:proofErr w:type="spellStart"/>
      <w:r w:rsidR="00EA3EC4" w:rsidRPr="00EA3EC4">
        <w:t>goldenrod</w:t>
      </w:r>
      <w:ins w:id="179" w:author="Ray Webster" w:date="2021-11-02T11:29:00Z">
        <w:r w:rsidR="002E0C30">
          <w:t>brown</w:t>
        </w:r>
      </w:ins>
      <w:proofErr w:type="spellEnd"/>
      <w:r w:rsidR="00EA3EC4" w:rsidRPr="00EA3EC4">
        <w:t>) for each week of 2020. Areas with fewer than three distinct fishing vessels were obscured and replaced with proportions of trips that were monitored. Vertical dashed lines depict different time periods of 2020</w:t>
      </w:r>
      <w:r>
        <w:t>.</w:t>
      </w:r>
    </w:p>
    <w:p w14:paraId="2A159B91" w14:textId="77777777" w:rsidR="00DD1ACA" w:rsidRDefault="00DD1ACA">
      <w:pPr>
        <w:pStyle w:val="Heading5"/>
      </w:pPr>
      <w:bookmarkStart w:id="180" w:name="section-16"/>
      <w:bookmarkEnd w:id="176"/>
    </w:p>
    <w:p w14:paraId="19FDD1D6" w14:textId="77777777" w:rsidR="00DD1ACA" w:rsidRDefault="000156D7" w:rsidP="00AD7BC5">
      <w:pPr>
        <w:pStyle w:val="FirstParagraph"/>
        <w:jc w:val="center"/>
      </w:pPr>
      <w:r>
        <w:rPr>
          <w:noProof/>
        </w:rPr>
        <w:drawing>
          <wp:inline distT="0" distB="0" distL="0" distR="0" wp14:anchorId="4983A13A" wp14:editId="59CD0A9B">
            <wp:extent cx="5943600" cy="3962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ts_obze_TRW.png"/>
                    <pic:cNvPicPr>
                      <a:picLocks noChangeAspect="1" noChangeArrowheads="1"/>
                    </pic:cNvPicPr>
                  </pic:nvPicPr>
                  <pic:blipFill>
                    <a:blip r:embed="rId27"/>
                    <a:stretch>
                      <a:fillRect/>
                    </a:stretch>
                  </pic:blipFill>
                  <pic:spPr bwMode="auto">
                    <a:xfrm>
                      <a:off x="0" y="0"/>
                      <a:ext cx="5943600" cy="3962400"/>
                    </a:xfrm>
                    <a:prstGeom prst="rect">
                      <a:avLst/>
                    </a:prstGeom>
                    <a:noFill/>
                    <a:ln w="9525">
                      <a:noFill/>
                      <a:headEnd/>
                      <a:tailEnd/>
                    </a:ln>
                  </pic:spPr>
                </pic:pic>
              </a:graphicData>
            </a:graphic>
          </wp:inline>
        </w:drawing>
      </w:r>
    </w:p>
    <w:p w14:paraId="3967AF26" w14:textId="76366D68" w:rsidR="00DD1ACA" w:rsidRDefault="000156D7" w:rsidP="00607DFA">
      <w:pPr>
        <w:pStyle w:val="BodyText"/>
        <w:spacing w:line="240" w:lineRule="auto"/>
        <w:ind w:left="1080" w:hanging="1080"/>
      </w:pPr>
      <w:r>
        <w:t xml:space="preserve">Figure 6. -- </w:t>
      </w:r>
      <w:r w:rsidR="00607DFA" w:rsidRPr="00607DFA">
        <w:t xml:space="preserve">Relative concentrations of fishing effort and monitoring coverage for the observer </w:t>
      </w:r>
      <w:ins w:id="181" w:author="Ray Webster" w:date="2021-11-02T11:29:00Z">
        <w:r w:rsidR="002E0C30">
          <w:t xml:space="preserve">(OB) </w:t>
        </w:r>
      </w:ins>
      <w:r w:rsidR="00607DFA" w:rsidRPr="00607DFA">
        <w:rPr>
          <w:i/>
          <w:iCs/>
        </w:rPr>
        <w:t xml:space="preserve">TRW </w:t>
      </w:r>
      <w:r w:rsidR="00607DFA" w:rsidRPr="00607DFA">
        <w:t xml:space="preserve">stratum for each week of 2020. Areas with fewer than three distinct fishing vessels were obscured and replaced with proportions of trips that were monitored. Vertical dashed lines depict </w:t>
      </w:r>
      <w:r w:rsidR="00607DFA">
        <w:t>different time periods of 2020</w:t>
      </w:r>
      <w:r>
        <w:t>.</w:t>
      </w:r>
    </w:p>
    <w:p w14:paraId="59B70551" w14:textId="77777777" w:rsidR="00DD1ACA" w:rsidRDefault="00DD1ACA">
      <w:pPr>
        <w:pStyle w:val="Heading5"/>
      </w:pPr>
      <w:bookmarkStart w:id="182" w:name="section-17"/>
      <w:bookmarkEnd w:id="180"/>
    </w:p>
    <w:p w14:paraId="5D53DD53" w14:textId="77777777" w:rsidR="00DD1ACA" w:rsidRDefault="000156D7" w:rsidP="00AD7BC5">
      <w:pPr>
        <w:pStyle w:val="FirstParagraph"/>
        <w:jc w:val="center"/>
      </w:pPr>
      <w:r>
        <w:rPr>
          <w:noProof/>
        </w:rPr>
        <w:drawing>
          <wp:inline distT="0" distB="0" distL="0" distR="0" wp14:anchorId="2A1CC2AA" wp14:editId="20F5BFF1">
            <wp:extent cx="5852160" cy="7022592"/>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ts_emob_HAL.png"/>
                    <pic:cNvPicPr>
                      <a:picLocks noChangeAspect="1" noChangeArrowheads="1"/>
                    </pic:cNvPicPr>
                  </pic:nvPicPr>
                  <pic:blipFill>
                    <a:blip r:embed="rId28"/>
                    <a:stretch>
                      <a:fillRect/>
                    </a:stretch>
                  </pic:blipFill>
                  <pic:spPr bwMode="auto">
                    <a:xfrm>
                      <a:off x="0" y="0"/>
                      <a:ext cx="5852160" cy="7022592"/>
                    </a:xfrm>
                    <a:prstGeom prst="rect">
                      <a:avLst/>
                    </a:prstGeom>
                    <a:noFill/>
                    <a:ln w="9525">
                      <a:noFill/>
                      <a:headEnd/>
                      <a:tailEnd/>
                    </a:ln>
                  </pic:spPr>
                </pic:pic>
              </a:graphicData>
            </a:graphic>
          </wp:inline>
        </w:drawing>
      </w:r>
    </w:p>
    <w:p w14:paraId="755E9E61" w14:textId="6BF5E002" w:rsidR="00DD1ACA" w:rsidRDefault="000156D7" w:rsidP="00AD7BC5">
      <w:pPr>
        <w:pStyle w:val="BodyText"/>
        <w:spacing w:line="240" w:lineRule="auto"/>
        <w:ind w:left="1080" w:hanging="1080"/>
      </w:pPr>
      <w:r>
        <w:t xml:space="preserve">Figure 7. -- </w:t>
      </w:r>
      <w:r w:rsidR="00AD7BC5" w:rsidRPr="00AD7BC5">
        <w:t xml:space="preserve">Relative concentrations of fishing effort and monitoring coverage for the </w:t>
      </w:r>
      <w:r w:rsidR="00AD7BC5" w:rsidRPr="00AD7BC5">
        <w:rPr>
          <w:i/>
          <w:iCs/>
        </w:rPr>
        <w:t xml:space="preserve">EM HAL </w:t>
      </w:r>
      <w:r w:rsidR="00AD7BC5" w:rsidRPr="00AD7BC5">
        <w:t xml:space="preserve">stratum (green) and observer </w:t>
      </w:r>
      <w:ins w:id="183" w:author="Ray Webster" w:date="2021-11-02T11:31:00Z">
        <w:r w:rsidR="005A7DCC">
          <w:t xml:space="preserve">(OB) </w:t>
        </w:r>
      </w:ins>
      <w:r w:rsidR="00AD7BC5" w:rsidRPr="00AD7BC5">
        <w:rPr>
          <w:i/>
          <w:iCs/>
        </w:rPr>
        <w:t xml:space="preserve">HAL </w:t>
      </w:r>
      <w:r w:rsidR="00AD7BC5" w:rsidRPr="00AD7BC5">
        <w:t xml:space="preserve">stratum (blue) for each week of 2020. Areas with fewer than three distinct fishing vessels were obscured and replaced with proportions of trips that were monitored. Vertical dashed lines depict </w:t>
      </w:r>
      <w:r w:rsidR="00AD7BC5">
        <w:t>different time periods of 2020</w:t>
      </w:r>
      <w:r>
        <w:t>.</w:t>
      </w:r>
    </w:p>
    <w:p w14:paraId="49EED84A" w14:textId="77777777" w:rsidR="00DD1ACA" w:rsidRDefault="00DD1ACA">
      <w:pPr>
        <w:pStyle w:val="Heading5"/>
      </w:pPr>
      <w:bookmarkStart w:id="184" w:name="section-18"/>
      <w:bookmarkEnd w:id="182"/>
    </w:p>
    <w:p w14:paraId="6AEC5BD5" w14:textId="77777777" w:rsidR="00DD1ACA" w:rsidRDefault="000156D7" w:rsidP="00285FC9">
      <w:pPr>
        <w:pStyle w:val="FirstParagraph"/>
        <w:jc w:val="center"/>
      </w:pPr>
      <w:r>
        <w:rPr>
          <w:noProof/>
        </w:rPr>
        <w:drawing>
          <wp:inline distT="0" distB="0" distL="0" distR="0" wp14:anchorId="2D22B274" wp14:editId="2A15A325">
            <wp:extent cx="5852160" cy="7022592"/>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ts_emob_POT.png"/>
                    <pic:cNvPicPr>
                      <a:picLocks noChangeAspect="1" noChangeArrowheads="1"/>
                    </pic:cNvPicPr>
                  </pic:nvPicPr>
                  <pic:blipFill>
                    <a:blip r:embed="rId29"/>
                    <a:stretch>
                      <a:fillRect/>
                    </a:stretch>
                  </pic:blipFill>
                  <pic:spPr bwMode="auto">
                    <a:xfrm>
                      <a:off x="0" y="0"/>
                      <a:ext cx="5852160" cy="7022592"/>
                    </a:xfrm>
                    <a:prstGeom prst="rect">
                      <a:avLst/>
                    </a:prstGeom>
                    <a:noFill/>
                    <a:ln w="9525">
                      <a:noFill/>
                      <a:headEnd/>
                      <a:tailEnd/>
                    </a:ln>
                  </pic:spPr>
                </pic:pic>
              </a:graphicData>
            </a:graphic>
          </wp:inline>
        </w:drawing>
      </w:r>
    </w:p>
    <w:p w14:paraId="088BE920" w14:textId="11F62D49" w:rsidR="00DD1ACA" w:rsidRDefault="000156D7" w:rsidP="00285FC9">
      <w:pPr>
        <w:pStyle w:val="BodyText"/>
        <w:spacing w:line="240" w:lineRule="auto"/>
        <w:ind w:left="1080" w:hanging="1080"/>
      </w:pPr>
      <w:r>
        <w:t xml:space="preserve">Figure 8. -- </w:t>
      </w:r>
      <w:r w:rsidR="00285FC9" w:rsidRPr="00285FC9">
        <w:t xml:space="preserve">Relative concentrations of fishing effort and monitoring coverage for the </w:t>
      </w:r>
      <w:r w:rsidR="00285FC9" w:rsidRPr="00285FC9">
        <w:rPr>
          <w:i/>
          <w:iCs/>
        </w:rPr>
        <w:t xml:space="preserve">EM POT </w:t>
      </w:r>
      <w:r w:rsidR="00285FC9" w:rsidRPr="00285FC9">
        <w:t xml:space="preserve">stratum (green) and observer </w:t>
      </w:r>
      <w:r w:rsidR="00285FC9" w:rsidRPr="00285FC9">
        <w:rPr>
          <w:i/>
          <w:iCs/>
        </w:rPr>
        <w:t xml:space="preserve">POT </w:t>
      </w:r>
      <w:r w:rsidR="00285FC9" w:rsidRPr="00285FC9">
        <w:t xml:space="preserve">stratum (blue) for each week of 2020. Areas with fewer than three distinct fishing vessels were obscured and replaced with proportions of trips that were monitored. Vertical dashed lines depict </w:t>
      </w:r>
      <w:r w:rsidR="00285FC9">
        <w:t>different time periods of 2020</w:t>
      </w:r>
      <w:r>
        <w:t>.</w:t>
      </w:r>
    </w:p>
    <w:p w14:paraId="7A7B3615" w14:textId="77777777" w:rsidR="00DD1ACA" w:rsidRDefault="00DD1ACA">
      <w:pPr>
        <w:pStyle w:val="Heading5"/>
      </w:pPr>
      <w:bookmarkStart w:id="185" w:name="section-19"/>
      <w:bookmarkEnd w:id="184"/>
    </w:p>
    <w:p w14:paraId="63D6AC14" w14:textId="77777777" w:rsidR="00DD1ACA" w:rsidRDefault="000156D7" w:rsidP="00481019">
      <w:pPr>
        <w:pStyle w:val="FirstParagraph"/>
        <w:jc w:val="center"/>
      </w:pPr>
      <w:r>
        <w:rPr>
          <w:noProof/>
        </w:rPr>
        <w:drawing>
          <wp:inline distT="0" distB="0" distL="0" distR="0" wp14:anchorId="49BACC58" wp14:editId="3A898C66">
            <wp:extent cx="4572000" cy="6281928"/>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4_AR_report_files/figure-docx/Obs.perm.plot-1.png"/>
                    <pic:cNvPicPr>
                      <a:picLocks noChangeAspect="1" noChangeArrowheads="1"/>
                    </pic:cNvPicPr>
                  </pic:nvPicPr>
                  <pic:blipFill>
                    <a:blip r:embed="rId30"/>
                    <a:stretch>
                      <a:fillRect/>
                    </a:stretch>
                  </pic:blipFill>
                  <pic:spPr bwMode="auto">
                    <a:xfrm>
                      <a:off x="0" y="0"/>
                      <a:ext cx="4572000" cy="6281928"/>
                    </a:xfrm>
                    <a:prstGeom prst="rect">
                      <a:avLst/>
                    </a:prstGeom>
                    <a:noFill/>
                    <a:ln w="9525">
                      <a:noFill/>
                      <a:headEnd/>
                      <a:tailEnd/>
                    </a:ln>
                  </pic:spPr>
                </pic:pic>
              </a:graphicData>
            </a:graphic>
          </wp:inline>
        </w:drawing>
      </w:r>
    </w:p>
    <w:p w14:paraId="3D945D33" w14:textId="0DB9F979" w:rsidR="00DD1ACA" w:rsidRDefault="000156D7" w:rsidP="00481019">
      <w:pPr>
        <w:pStyle w:val="BodyText"/>
        <w:spacing w:line="240" w:lineRule="auto"/>
        <w:ind w:left="1080" w:hanging="1080"/>
      </w:pPr>
      <w:r>
        <w:t xml:space="preserve">Figure 9. -- </w:t>
      </w:r>
      <w:r w:rsidR="00481019" w:rsidRPr="00481019">
        <w:t xml:space="preserve">Results from </w:t>
      </w:r>
      <w:proofErr w:type="spellStart"/>
      <w:r w:rsidR="00481019" w:rsidRPr="00481019">
        <w:t>permutation</w:t>
      </w:r>
      <w:del w:id="186" w:author="Ray Webster" w:date="2021-11-02T12:10:00Z">
        <w:r w:rsidR="00481019" w:rsidRPr="00481019" w:rsidDel="005024B0">
          <w:delText xml:space="preserve"> </w:delText>
        </w:r>
      </w:del>
      <w:ins w:id="187" w:author="Ray Webster" w:date="2021-11-02T12:10:00Z">
        <w:r w:rsidR="005024B0">
          <w:t>randomization</w:t>
        </w:r>
      </w:ins>
      <w:proofErr w:type="spellEnd"/>
      <w:r w:rsidR="00481019" w:rsidRPr="00481019">
        <w:t xml:space="preserve"> tests depicting percent differences between monitored and unmonitored trips by strata in the partial coverage category. Grey bars depict the distribution of differences between monitored and unmonitored trips when the assignment of monitoring status has been randomized (this represents the sampling distribution under the null hypothesis that monitored and unmonitored trips are the same). The vertical red solid line denotes the actual difference between monitored and unmonitored trips. Values on the x-axis have been scaled to reflect the relative (%) differences in each metric. The </w:t>
      </w:r>
      <w:r w:rsidR="00481019" w:rsidRPr="005F140B">
        <w:rPr>
          <w:i/>
        </w:rPr>
        <w:t>p</w:t>
      </w:r>
      <w:r w:rsidR="00481019" w:rsidRPr="00481019">
        <w:t xml:space="preserve">-value for each test is denoted in the upper left corner. Low </w:t>
      </w:r>
      <w:r w:rsidR="00481019" w:rsidRPr="001D7181">
        <w:rPr>
          <w:i/>
        </w:rPr>
        <w:t>p</w:t>
      </w:r>
      <w:r w:rsidR="00481019" w:rsidRPr="00481019">
        <w:t>-values are reason to reject the null hypothesis and conclude tha</w:t>
      </w:r>
      <w:r w:rsidR="00481019">
        <w:t>t there is a monitoring effect</w:t>
      </w:r>
      <w:r>
        <w:t>.</w:t>
      </w:r>
    </w:p>
    <w:p w14:paraId="7FC83082" w14:textId="77777777" w:rsidR="00DD1ACA" w:rsidRDefault="00DD1ACA">
      <w:pPr>
        <w:pStyle w:val="Heading5"/>
      </w:pPr>
      <w:bookmarkStart w:id="188" w:name="section-20"/>
      <w:bookmarkEnd w:id="185"/>
    </w:p>
    <w:p w14:paraId="3DF9FA44" w14:textId="77777777" w:rsidR="00DD1ACA" w:rsidRDefault="000156D7" w:rsidP="006F6FF8">
      <w:pPr>
        <w:pStyle w:val="FirstParagraph"/>
        <w:jc w:val="center"/>
      </w:pPr>
      <w:r>
        <w:rPr>
          <w:noProof/>
        </w:rPr>
        <w:drawing>
          <wp:inline distT="0" distB="0" distL="0" distR="0" wp14:anchorId="50E70BC0" wp14:editId="4ABAA6AE">
            <wp:extent cx="5495559" cy="549555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freq_geartender_plot-1.png"/>
                    <pic:cNvPicPr>
                      <a:picLocks noChangeAspect="1" noChangeArrowheads="1"/>
                    </pic:cNvPicPr>
                  </pic:nvPicPr>
                  <pic:blipFill>
                    <a:blip r:embed="rId31"/>
                    <a:stretch>
                      <a:fillRect/>
                    </a:stretch>
                  </pic:blipFill>
                  <pic:spPr bwMode="auto">
                    <a:xfrm>
                      <a:off x="0" y="0"/>
                      <a:ext cx="5495559" cy="5495559"/>
                    </a:xfrm>
                    <a:prstGeom prst="rect">
                      <a:avLst/>
                    </a:prstGeom>
                    <a:noFill/>
                    <a:ln w="9525">
                      <a:noFill/>
                      <a:headEnd/>
                      <a:tailEnd/>
                    </a:ln>
                  </pic:spPr>
                </pic:pic>
              </a:graphicData>
            </a:graphic>
          </wp:inline>
        </w:drawing>
      </w:r>
    </w:p>
    <w:p w14:paraId="3A02D31A" w14:textId="26F3142E" w:rsidR="00DD1ACA" w:rsidRDefault="000156D7" w:rsidP="00715A94">
      <w:pPr>
        <w:pStyle w:val="BodyText"/>
        <w:spacing w:line="240" w:lineRule="auto"/>
        <w:ind w:left="1170" w:hanging="1170"/>
      </w:pPr>
      <w:r>
        <w:t xml:space="preserve">Figure 10. -- </w:t>
      </w:r>
      <w:r w:rsidR="00715A94" w:rsidRPr="00715A94">
        <w:t>Distribution of trip durations for vessels in the partial coverage category by stratum and monitoring status. Monitored trips are depicted as transparent white bars overtop of solid black bars for unmonitored trips. Trip durations where both monitored and unmonitored status exist are depicted in gray (</w:t>
      </w:r>
      <w:commentRangeStart w:id="189"/>
      <w:r w:rsidR="00715A94" w:rsidRPr="00715A94">
        <w:t>This is not the same as a stacked bar chart, in which the height of the bar would reflect monitored and unmonitored on top of one another, this plot has each monitoring</w:t>
      </w:r>
      <w:r w:rsidR="00715A94">
        <w:t xml:space="preserve"> status in front of the other</w:t>
      </w:r>
      <w:commentRangeEnd w:id="189"/>
      <w:r w:rsidR="00165078">
        <w:rPr>
          <w:rStyle w:val="CommentReference"/>
        </w:rPr>
        <w:commentReference w:id="189"/>
      </w:r>
      <w:r w:rsidR="00715A94">
        <w:t>)</w:t>
      </w:r>
      <w:r>
        <w:t>.</w:t>
      </w:r>
    </w:p>
    <w:p w14:paraId="19696277" w14:textId="77777777" w:rsidR="00DD1ACA" w:rsidRDefault="00DD1ACA">
      <w:pPr>
        <w:pStyle w:val="Heading5"/>
      </w:pPr>
      <w:bookmarkStart w:id="190" w:name="section-21"/>
      <w:bookmarkEnd w:id="188"/>
    </w:p>
    <w:p w14:paraId="7AF336C9" w14:textId="77777777" w:rsidR="00DD1ACA" w:rsidRDefault="000156D7" w:rsidP="006F6FF8">
      <w:pPr>
        <w:pStyle w:val="FirstParagraph"/>
        <w:jc w:val="center"/>
      </w:pPr>
      <w:r>
        <w:rPr>
          <w:noProof/>
        </w:rPr>
        <w:drawing>
          <wp:inline distT="0" distB="0" distL="0" distR="0" wp14:anchorId="75994A8F" wp14:editId="14CE38A1">
            <wp:extent cx="5495559" cy="549555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prob.bynumber-1.png"/>
                    <pic:cNvPicPr>
                      <a:picLocks noChangeAspect="1" noChangeArrowheads="1"/>
                    </pic:cNvPicPr>
                  </pic:nvPicPr>
                  <pic:blipFill>
                    <a:blip r:embed="rId32"/>
                    <a:stretch>
                      <a:fillRect/>
                    </a:stretch>
                  </pic:blipFill>
                  <pic:spPr bwMode="auto">
                    <a:xfrm>
                      <a:off x="0" y="0"/>
                      <a:ext cx="5495559" cy="5495559"/>
                    </a:xfrm>
                    <a:prstGeom prst="rect">
                      <a:avLst/>
                    </a:prstGeom>
                    <a:noFill/>
                    <a:ln w="9525">
                      <a:noFill/>
                      <a:headEnd/>
                      <a:tailEnd/>
                    </a:ln>
                  </pic:spPr>
                </pic:pic>
              </a:graphicData>
            </a:graphic>
          </wp:inline>
        </w:drawing>
      </w:r>
    </w:p>
    <w:p w14:paraId="5F89A8C4" w14:textId="2C1F719D" w:rsidR="00DD1ACA" w:rsidRDefault="000156D7" w:rsidP="00715A94">
      <w:pPr>
        <w:pStyle w:val="BodyText"/>
        <w:spacing w:line="240" w:lineRule="auto"/>
        <w:ind w:left="1170" w:hanging="1170"/>
      </w:pPr>
      <w:r>
        <w:t xml:space="preserve">Figure 11. -- </w:t>
      </w:r>
      <w:r w:rsidR="00715A94" w:rsidRPr="00715A94">
        <w:t>The number of NMFS Areas within each stratum that have a given probability of hav</w:t>
      </w:r>
      <w:r w:rsidR="00715A94">
        <w:t>ing no monitored trips in 2020</w:t>
      </w:r>
      <w:r>
        <w:t>.</w:t>
      </w:r>
      <w:bookmarkEnd w:id="167"/>
      <w:bookmarkEnd w:id="190"/>
    </w:p>
    <w:sectPr w:rsidR="00DD1ACA" w:rsidSect="00C235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Sandra Lowe" w:date="2021-11-02T20:36:00Z" w:initials="SL">
    <w:p w14:paraId="54507F26" w14:textId="3E9299AB" w:rsidR="006C4515" w:rsidRDefault="006C4515">
      <w:pPr>
        <w:pStyle w:val="CommentText"/>
      </w:pPr>
      <w:r>
        <w:rPr>
          <w:rStyle w:val="CommentReference"/>
        </w:rPr>
        <w:annotationRef/>
      </w:r>
      <w:r>
        <w:t>Strata? The paragraph focuses on strata.</w:t>
      </w:r>
    </w:p>
  </w:comment>
  <w:comment w:id="4" w:author="Sandra Lowe" w:date="2021-11-02T20:41:00Z" w:initials="SL">
    <w:p w14:paraId="4F6CCC47" w14:textId="34A672D3" w:rsidR="006C4515" w:rsidRDefault="006C4515">
      <w:pPr>
        <w:pStyle w:val="CommentText"/>
      </w:pPr>
      <w:r>
        <w:rPr>
          <w:rStyle w:val="CommentReference"/>
        </w:rPr>
        <w:annotationRef/>
      </w:r>
      <w:r>
        <w:t>I recommend that the section “Were monitored trips similar to unmonitored trips” under Trip Metrics, be changed to “Comparison of monitored trips to unmonitored trips”.</w:t>
      </w:r>
    </w:p>
  </w:comment>
  <w:comment w:id="9" w:author="Sandra Lowe" w:date="2021-11-02T21:08:00Z" w:initials="SL">
    <w:p w14:paraId="4EF81563" w14:textId="32A79CDD" w:rsidR="006C4515" w:rsidRDefault="006C4515">
      <w:pPr>
        <w:pStyle w:val="CommentText"/>
      </w:pPr>
      <w:r>
        <w:rPr>
          <w:rStyle w:val="CommentReference"/>
        </w:rPr>
        <w:annotationRef/>
      </w:r>
      <w:r>
        <w:t>This sentence was fine it was just really long so I broke it up for easier reading.</w:t>
      </w:r>
    </w:p>
  </w:comment>
  <w:comment w:id="29" w:author="Sandra Lowe" w:date="2021-11-03T10:10:00Z" w:initials="SL">
    <w:p w14:paraId="18777825" w14:textId="4B677FCB" w:rsidR="006C4515" w:rsidRDefault="006C4515">
      <w:pPr>
        <w:pStyle w:val="CommentText"/>
      </w:pPr>
      <w:r>
        <w:rPr>
          <w:rStyle w:val="CommentReference"/>
        </w:rPr>
        <w:annotationRef/>
      </w:r>
      <w:r>
        <w:t>To be consistent I suggest using either review or evaluation. I think review captures it better.</w:t>
      </w:r>
    </w:p>
  </w:comment>
  <w:comment w:id="36" w:author="Ray Webster" w:date="2021-11-01T13:31:00Z" w:initials="RW">
    <w:p w14:paraId="10EBD291" w14:textId="4845F0AB" w:rsidR="00A211E4" w:rsidRDefault="00A211E4">
      <w:pPr>
        <w:pStyle w:val="CommentText"/>
      </w:pPr>
      <w:r>
        <w:rPr>
          <w:rStyle w:val="CommentReference"/>
        </w:rPr>
        <w:annotationRef/>
      </w:r>
      <w:r>
        <w:t>If you have a reference showing that this is true for Observer Program strata, cite it here.</w:t>
      </w:r>
    </w:p>
  </w:comment>
  <w:comment w:id="38" w:author="Sandra Lowe" w:date="2021-11-03T10:35:00Z" w:initials="SL">
    <w:p w14:paraId="0D431513" w14:textId="11ACBB4E" w:rsidR="006C4515" w:rsidRDefault="006C4515">
      <w:pPr>
        <w:pStyle w:val="CommentText"/>
      </w:pPr>
      <w:r>
        <w:rPr>
          <w:rStyle w:val="CommentReference"/>
        </w:rPr>
        <w:annotationRef/>
      </w:r>
      <w:r>
        <w:t>Is this just for salmon?</w:t>
      </w:r>
    </w:p>
  </w:comment>
  <w:comment w:id="44" w:author="Sandra Lowe" w:date="2021-11-03T10:43:00Z" w:initials="SL">
    <w:p w14:paraId="57C37BD1" w14:textId="24F00F09" w:rsidR="006C4515" w:rsidRDefault="006C4515">
      <w:pPr>
        <w:pStyle w:val="CommentText"/>
      </w:pPr>
      <w:r>
        <w:rPr>
          <w:rStyle w:val="CommentReference"/>
        </w:rPr>
        <w:annotationRef/>
      </w:r>
      <w:r>
        <w:t>This was confusing to me, partially because it is a very long sentence. How about: In 2016, NMFS published new regulations allowing trawl catcher vessels to request placement in the full coverage category in the following calendar year. This regulation only applied to the directed groundfish trawl fleet fishing in the Bering Sea and Aleutian Islands (BSAI) management area.</w:t>
      </w:r>
    </w:p>
  </w:comment>
  <w:comment w:id="65" w:author="Ray Webster" w:date="2021-11-01T15:45:00Z" w:initials="RW">
    <w:p w14:paraId="2DD5EB70" w14:textId="1FD5F4A9" w:rsidR="00AB7C3A" w:rsidRDefault="00AB7C3A">
      <w:pPr>
        <w:pStyle w:val="CommentText"/>
      </w:pPr>
      <w:r>
        <w:rPr>
          <w:rStyle w:val="CommentReference"/>
        </w:rPr>
        <w:annotationRef/>
      </w:r>
      <w:r>
        <w:t>Or you just mean this to apply to each stratum, say “Within a stratum, a randomized sample design…”</w:t>
      </w:r>
    </w:p>
  </w:comment>
  <w:comment w:id="89" w:author="Sandra Lowe" w:date="2021-11-04T12:43:00Z" w:initials="SL">
    <w:p w14:paraId="147EBF12" w14:textId="10634464" w:rsidR="003F71BD" w:rsidRDefault="003F71BD">
      <w:pPr>
        <w:pStyle w:val="CommentText"/>
      </w:pPr>
      <w:r>
        <w:rPr>
          <w:rStyle w:val="CommentReference"/>
        </w:rPr>
        <w:annotationRef/>
      </w:r>
      <w:r>
        <w:t>Way to go!</w:t>
      </w:r>
    </w:p>
  </w:comment>
  <w:comment w:id="91" w:author="Sandra Lowe" w:date="2021-11-04T12:46:00Z" w:initials="SL">
    <w:p w14:paraId="64DFD1C9" w14:textId="688A8FDA" w:rsidR="0020268E" w:rsidRDefault="0020268E">
      <w:pPr>
        <w:pStyle w:val="CommentText"/>
      </w:pPr>
      <w:r>
        <w:rPr>
          <w:rStyle w:val="CommentReference"/>
        </w:rPr>
        <w:annotationRef/>
      </w:r>
      <w:r>
        <w:t>Pre-implementation of ?</w:t>
      </w:r>
    </w:p>
  </w:comment>
  <w:comment w:id="94" w:author="Ray Webster" w:date="2021-11-02T11:09:00Z" w:initials="RW">
    <w:p w14:paraId="0C1BC2ED" w14:textId="794A5AEC" w:rsidR="00614D3F" w:rsidRDefault="00614D3F">
      <w:pPr>
        <w:pStyle w:val="CommentText"/>
      </w:pPr>
      <w:r>
        <w:rPr>
          <w:rStyle w:val="CommentReference"/>
        </w:rPr>
        <w:annotationRef/>
      </w:r>
      <w:r>
        <w:t>Unclear why we’re discussing estimation for this particular species – isn’t this beyond the scope of our work?</w:t>
      </w:r>
    </w:p>
  </w:comment>
  <w:comment w:id="104" w:author="Sandra Lowe" w:date="2021-11-04T13:01:00Z" w:initials="SL">
    <w:p w14:paraId="4D95860C" w14:textId="43671DAC" w:rsidR="002F005E" w:rsidRDefault="002F005E">
      <w:pPr>
        <w:pStyle w:val="CommentText"/>
      </w:pPr>
      <w:r>
        <w:rPr>
          <w:rStyle w:val="CommentReference"/>
        </w:rPr>
        <w:annotationRef/>
      </w:r>
      <w:r>
        <w:t>I’m missing something here. I don’t see how the relative concentrations in the figures are used (</w:t>
      </w:r>
      <w:proofErr w:type="spellStart"/>
      <w:r>
        <w:t>i.e</w:t>
      </w:r>
      <w:proofErr w:type="spellEnd"/>
      <w:r>
        <w:t>, I don’t see the colors for the relative concentration. I can only see the colors for effort and data.</w:t>
      </w:r>
    </w:p>
  </w:comment>
  <w:comment w:id="107" w:author="Ray Webster" w:date="2021-11-02T11:32:00Z" w:initials="RW">
    <w:p w14:paraId="754EC0D4" w14:textId="28535FD4" w:rsidR="005A7DCC" w:rsidRDefault="005A7DCC">
      <w:pPr>
        <w:pStyle w:val="CommentText"/>
      </w:pPr>
      <w:r>
        <w:rPr>
          <w:rStyle w:val="CommentReference"/>
        </w:rPr>
        <w:annotationRef/>
      </w:r>
      <w:r>
        <w:t>Not the same thing. A permutation test calculates all possible values (all unique permutations of data), but a randomization test uses a sample, possibly including repetitions. I can’t recall exactly what was done, but the description makes it sound like randomization tests were used.</w:t>
      </w:r>
    </w:p>
  </w:comment>
  <w:comment w:id="108" w:author="Ray Webster" w:date="2021-11-02T11:36:00Z" w:initials="RW">
    <w:p w14:paraId="7EFB6AEF" w14:textId="5D4B5427" w:rsidR="005A7DCC" w:rsidRDefault="005A7DCC">
      <w:pPr>
        <w:pStyle w:val="CommentText"/>
      </w:pPr>
      <w:r>
        <w:rPr>
          <w:rStyle w:val="CommentReference"/>
        </w:rPr>
        <w:annotationRef/>
      </w:r>
      <w:r>
        <w:t>OK, so definitely a randomization test, not a permutation test.</w:t>
      </w:r>
    </w:p>
  </w:comment>
  <w:comment w:id="134" w:author="Ray Webster" w:date="2021-11-02T12:03:00Z" w:initials="RW">
    <w:p w14:paraId="0DB12102" w14:textId="6374A382" w:rsidR="005D26C9" w:rsidRDefault="005D26C9">
      <w:pPr>
        <w:pStyle w:val="CommentText"/>
      </w:pPr>
      <w:r>
        <w:rPr>
          <w:rStyle w:val="CommentReference"/>
        </w:rPr>
        <w:annotationRef/>
      </w:r>
      <w:r>
        <w:t>? “Status” is used in the figure caption.</w:t>
      </w:r>
    </w:p>
  </w:comment>
  <w:comment w:id="172" w:author="Sandra Lowe" w:date="2021-11-04T13:29:00Z" w:initials="SL">
    <w:p w14:paraId="760C7B0E" w14:textId="5705450E" w:rsidR="000A076E" w:rsidRDefault="000A076E">
      <w:pPr>
        <w:pStyle w:val="CommentText"/>
      </w:pPr>
      <w:r>
        <w:rPr>
          <w:rStyle w:val="CommentReference"/>
        </w:rPr>
        <w:annotationRef/>
      </w:r>
      <w:r>
        <w:t>I don’t see any shading of gray (representing relative concentration) in these graphs.</w:t>
      </w:r>
    </w:p>
  </w:comment>
  <w:comment w:id="175" w:author="Ray Webster" w:date="2021-11-02T11:26:00Z" w:initials="RW">
    <w:p w14:paraId="13426A4F" w14:textId="73491983" w:rsidR="008443EF" w:rsidRDefault="008443EF">
      <w:pPr>
        <w:pStyle w:val="CommentText"/>
      </w:pPr>
      <w:r>
        <w:rPr>
          <w:rStyle w:val="CommentReference"/>
        </w:rPr>
        <w:annotationRef/>
      </w:r>
      <w:r>
        <w:t xml:space="preserve">Too specific! “Brown” is probably good enough, especially given slight </w:t>
      </w:r>
      <w:proofErr w:type="spellStart"/>
      <w:r>
        <w:t>colour</w:t>
      </w:r>
      <w:proofErr w:type="spellEnd"/>
      <w:r>
        <w:t xml:space="preserve"> diffs among monitors.</w:t>
      </w:r>
    </w:p>
  </w:comment>
  <w:comment w:id="189" w:author="Sandra Lowe" w:date="2021-11-04T13:34:00Z" w:initials="SL">
    <w:p w14:paraId="13C54E02" w14:textId="59C3C0D1" w:rsidR="00165078" w:rsidRDefault="00165078">
      <w:pPr>
        <w:pStyle w:val="CommentText"/>
      </w:pPr>
      <w:r>
        <w:rPr>
          <w:rStyle w:val="CommentReference"/>
        </w:rPr>
        <w:annotationRef/>
      </w:r>
      <w:r>
        <w:t>This is confusing (to me). I don’t see solid black bars just 2 shades of gray. I don’t know how to interpret this graph and what “...this plot has each monitoring status in front of the other.”  I suggest not using a stacked bar graph for a 3D representation which I think what this should 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507F26" w15:done="0"/>
  <w15:commentEx w15:paraId="4F6CCC47" w15:done="0"/>
  <w15:commentEx w15:paraId="4EF81563" w15:done="0"/>
  <w15:commentEx w15:paraId="18777825" w15:done="0"/>
  <w15:commentEx w15:paraId="10EBD291" w15:done="0"/>
  <w15:commentEx w15:paraId="0D431513" w15:done="0"/>
  <w15:commentEx w15:paraId="57C37BD1" w15:done="0"/>
  <w15:commentEx w15:paraId="2DD5EB70" w15:done="0"/>
  <w15:commentEx w15:paraId="147EBF12" w15:done="0"/>
  <w15:commentEx w15:paraId="64DFD1C9" w15:done="0"/>
  <w15:commentEx w15:paraId="0C1BC2ED" w15:done="0"/>
  <w15:commentEx w15:paraId="4D95860C" w15:done="0"/>
  <w15:commentEx w15:paraId="754EC0D4" w15:done="0"/>
  <w15:commentEx w15:paraId="7EFB6AEF" w15:done="0"/>
  <w15:commentEx w15:paraId="0DB12102" w15:done="0"/>
  <w15:commentEx w15:paraId="760C7B0E" w15:done="0"/>
  <w15:commentEx w15:paraId="13426A4F" w15:done="0"/>
  <w15:commentEx w15:paraId="13C54E0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2E78B" w14:textId="77777777" w:rsidR="007C0EB2" w:rsidRDefault="007C0EB2">
      <w:pPr>
        <w:spacing w:line="240" w:lineRule="auto"/>
      </w:pPr>
      <w:r>
        <w:separator/>
      </w:r>
    </w:p>
  </w:endnote>
  <w:endnote w:type="continuationSeparator" w:id="0">
    <w:p w14:paraId="2418BC01" w14:textId="77777777" w:rsidR="007C0EB2" w:rsidRDefault="007C0EB2">
      <w:pPr>
        <w:spacing w:line="240" w:lineRule="auto"/>
      </w:pPr>
      <w:r>
        <w:continuationSeparator/>
      </w:r>
    </w:p>
  </w:endnote>
  <w:endnote w:type="continuationNotice" w:id="1">
    <w:p w14:paraId="3A308222" w14:textId="77777777" w:rsidR="007C0EB2" w:rsidRDefault="007C0EB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0F97A" w14:textId="77777777" w:rsidR="00A259E6" w:rsidRDefault="00A259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197112"/>
      <w:docPartObj>
        <w:docPartGallery w:val="Page Numbers (Bottom of Page)"/>
        <w:docPartUnique/>
      </w:docPartObj>
    </w:sdtPr>
    <w:sdtEndPr>
      <w:rPr>
        <w:noProof/>
      </w:rPr>
    </w:sdtEndPr>
    <w:sdtContent>
      <w:p w14:paraId="6E85B18C" w14:textId="77777777" w:rsidR="00A259E6" w:rsidRDefault="00A259E6">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660A7" w14:textId="77777777" w:rsidR="00A259E6" w:rsidRDefault="00A259E6" w:rsidP="000156D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4841162"/>
      <w:docPartObj>
        <w:docPartGallery w:val="Page Numbers (Bottom of Page)"/>
        <w:docPartUnique/>
      </w:docPartObj>
    </w:sdtPr>
    <w:sdtEndPr>
      <w:rPr>
        <w:noProof/>
      </w:rPr>
    </w:sdtEndPr>
    <w:sdtContent>
      <w:p w14:paraId="26FF7794" w14:textId="77777777" w:rsidR="00A259E6" w:rsidRDefault="007C0EB2">
        <w:pPr>
          <w:pStyle w:val="Footer"/>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03233"/>
      <w:docPartObj>
        <w:docPartGallery w:val="Page Numbers (Bottom of Page)"/>
        <w:docPartUnique/>
      </w:docPartObj>
    </w:sdtPr>
    <w:sdtEndPr>
      <w:rPr>
        <w:noProof/>
      </w:rPr>
    </w:sdtEndPr>
    <w:sdtContent>
      <w:p w14:paraId="291B2B3A" w14:textId="204114BB" w:rsidR="00A259E6" w:rsidRDefault="00A259E6">
        <w:pPr>
          <w:pStyle w:val="Footer"/>
          <w:jc w:val="center"/>
        </w:pPr>
        <w:r>
          <w:fldChar w:fldCharType="begin"/>
        </w:r>
        <w:r>
          <w:instrText xml:space="preserve"> PAGE   \* MERGEFORMAT </w:instrText>
        </w:r>
        <w:r>
          <w:fldChar w:fldCharType="separate"/>
        </w:r>
        <w:r w:rsidR="003F2DEC">
          <w:rPr>
            <w:noProof/>
          </w:rPr>
          <w:t>v</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593131"/>
      <w:docPartObj>
        <w:docPartGallery w:val="Page Numbers (Bottom of Page)"/>
        <w:docPartUnique/>
      </w:docPartObj>
    </w:sdtPr>
    <w:sdtEndPr>
      <w:rPr>
        <w:noProof/>
      </w:rPr>
    </w:sdtEndPr>
    <w:sdtContent>
      <w:p w14:paraId="0E25663C" w14:textId="7975AC14" w:rsidR="00A259E6" w:rsidRDefault="00A259E6">
        <w:pPr>
          <w:pStyle w:val="Footer"/>
          <w:jc w:val="center"/>
        </w:pPr>
        <w:r>
          <w:fldChar w:fldCharType="begin"/>
        </w:r>
        <w:r>
          <w:instrText xml:space="preserve"> PAGE   \* MERGEFORMAT </w:instrText>
        </w:r>
        <w:r>
          <w:fldChar w:fldCharType="separate"/>
        </w:r>
        <w:r w:rsidR="003F2DEC">
          <w:rPr>
            <w:noProof/>
          </w:rPr>
          <w:t>28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C2BFD" w14:textId="77777777" w:rsidR="007C0EB2" w:rsidRDefault="007C0EB2">
      <w:r>
        <w:separator/>
      </w:r>
    </w:p>
  </w:footnote>
  <w:footnote w:type="continuationSeparator" w:id="0">
    <w:p w14:paraId="72DB88C2" w14:textId="77777777" w:rsidR="007C0EB2" w:rsidRDefault="007C0EB2">
      <w:r>
        <w:continuationSeparator/>
      </w:r>
    </w:p>
  </w:footnote>
  <w:footnote w:type="continuationNotice" w:id="1">
    <w:p w14:paraId="71265F70" w14:textId="77777777" w:rsidR="007C0EB2" w:rsidRDefault="007C0EB2">
      <w:pPr>
        <w:spacing w:line="240" w:lineRule="auto"/>
      </w:pPr>
    </w:p>
  </w:footnote>
  <w:footnote w:id="2">
    <w:p w14:paraId="51494CE6" w14:textId="77777777" w:rsidR="00A259E6" w:rsidRDefault="00A259E6">
      <w:pPr>
        <w:pStyle w:val="FootnoteText"/>
      </w:pPr>
      <w:r>
        <w:rPr>
          <w:rStyle w:val="FootnoteReference"/>
        </w:rPr>
        <w:footnoteRef/>
      </w:r>
      <w:r>
        <w:rPr>
          <w:sz w:val="18"/>
          <w:szCs w:val="18"/>
        </w:rPr>
        <w:t xml:space="preserve"> While the revised 2020 deployment plan included 14 ports from which observers would be deployed, operationally the program was unable to deploy partial coverage observers from </w:t>
      </w:r>
      <w:proofErr w:type="spellStart"/>
      <w:r>
        <w:rPr>
          <w:sz w:val="18"/>
          <w:szCs w:val="18"/>
        </w:rPr>
        <w:t>Akutan</w:t>
      </w:r>
      <w:proofErr w:type="spellEnd"/>
      <w:r>
        <w:rPr>
          <w:sz w:val="18"/>
          <w:szCs w:val="18"/>
        </w:rPr>
        <w:t xml:space="preserve">, as no lodging allowed for completion of a quarantine period in this port. Full coverage observers were deployed from </w:t>
      </w:r>
      <w:proofErr w:type="spellStart"/>
      <w:r>
        <w:rPr>
          <w:sz w:val="18"/>
          <w:szCs w:val="18"/>
        </w:rPr>
        <w:t>Akutan</w:t>
      </w:r>
      <w:proofErr w:type="spellEnd"/>
      <w:r>
        <w:rPr>
          <w:sz w:val="18"/>
          <w:szCs w:val="18"/>
        </w:rPr>
        <w:t xml:space="preserve"> without interruption. </w:t>
      </w:r>
      <w:r>
        <w:t xml:space="preserve"> </w:t>
      </w:r>
    </w:p>
  </w:footnote>
  <w:footnote w:id="3">
    <w:p w14:paraId="0417EF59" w14:textId="77777777" w:rsidR="00A259E6" w:rsidRDefault="00A259E6">
      <w:pPr>
        <w:pStyle w:val="FootnoteText"/>
      </w:pPr>
      <w:r>
        <w:rPr>
          <w:rStyle w:val="FootnoteReference"/>
        </w:rPr>
        <w:footnoteRef/>
      </w:r>
      <w:r>
        <w:t xml:space="preserve"> </w:t>
      </w:r>
      <w:r w:rsidRPr="00352134">
        <w:t xml:space="preserve">Following methods in Ganz and Faunce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CD27" w14:textId="77777777" w:rsidR="00A259E6" w:rsidRDefault="00A259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29921" w14:textId="77777777" w:rsidR="00A259E6" w:rsidRDefault="00A259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D4BC6" w14:textId="77777777" w:rsidR="00A259E6" w:rsidRDefault="00A259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A27D85"/>
    <w:multiLevelType w:val="multilevel"/>
    <w:tmpl w:val="B5588588"/>
    <w:lvl w:ilvl="0">
      <w:start w:val="2"/>
      <w:numFmt w:val="decimal"/>
      <w:lvlText w:val="%1."/>
      <w:lvlJc w:val="left"/>
      <w:pPr>
        <w:ind w:left="1440" w:hanging="480"/>
      </w:pPr>
    </w:lvl>
    <w:lvl w:ilvl="1">
      <w:start w:val="2"/>
      <w:numFmt w:val="decimal"/>
      <w:lvlText w:val="%2."/>
      <w:lvlJc w:val="left"/>
      <w:pPr>
        <w:ind w:left="2160" w:hanging="480"/>
      </w:pPr>
    </w:lvl>
    <w:lvl w:ilvl="2">
      <w:start w:val="2"/>
      <w:numFmt w:val="decimal"/>
      <w:lvlText w:val="%3."/>
      <w:lvlJc w:val="left"/>
      <w:pPr>
        <w:ind w:left="2880" w:hanging="480"/>
      </w:pPr>
    </w:lvl>
    <w:lvl w:ilvl="3">
      <w:start w:val="2"/>
      <w:numFmt w:val="decimal"/>
      <w:lvlText w:val="%4."/>
      <w:lvlJc w:val="left"/>
      <w:pPr>
        <w:ind w:left="3600" w:hanging="480"/>
      </w:pPr>
    </w:lvl>
    <w:lvl w:ilvl="4">
      <w:start w:val="2"/>
      <w:numFmt w:val="decimal"/>
      <w:lvlText w:val="%5."/>
      <w:lvlJc w:val="left"/>
      <w:pPr>
        <w:ind w:left="4320" w:hanging="480"/>
      </w:pPr>
    </w:lvl>
    <w:lvl w:ilvl="5">
      <w:start w:val="2"/>
      <w:numFmt w:val="decimal"/>
      <w:lvlText w:val="%6."/>
      <w:lvlJc w:val="left"/>
      <w:pPr>
        <w:ind w:left="5040" w:hanging="480"/>
      </w:pPr>
    </w:lvl>
    <w:lvl w:ilvl="6">
      <w:start w:val="2"/>
      <w:numFmt w:val="decimal"/>
      <w:lvlText w:val="%7."/>
      <w:lvlJc w:val="left"/>
      <w:pPr>
        <w:ind w:left="5760" w:hanging="480"/>
      </w:pPr>
    </w:lvl>
    <w:lvl w:ilvl="7">
      <w:start w:val="2"/>
      <w:numFmt w:val="decimal"/>
      <w:lvlText w:val="%8."/>
      <w:lvlJc w:val="left"/>
      <w:pPr>
        <w:ind w:left="6480" w:hanging="480"/>
      </w:pPr>
    </w:lvl>
    <w:lvl w:ilvl="8">
      <w:start w:val="2"/>
      <w:numFmt w:val="decimal"/>
      <w:lvlText w:val="%9."/>
      <w:lvlJc w:val="left"/>
      <w:pPr>
        <w:ind w:left="7200" w:hanging="480"/>
      </w:pPr>
    </w:lvl>
  </w:abstractNum>
  <w:abstractNum w:abstractNumId="1" w15:restartNumberingAfterBreak="0">
    <w:nsid w:val="B3CBBDEE"/>
    <w:multiLevelType w:val="multilevel"/>
    <w:tmpl w:val="7B6088A6"/>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 w15:restartNumberingAfterBreak="0">
    <w:nsid w:val="EA454B4C"/>
    <w:multiLevelType w:val="multilevel"/>
    <w:tmpl w:val="B76EA70A"/>
    <w:lvl w:ilvl="0">
      <w:start w:val="1"/>
      <w:numFmt w:val="decimal"/>
      <w:lvlText w:val="%1."/>
      <w:lvlJc w:val="left"/>
      <w:pPr>
        <w:ind w:left="1440" w:hanging="480"/>
      </w:pPr>
      <w:rPr>
        <w:b w:val="0"/>
      </w:rPr>
    </w:lvl>
    <w:lvl w:ilvl="1">
      <w:start w:val="1"/>
      <w:numFmt w:val="decimal"/>
      <w:lvlText w:val="%2."/>
      <w:lvlJc w:val="left"/>
      <w:pPr>
        <w:ind w:left="2160" w:hanging="480"/>
      </w:pPr>
      <w:rPr>
        <w:b/>
      </w:rPr>
    </w:lvl>
    <w:lvl w:ilvl="2">
      <w:start w:val="1"/>
      <w:numFmt w:val="decimal"/>
      <w:lvlText w:val="%3."/>
      <w:lvlJc w:val="left"/>
      <w:pPr>
        <w:ind w:left="2880" w:hanging="480"/>
      </w:pPr>
    </w:lvl>
    <w:lvl w:ilvl="3">
      <w:start w:val="1"/>
      <w:numFmt w:val="decimal"/>
      <w:lvlText w:val="%4."/>
      <w:lvlJc w:val="left"/>
      <w:pPr>
        <w:ind w:left="3600" w:hanging="480"/>
      </w:pPr>
    </w:lvl>
    <w:lvl w:ilvl="4">
      <w:start w:val="1"/>
      <w:numFmt w:val="decimal"/>
      <w:lvlText w:val="%5."/>
      <w:lvlJc w:val="left"/>
      <w:pPr>
        <w:ind w:left="4320" w:hanging="480"/>
      </w:pPr>
    </w:lvl>
    <w:lvl w:ilvl="5">
      <w:start w:val="1"/>
      <w:numFmt w:val="decimal"/>
      <w:lvlText w:val="%6."/>
      <w:lvlJc w:val="left"/>
      <w:pPr>
        <w:ind w:left="5040" w:hanging="480"/>
      </w:pPr>
    </w:lvl>
    <w:lvl w:ilvl="6">
      <w:start w:val="1"/>
      <w:numFmt w:val="decimal"/>
      <w:lvlText w:val="%7."/>
      <w:lvlJc w:val="left"/>
      <w:pPr>
        <w:ind w:left="5760" w:hanging="480"/>
      </w:pPr>
    </w:lvl>
    <w:lvl w:ilvl="7">
      <w:start w:val="1"/>
      <w:numFmt w:val="decimal"/>
      <w:lvlText w:val="%8."/>
      <w:lvlJc w:val="left"/>
      <w:pPr>
        <w:ind w:left="6480" w:hanging="480"/>
      </w:pPr>
    </w:lvl>
    <w:lvl w:ilvl="8">
      <w:start w:val="1"/>
      <w:numFmt w:val="decimal"/>
      <w:lvlText w:val="%9."/>
      <w:lvlJc w:val="left"/>
      <w:pPr>
        <w:ind w:left="7200" w:hanging="480"/>
      </w:pPr>
    </w:lvl>
  </w:abstractNum>
  <w:abstractNum w:abstractNumId="3" w15:restartNumberingAfterBreak="0">
    <w:nsid w:val="0D273468"/>
    <w:multiLevelType w:val="multilevel"/>
    <w:tmpl w:val="1A26A58A"/>
    <w:lvl w:ilvl="0">
      <w:start w:val="1"/>
      <w:numFmt w:val="decimal"/>
      <w:lvlText w:val="%1."/>
      <w:lvlJc w:val="left"/>
      <w:pPr>
        <w:ind w:left="1440" w:hanging="480"/>
      </w:pPr>
      <w:rPr>
        <w:b/>
      </w:rPr>
    </w:lvl>
    <w:lvl w:ilvl="1">
      <w:start w:val="1"/>
      <w:numFmt w:val="decimal"/>
      <w:lvlText w:val="%2."/>
      <w:lvlJc w:val="left"/>
      <w:pPr>
        <w:ind w:left="2160" w:hanging="480"/>
      </w:pPr>
      <w:rPr>
        <w:b/>
      </w:rPr>
    </w:lvl>
    <w:lvl w:ilvl="2">
      <w:start w:val="1"/>
      <w:numFmt w:val="decimal"/>
      <w:lvlText w:val="%3."/>
      <w:lvlJc w:val="left"/>
      <w:pPr>
        <w:ind w:left="2880" w:hanging="480"/>
      </w:pPr>
    </w:lvl>
    <w:lvl w:ilvl="3">
      <w:start w:val="1"/>
      <w:numFmt w:val="decimal"/>
      <w:lvlText w:val="%4."/>
      <w:lvlJc w:val="left"/>
      <w:pPr>
        <w:ind w:left="3600" w:hanging="480"/>
      </w:pPr>
    </w:lvl>
    <w:lvl w:ilvl="4">
      <w:start w:val="1"/>
      <w:numFmt w:val="decimal"/>
      <w:lvlText w:val="%5."/>
      <w:lvlJc w:val="left"/>
      <w:pPr>
        <w:ind w:left="4320" w:hanging="480"/>
      </w:pPr>
    </w:lvl>
    <w:lvl w:ilvl="5">
      <w:start w:val="1"/>
      <w:numFmt w:val="decimal"/>
      <w:lvlText w:val="%6."/>
      <w:lvlJc w:val="left"/>
      <w:pPr>
        <w:ind w:left="5040" w:hanging="480"/>
      </w:pPr>
    </w:lvl>
    <w:lvl w:ilvl="6">
      <w:start w:val="1"/>
      <w:numFmt w:val="decimal"/>
      <w:lvlText w:val="%7."/>
      <w:lvlJc w:val="left"/>
      <w:pPr>
        <w:ind w:left="5760" w:hanging="480"/>
      </w:pPr>
    </w:lvl>
    <w:lvl w:ilvl="7">
      <w:start w:val="1"/>
      <w:numFmt w:val="decimal"/>
      <w:lvlText w:val="%8."/>
      <w:lvlJc w:val="left"/>
      <w:pPr>
        <w:ind w:left="6480" w:hanging="480"/>
      </w:pPr>
    </w:lvl>
    <w:lvl w:ilvl="8">
      <w:start w:val="1"/>
      <w:numFmt w:val="decimal"/>
      <w:lvlText w:val="%9."/>
      <w:lvlJc w:val="left"/>
      <w:pPr>
        <w:ind w:left="7200" w:hanging="480"/>
      </w:pPr>
    </w:lvl>
  </w:abstractNum>
  <w:abstractNum w:abstractNumId="4" w15:restartNumberingAfterBreak="0">
    <w:nsid w:val="11435AAA"/>
    <w:multiLevelType w:val="hybridMultilevel"/>
    <w:tmpl w:val="E5B6F7DC"/>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38D8174"/>
    <w:multiLevelType w:val="multilevel"/>
    <w:tmpl w:val="52CE0140"/>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6" w15:restartNumberingAfterBreak="0">
    <w:nsid w:val="2FB03A84"/>
    <w:multiLevelType w:val="multilevel"/>
    <w:tmpl w:val="384C0D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1F388D6"/>
    <w:multiLevelType w:val="multilevel"/>
    <w:tmpl w:val="3AA65C2C"/>
    <w:lvl w:ilvl="0">
      <w:start w:val="3"/>
      <w:numFmt w:val="decimal"/>
      <w:lvlText w:val="%1."/>
      <w:lvlJc w:val="left"/>
      <w:pPr>
        <w:ind w:left="1920" w:hanging="480"/>
      </w:pPr>
    </w:lvl>
    <w:lvl w:ilvl="1">
      <w:start w:val="3"/>
      <w:numFmt w:val="decimal"/>
      <w:lvlText w:val="%2."/>
      <w:lvlJc w:val="left"/>
      <w:pPr>
        <w:ind w:left="2640" w:hanging="480"/>
      </w:pPr>
    </w:lvl>
    <w:lvl w:ilvl="2">
      <w:start w:val="3"/>
      <w:numFmt w:val="decimal"/>
      <w:lvlText w:val="%3."/>
      <w:lvlJc w:val="left"/>
      <w:pPr>
        <w:ind w:left="3360" w:hanging="480"/>
      </w:pPr>
    </w:lvl>
    <w:lvl w:ilvl="3">
      <w:start w:val="3"/>
      <w:numFmt w:val="decimal"/>
      <w:lvlText w:val="%4."/>
      <w:lvlJc w:val="left"/>
      <w:pPr>
        <w:ind w:left="4080" w:hanging="480"/>
      </w:pPr>
    </w:lvl>
    <w:lvl w:ilvl="4">
      <w:start w:val="3"/>
      <w:numFmt w:val="decimal"/>
      <w:lvlText w:val="%5."/>
      <w:lvlJc w:val="left"/>
      <w:pPr>
        <w:ind w:left="4800" w:hanging="480"/>
      </w:pPr>
    </w:lvl>
    <w:lvl w:ilvl="5">
      <w:start w:val="3"/>
      <w:numFmt w:val="decimal"/>
      <w:lvlText w:val="%6."/>
      <w:lvlJc w:val="left"/>
      <w:pPr>
        <w:ind w:left="5520" w:hanging="480"/>
      </w:pPr>
    </w:lvl>
    <w:lvl w:ilvl="6">
      <w:start w:val="3"/>
      <w:numFmt w:val="decimal"/>
      <w:lvlText w:val="%7."/>
      <w:lvlJc w:val="left"/>
      <w:pPr>
        <w:ind w:left="6240" w:hanging="480"/>
      </w:pPr>
    </w:lvl>
    <w:lvl w:ilvl="7">
      <w:start w:val="3"/>
      <w:numFmt w:val="decimal"/>
      <w:lvlText w:val="%8."/>
      <w:lvlJc w:val="left"/>
      <w:pPr>
        <w:ind w:left="6960" w:hanging="480"/>
      </w:pPr>
    </w:lvl>
    <w:lvl w:ilvl="8">
      <w:start w:val="3"/>
      <w:numFmt w:val="decimal"/>
      <w:lvlText w:val="%9."/>
      <w:lvlJc w:val="left"/>
      <w:pPr>
        <w:ind w:left="7680" w:hanging="480"/>
      </w:pPr>
    </w:lvl>
  </w:abstractNum>
  <w:abstractNum w:abstractNumId="8" w15:restartNumberingAfterBreak="0">
    <w:nsid w:val="47261BAD"/>
    <w:multiLevelType w:val="multilevel"/>
    <w:tmpl w:val="62C0FC44"/>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 w15:restartNumberingAfterBreak="0">
    <w:nsid w:val="4C312942"/>
    <w:multiLevelType w:val="hybridMultilevel"/>
    <w:tmpl w:val="A706421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FBE019A"/>
    <w:multiLevelType w:val="multilevel"/>
    <w:tmpl w:val="A762D5E2"/>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11" w15:restartNumberingAfterBreak="0">
    <w:nsid w:val="506B66EC"/>
    <w:multiLevelType w:val="hybridMultilevel"/>
    <w:tmpl w:val="8E7A6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5F1ED2"/>
    <w:multiLevelType w:val="multilevel"/>
    <w:tmpl w:val="5714FFA0"/>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13" w15:restartNumberingAfterBreak="0">
    <w:nsid w:val="71315DCA"/>
    <w:multiLevelType w:val="multilevel"/>
    <w:tmpl w:val="859427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abstractNumId w:val="1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13"/>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3"/>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1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abstractNumId w:val="13"/>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0">
    <w:abstractNumId w:val="13"/>
  </w:num>
  <w:num w:numId="41">
    <w:abstractNumId w:val="6"/>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
  </w:num>
  <w:num w:numId="64">
    <w:abstractNumId w:val="4"/>
  </w:num>
  <w:num w:numId="65">
    <w:abstractNumId w:val="11"/>
  </w:num>
  <w:num w:numId="66">
    <w:abstractNumId w:val="3"/>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ndra Lowe">
    <w15:presenceInfo w15:providerId="None" w15:userId="Sandra Lowe"/>
  </w15:person>
  <w15:person w15:author="Ray Webster">
    <w15:presenceInfo w15:providerId="AD" w15:userId="S::ray.webster@iphc.int::31db20c4-bd6a-41d7-b057-15e1b46836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5C2B"/>
    <w:rsid w:val="00011C8B"/>
    <w:rsid w:val="000156D7"/>
    <w:rsid w:val="00016587"/>
    <w:rsid w:val="00017C0F"/>
    <w:rsid w:val="00020630"/>
    <w:rsid w:val="00030162"/>
    <w:rsid w:val="0004648A"/>
    <w:rsid w:val="00086E45"/>
    <w:rsid w:val="000939E8"/>
    <w:rsid w:val="000A076E"/>
    <w:rsid w:val="000B02EC"/>
    <w:rsid w:val="000D75FE"/>
    <w:rsid w:val="000F1A47"/>
    <w:rsid w:val="00122FB9"/>
    <w:rsid w:val="001311C2"/>
    <w:rsid w:val="00134B6A"/>
    <w:rsid w:val="0015311D"/>
    <w:rsid w:val="001532CF"/>
    <w:rsid w:val="00165078"/>
    <w:rsid w:val="00165173"/>
    <w:rsid w:val="00192AA8"/>
    <w:rsid w:val="001C3424"/>
    <w:rsid w:val="001C3918"/>
    <w:rsid w:val="001C55D7"/>
    <w:rsid w:val="001D2B81"/>
    <w:rsid w:val="001D4CE9"/>
    <w:rsid w:val="001D58D2"/>
    <w:rsid w:val="001D7181"/>
    <w:rsid w:val="001F03FD"/>
    <w:rsid w:val="001F3AE5"/>
    <w:rsid w:val="001F4CF6"/>
    <w:rsid w:val="001F4DAA"/>
    <w:rsid w:val="0020003C"/>
    <w:rsid w:val="0020121E"/>
    <w:rsid w:val="0020266A"/>
    <w:rsid w:val="0020268E"/>
    <w:rsid w:val="00222EFA"/>
    <w:rsid w:val="002472B4"/>
    <w:rsid w:val="00260785"/>
    <w:rsid w:val="0028539A"/>
    <w:rsid w:val="00285FC9"/>
    <w:rsid w:val="002A0AA0"/>
    <w:rsid w:val="002C0BA9"/>
    <w:rsid w:val="002D644A"/>
    <w:rsid w:val="002E0C30"/>
    <w:rsid w:val="002F005E"/>
    <w:rsid w:val="002F13C0"/>
    <w:rsid w:val="0030378A"/>
    <w:rsid w:val="00352134"/>
    <w:rsid w:val="00355ECF"/>
    <w:rsid w:val="003579FC"/>
    <w:rsid w:val="003663C5"/>
    <w:rsid w:val="00366F7D"/>
    <w:rsid w:val="0037382B"/>
    <w:rsid w:val="0037741D"/>
    <w:rsid w:val="0037770F"/>
    <w:rsid w:val="00387CEE"/>
    <w:rsid w:val="00391265"/>
    <w:rsid w:val="003B1261"/>
    <w:rsid w:val="003B3DEE"/>
    <w:rsid w:val="003D240B"/>
    <w:rsid w:val="003E2CE0"/>
    <w:rsid w:val="003E3488"/>
    <w:rsid w:val="003F2DEC"/>
    <w:rsid w:val="003F71BD"/>
    <w:rsid w:val="00441B8D"/>
    <w:rsid w:val="00450E4B"/>
    <w:rsid w:val="00452A87"/>
    <w:rsid w:val="004640C8"/>
    <w:rsid w:val="004729BC"/>
    <w:rsid w:val="00481019"/>
    <w:rsid w:val="004942F0"/>
    <w:rsid w:val="004B38DF"/>
    <w:rsid w:val="004B5922"/>
    <w:rsid w:val="004B7560"/>
    <w:rsid w:val="004C20BF"/>
    <w:rsid w:val="004E29B3"/>
    <w:rsid w:val="004F1508"/>
    <w:rsid w:val="004F6383"/>
    <w:rsid w:val="00501DF0"/>
    <w:rsid w:val="005024B0"/>
    <w:rsid w:val="00527B07"/>
    <w:rsid w:val="00572496"/>
    <w:rsid w:val="00586644"/>
    <w:rsid w:val="00590617"/>
    <w:rsid w:val="00590D07"/>
    <w:rsid w:val="005A7DCC"/>
    <w:rsid w:val="005D26C9"/>
    <w:rsid w:val="005E35B3"/>
    <w:rsid w:val="005E5AF8"/>
    <w:rsid w:val="005F140B"/>
    <w:rsid w:val="00602D0F"/>
    <w:rsid w:val="00606486"/>
    <w:rsid w:val="00607DFA"/>
    <w:rsid w:val="00614D3F"/>
    <w:rsid w:val="00616B51"/>
    <w:rsid w:val="0063492C"/>
    <w:rsid w:val="00645FCF"/>
    <w:rsid w:val="00684B5B"/>
    <w:rsid w:val="00690048"/>
    <w:rsid w:val="006C2989"/>
    <w:rsid w:val="006C4515"/>
    <w:rsid w:val="006D6564"/>
    <w:rsid w:val="006F6FF8"/>
    <w:rsid w:val="00715A94"/>
    <w:rsid w:val="00720CD4"/>
    <w:rsid w:val="00745CF0"/>
    <w:rsid w:val="00771B57"/>
    <w:rsid w:val="00784D58"/>
    <w:rsid w:val="007B43F5"/>
    <w:rsid w:val="007C0EB2"/>
    <w:rsid w:val="007F61E9"/>
    <w:rsid w:val="008435C7"/>
    <w:rsid w:val="008443EF"/>
    <w:rsid w:val="00853240"/>
    <w:rsid w:val="00864D01"/>
    <w:rsid w:val="008A47FD"/>
    <w:rsid w:val="008A4D1E"/>
    <w:rsid w:val="008B5218"/>
    <w:rsid w:val="008C233A"/>
    <w:rsid w:val="008D6863"/>
    <w:rsid w:val="008E0170"/>
    <w:rsid w:val="008F7413"/>
    <w:rsid w:val="00915B4B"/>
    <w:rsid w:val="00916A77"/>
    <w:rsid w:val="00916FC9"/>
    <w:rsid w:val="00917F13"/>
    <w:rsid w:val="00931ECC"/>
    <w:rsid w:val="00944348"/>
    <w:rsid w:val="0095342A"/>
    <w:rsid w:val="00955BDA"/>
    <w:rsid w:val="00976AC4"/>
    <w:rsid w:val="009828C5"/>
    <w:rsid w:val="00986AF2"/>
    <w:rsid w:val="00993CCE"/>
    <w:rsid w:val="009C6E53"/>
    <w:rsid w:val="009D09E4"/>
    <w:rsid w:val="009E7C20"/>
    <w:rsid w:val="009F525B"/>
    <w:rsid w:val="00A05304"/>
    <w:rsid w:val="00A14678"/>
    <w:rsid w:val="00A2003F"/>
    <w:rsid w:val="00A211E4"/>
    <w:rsid w:val="00A254C6"/>
    <w:rsid w:val="00A259E6"/>
    <w:rsid w:val="00A336ED"/>
    <w:rsid w:val="00A4197E"/>
    <w:rsid w:val="00A447D6"/>
    <w:rsid w:val="00A4653B"/>
    <w:rsid w:val="00A5507F"/>
    <w:rsid w:val="00A559BB"/>
    <w:rsid w:val="00A5621D"/>
    <w:rsid w:val="00A85083"/>
    <w:rsid w:val="00A97664"/>
    <w:rsid w:val="00AA450C"/>
    <w:rsid w:val="00AB7C3A"/>
    <w:rsid w:val="00AD1DCD"/>
    <w:rsid w:val="00AD7BC5"/>
    <w:rsid w:val="00AF2C72"/>
    <w:rsid w:val="00AF39D3"/>
    <w:rsid w:val="00AF6625"/>
    <w:rsid w:val="00B03627"/>
    <w:rsid w:val="00B2543C"/>
    <w:rsid w:val="00B27D86"/>
    <w:rsid w:val="00B3647B"/>
    <w:rsid w:val="00B43C90"/>
    <w:rsid w:val="00B53064"/>
    <w:rsid w:val="00B749CB"/>
    <w:rsid w:val="00B86B75"/>
    <w:rsid w:val="00BC48D5"/>
    <w:rsid w:val="00BE5A97"/>
    <w:rsid w:val="00BF0E85"/>
    <w:rsid w:val="00C062E5"/>
    <w:rsid w:val="00C22A50"/>
    <w:rsid w:val="00C2354E"/>
    <w:rsid w:val="00C32585"/>
    <w:rsid w:val="00C36279"/>
    <w:rsid w:val="00C47E30"/>
    <w:rsid w:val="00C55C10"/>
    <w:rsid w:val="00C565B6"/>
    <w:rsid w:val="00C61845"/>
    <w:rsid w:val="00C86582"/>
    <w:rsid w:val="00CB6482"/>
    <w:rsid w:val="00CD4BAE"/>
    <w:rsid w:val="00CF3B92"/>
    <w:rsid w:val="00D1253C"/>
    <w:rsid w:val="00D75E74"/>
    <w:rsid w:val="00D761E7"/>
    <w:rsid w:val="00D942FA"/>
    <w:rsid w:val="00DA46B4"/>
    <w:rsid w:val="00DB3B50"/>
    <w:rsid w:val="00DB4EE6"/>
    <w:rsid w:val="00DD1ACA"/>
    <w:rsid w:val="00DF5EF0"/>
    <w:rsid w:val="00E30E82"/>
    <w:rsid w:val="00E315A3"/>
    <w:rsid w:val="00E466CA"/>
    <w:rsid w:val="00E4681C"/>
    <w:rsid w:val="00E83C73"/>
    <w:rsid w:val="00E85777"/>
    <w:rsid w:val="00E877BC"/>
    <w:rsid w:val="00EA35BF"/>
    <w:rsid w:val="00EA3EC4"/>
    <w:rsid w:val="00EC085D"/>
    <w:rsid w:val="00ED395B"/>
    <w:rsid w:val="00ED6EA6"/>
    <w:rsid w:val="00EE53F5"/>
    <w:rsid w:val="00EE61F0"/>
    <w:rsid w:val="00EF028D"/>
    <w:rsid w:val="00EF25F2"/>
    <w:rsid w:val="00F0559C"/>
    <w:rsid w:val="00F3414D"/>
    <w:rsid w:val="00F62BB8"/>
    <w:rsid w:val="00F63B3F"/>
    <w:rsid w:val="00F67CFC"/>
    <w:rsid w:val="00F94B13"/>
    <w:rsid w:val="00FA0472"/>
    <w:rsid w:val="00FB5CD2"/>
    <w:rsid w:val="00FC6679"/>
    <w:rsid w:val="00FD2698"/>
    <w:rsid w:val="00FD7095"/>
    <w:rsid w:val="00FE180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9D6FE"/>
  <w15:docId w15:val="{C4FD0967-942F-4EF5-B29D-EDF88FAA6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A"/>
    <w:pPr>
      <w:spacing w:after="0" w:line="480" w:lineRule="auto"/>
      <w:contextualSpacing/>
    </w:pPr>
    <w:rPr>
      <w:rFonts w:ascii="Times New Roman" w:hAnsi="Times New Roman"/>
      <w:sz w:val="22"/>
    </w:rPr>
  </w:style>
  <w:style w:type="paragraph" w:styleId="Heading1">
    <w:name w:val="heading 1"/>
    <w:basedOn w:val="Normal"/>
    <w:next w:val="Normal"/>
    <w:link w:val="Heading1Char"/>
    <w:uiPriority w:val="9"/>
    <w:qFormat/>
    <w:rsid w:val="00AC61D4"/>
    <w:pPr>
      <w:keepNext/>
      <w:keepLines/>
      <w:spacing w:before="360" w:after="100" w:afterAutospacing="1"/>
      <w:jc w:val="center"/>
      <w:outlineLvl w:val="0"/>
    </w:pPr>
    <w:rPr>
      <w:rFonts w:eastAsiaTheme="majorEastAsia" w:cstheme="majorBidi"/>
      <w:b/>
      <w:bCs/>
      <w:smallCaps/>
      <w:sz w:val="28"/>
      <w:szCs w:val="32"/>
    </w:rPr>
  </w:style>
  <w:style w:type="paragraph" w:styleId="Heading2">
    <w:name w:val="heading 2"/>
    <w:basedOn w:val="Normal"/>
    <w:next w:val="Normal"/>
    <w:link w:val="Heading2Char"/>
    <w:uiPriority w:val="9"/>
    <w:unhideWhenUsed/>
    <w:qFormat/>
    <w:rsid w:val="00AC61D4"/>
    <w:pPr>
      <w:keepNext/>
      <w:keepLines/>
      <w:spacing w:before="200" w:after="100" w:afterAutospacing="1"/>
      <w:jc w:val="center"/>
      <w:outlineLvl w:val="1"/>
    </w:pPr>
    <w:rPr>
      <w:rFonts w:eastAsiaTheme="majorEastAsia" w:cstheme="majorBidi"/>
      <w:b/>
      <w:bCs/>
      <w:szCs w:val="32"/>
    </w:rPr>
  </w:style>
  <w:style w:type="paragraph" w:styleId="Heading3">
    <w:name w:val="heading 3"/>
    <w:basedOn w:val="Normal"/>
    <w:next w:val="Normal"/>
    <w:link w:val="Heading3Char"/>
    <w:uiPriority w:val="9"/>
    <w:unhideWhenUsed/>
    <w:qFormat/>
    <w:rsid w:val="0064195A"/>
    <w:pPr>
      <w:keepNext/>
      <w:keepLines/>
      <w:spacing w:before="200" w:after="120"/>
      <w:jc w:val="center"/>
      <w:outlineLvl w:val="2"/>
    </w:pPr>
    <w:rPr>
      <w:rFonts w:eastAsiaTheme="majorEastAsia" w:cstheme="majorBidi"/>
      <w:b/>
      <w:bCs/>
      <w:i/>
      <w:szCs w:val="28"/>
    </w:rPr>
  </w:style>
  <w:style w:type="paragraph" w:styleId="Heading4">
    <w:name w:val="heading 4"/>
    <w:basedOn w:val="Normal"/>
    <w:next w:val="BodyText"/>
    <w:uiPriority w:val="9"/>
    <w:unhideWhenUsed/>
    <w:qFormat/>
    <w:rsid w:val="002A312E"/>
    <w:pPr>
      <w:keepNext/>
      <w:keepLines/>
      <w:spacing w:before="200"/>
      <w:outlineLvl w:val="3"/>
    </w:pPr>
    <w:rPr>
      <w:rFonts w:eastAsiaTheme="majorEastAsia" w:cstheme="majorBidi"/>
      <w:bCs/>
    </w:rPr>
  </w:style>
  <w:style w:type="paragraph" w:styleId="Heading5">
    <w:name w:val="heading 5"/>
    <w:basedOn w:val="Normal"/>
    <w:next w:val="BodyText"/>
    <w:uiPriority w:val="9"/>
    <w:unhideWhenUsed/>
    <w:qFormat/>
    <w:rsid w:val="009F6D9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Normal"/>
    <w:link w:val="CompactChar"/>
    <w:qFormat/>
    <w:rsid w:val="00370A14"/>
    <w:pPr>
      <w:spacing w:before="36" w:after="36" w:line="240" w:lineRule="auto"/>
    </w:pPr>
  </w:style>
  <w:style w:type="paragraph" w:styleId="Title">
    <w:name w:val="Title"/>
    <w:basedOn w:val="Normal"/>
    <w:next w:val="BodyText"/>
    <w:qFormat/>
    <w:rsid w:val="004500E1"/>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500E1"/>
    <w:pPr>
      <w:keepNext/>
      <w:keepLines/>
      <w:spacing w:line="480" w:lineRule="auto"/>
      <w:jc w:val="center"/>
    </w:pPr>
    <w:rPr>
      <w:rFonts w:ascii="Times New Roman" w:hAnsi="Times New Roman"/>
      <w:sz w:val="22"/>
    </w:rPr>
  </w:style>
  <w:style w:type="paragraph" w:styleId="Date">
    <w:name w:val="Date"/>
    <w:next w:val="BodyText"/>
    <w:qFormat/>
    <w:rsid w:val="004500E1"/>
    <w:pPr>
      <w:keepNext/>
      <w:keepLines/>
      <w:spacing w:line="480" w:lineRule="auto"/>
      <w:jc w:val="center"/>
    </w:pPr>
    <w:rPr>
      <w:rFonts w:ascii="Times New Roman" w:hAnsi="Times New Roman"/>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43498"/>
    <w:rPr>
      <w:rFonts w:ascii="Tahoma" w:hAnsi="Tahoma" w:cs="Tahoma"/>
      <w:sz w:val="16"/>
      <w:szCs w:val="16"/>
    </w:rPr>
  </w:style>
  <w:style w:type="character" w:customStyle="1" w:styleId="BalloonTextChar">
    <w:name w:val="Balloon Text Char"/>
    <w:basedOn w:val="DefaultParagraphFont"/>
    <w:link w:val="BalloonText"/>
    <w:rsid w:val="00C43498"/>
    <w:rPr>
      <w:rFonts w:ascii="Tahoma" w:hAnsi="Tahoma" w:cs="Tahoma"/>
      <w:sz w:val="16"/>
      <w:szCs w:val="16"/>
    </w:rPr>
  </w:style>
  <w:style w:type="character" w:customStyle="1" w:styleId="Heading1Char">
    <w:name w:val="Heading 1 Char"/>
    <w:basedOn w:val="DefaultParagraphFont"/>
    <w:link w:val="Heading1"/>
    <w:uiPriority w:val="9"/>
    <w:rsid w:val="00AC61D4"/>
    <w:rPr>
      <w:rFonts w:ascii="Times New Roman" w:eastAsiaTheme="majorEastAsia" w:hAnsi="Times New Roman" w:cstheme="majorBidi"/>
      <w:b/>
      <w:bCs/>
      <w:smallCaps/>
      <w:sz w:val="28"/>
      <w:szCs w:val="32"/>
    </w:rPr>
  </w:style>
  <w:style w:type="character" w:customStyle="1" w:styleId="Heading2Char">
    <w:name w:val="Heading 2 Char"/>
    <w:basedOn w:val="DefaultParagraphFont"/>
    <w:link w:val="Heading2"/>
    <w:uiPriority w:val="9"/>
    <w:rsid w:val="00AC61D4"/>
    <w:rPr>
      <w:rFonts w:ascii="Times New Roman" w:eastAsiaTheme="majorEastAsia" w:hAnsi="Times New Roman" w:cstheme="majorBidi"/>
      <w:b/>
      <w:bCs/>
      <w:sz w:val="22"/>
      <w:szCs w:val="32"/>
    </w:rPr>
  </w:style>
  <w:style w:type="character" w:customStyle="1" w:styleId="Heading3Char">
    <w:name w:val="Heading 3 Char"/>
    <w:basedOn w:val="DefaultParagraphFont"/>
    <w:link w:val="Heading3"/>
    <w:uiPriority w:val="9"/>
    <w:rsid w:val="0064195A"/>
    <w:rPr>
      <w:rFonts w:ascii="Times New Roman" w:eastAsiaTheme="majorEastAsia" w:hAnsi="Times New Roman" w:cstheme="majorBidi"/>
      <w:b/>
      <w:bCs/>
      <w:i/>
      <w:sz w:val="22"/>
      <w:szCs w:val="28"/>
    </w:rPr>
  </w:style>
  <w:style w:type="character" w:customStyle="1" w:styleId="CompactChar">
    <w:name w:val="Compact Char"/>
    <w:basedOn w:val="DefaultParagraphFont"/>
    <w:link w:val="Compact"/>
    <w:rsid w:val="00370A14"/>
    <w:rPr>
      <w:rFonts w:ascii="Times New Roman" w:hAnsi="Times New Roman"/>
      <w:sz w:val="22"/>
    </w:rPr>
  </w:style>
  <w:style w:type="character" w:customStyle="1" w:styleId="BodyTextChar">
    <w:name w:val="Body Text Char"/>
    <w:basedOn w:val="DefaultParagraphFont"/>
    <w:link w:val="BodyText"/>
    <w:rsid w:val="002A312E"/>
    <w:rPr>
      <w:rFonts w:ascii="Times New Roman" w:hAnsi="Times New Roman"/>
      <w:sz w:val="22"/>
    </w:rPr>
  </w:style>
  <w:style w:type="paragraph" w:customStyle="1" w:styleId="Default">
    <w:name w:val="Default"/>
    <w:rsid w:val="000156D7"/>
    <w:pPr>
      <w:autoSpaceDE w:val="0"/>
      <w:autoSpaceDN w:val="0"/>
      <w:adjustRightInd w:val="0"/>
      <w:spacing w:after="0"/>
    </w:pPr>
    <w:rPr>
      <w:rFonts w:ascii="Arial" w:hAnsi="Arial" w:cs="Arial"/>
      <w:color w:val="000000"/>
    </w:rPr>
  </w:style>
  <w:style w:type="paragraph" w:styleId="Footer">
    <w:name w:val="footer"/>
    <w:basedOn w:val="Normal"/>
    <w:link w:val="FooterChar"/>
    <w:uiPriority w:val="99"/>
    <w:unhideWhenUsed/>
    <w:rsid w:val="000156D7"/>
    <w:pPr>
      <w:tabs>
        <w:tab w:val="center" w:pos="4680"/>
        <w:tab w:val="right" w:pos="9360"/>
      </w:tabs>
      <w:spacing w:line="240" w:lineRule="auto"/>
    </w:pPr>
  </w:style>
  <w:style w:type="character" w:customStyle="1" w:styleId="FooterChar">
    <w:name w:val="Footer Char"/>
    <w:basedOn w:val="DefaultParagraphFont"/>
    <w:link w:val="Footer"/>
    <w:uiPriority w:val="99"/>
    <w:rsid w:val="000156D7"/>
    <w:rPr>
      <w:rFonts w:ascii="Times New Roman" w:hAnsi="Times New Roman"/>
      <w:sz w:val="22"/>
    </w:rPr>
  </w:style>
  <w:style w:type="paragraph" w:customStyle="1" w:styleId="Pa01">
    <w:name w:val="Pa0+1"/>
    <w:basedOn w:val="Default"/>
    <w:next w:val="Default"/>
    <w:uiPriority w:val="99"/>
    <w:rsid w:val="000156D7"/>
    <w:pPr>
      <w:spacing w:line="241" w:lineRule="atLeast"/>
    </w:pPr>
    <w:rPr>
      <w:color w:val="auto"/>
    </w:rPr>
  </w:style>
  <w:style w:type="character" w:customStyle="1" w:styleId="A41">
    <w:name w:val="A4+1"/>
    <w:uiPriority w:val="99"/>
    <w:rsid w:val="000156D7"/>
    <w:rPr>
      <w:color w:val="211D1E"/>
      <w:sz w:val="12"/>
      <w:szCs w:val="12"/>
    </w:rPr>
  </w:style>
  <w:style w:type="paragraph" w:styleId="TOC1">
    <w:name w:val="toc 1"/>
    <w:basedOn w:val="Normal"/>
    <w:next w:val="Normal"/>
    <w:autoRedefine/>
    <w:uiPriority w:val="39"/>
    <w:unhideWhenUsed/>
    <w:rsid w:val="00A336ED"/>
    <w:pPr>
      <w:spacing w:after="100"/>
    </w:pPr>
  </w:style>
  <w:style w:type="paragraph" w:styleId="TOC2">
    <w:name w:val="toc 2"/>
    <w:basedOn w:val="Normal"/>
    <w:next w:val="Normal"/>
    <w:autoRedefine/>
    <w:uiPriority w:val="39"/>
    <w:unhideWhenUsed/>
    <w:rsid w:val="00A336ED"/>
    <w:pPr>
      <w:spacing w:after="100"/>
      <w:ind w:left="220"/>
    </w:pPr>
  </w:style>
  <w:style w:type="paragraph" w:styleId="TOC3">
    <w:name w:val="toc 3"/>
    <w:basedOn w:val="Normal"/>
    <w:next w:val="Normal"/>
    <w:autoRedefine/>
    <w:uiPriority w:val="39"/>
    <w:unhideWhenUsed/>
    <w:rsid w:val="00A336ED"/>
    <w:pPr>
      <w:spacing w:after="100"/>
      <w:ind w:left="440"/>
    </w:pPr>
  </w:style>
  <w:style w:type="paragraph" w:styleId="Header">
    <w:name w:val="header"/>
    <w:basedOn w:val="Normal"/>
    <w:link w:val="HeaderChar"/>
    <w:unhideWhenUsed/>
    <w:rsid w:val="008A4D1E"/>
    <w:pPr>
      <w:tabs>
        <w:tab w:val="center" w:pos="4680"/>
        <w:tab w:val="right" w:pos="9360"/>
      </w:tabs>
      <w:spacing w:line="240" w:lineRule="auto"/>
    </w:pPr>
  </w:style>
  <w:style w:type="character" w:customStyle="1" w:styleId="HeaderChar">
    <w:name w:val="Header Char"/>
    <w:basedOn w:val="DefaultParagraphFont"/>
    <w:link w:val="Header"/>
    <w:rsid w:val="008A4D1E"/>
    <w:rPr>
      <w:rFonts w:ascii="Times New Roman" w:hAnsi="Times New Roman"/>
      <w:sz w:val="22"/>
    </w:rPr>
  </w:style>
  <w:style w:type="paragraph" w:styleId="Revision">
    <w:name w:val="Revision"/>
    <w:hidden/>
    <w:semiHidden/>
    <w:rsid w:val="00122FB9"/>
    <w:pPr>
      <w:spacing w:after="0"/>
    </w:pPr>
    <w:rPr>
      <w:rFonts w:ascii="Times New Roman" w:hAnsi="Times New Roman"/>
      <w:sz w:val="22"/>
    </w:rPr>
  </w:style>
  <w:style w:type="character" w:styleId="CommentReference">
    <w:name w:val="annotation reference"/>
    <w:basedOn w:val="DefaultParagraphFont"/>
    <w:semiHidden/>
    <w:unhideWhenUsed/>
    <w:rsid w:val="00352134"/>
    <w:rPr>
      <w:sz w:val="16"/>
      <w:szCs w:val="16"/>
    </w:rPr>
  </w:style>
  <w:style w:type="paragraph" w:styleId="CommentText">
    <w:name w:val="annotation text"/>
    <w:basedOn w:val="Normal"/>
    <w:link w:val="CommentTextChar"/>
    <w:semiHidden/>
    <w:unhideWhenUsed/>
    <w:rsid w:val="00352134"/>
    <w:pPr>
      <w:spacing w:line="240" w:lineRule="auto"/>
    </w:pPr>
    <w:rPr>
      <w:sz w:val="20"/>
      <w:szCs w:val="20"/>
    </w:rPr>
  </w:style>
  <w:style w:type="character" w:customStyle="1" w:styleId="CommentTextChar">
    <w:name w:val="Comment Text Char"/>
    <w:basedOn w:val="DefaultParagraphFont"/>
    <w:link w:val="CommentText"/>
    <w:semiHidden/>
    <w:rsid w:val="00352134"/>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352134"/>
    <w:rPr>
      <w:b/>
      <w:bCs/>
    </w:rPr>
  </w:style>
  <w:style w:type="character" w:customStyle="1" w:styleId="CommentSubjectChar">
    <w:name w:val="Comment Subject Char"/>
    <w:basedOn w:val="CommentTextChar"/>
    <w:link w:val="CommentSubject"/>
    <w:semiHidden/>
    <w:rsid w:val="0035213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fisheries.noaa.gov/resource/document/ea-rir-amendment-114-fmp-groundfish-bsai-and-amendment-104-fmp-groundfish-goa-and"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6.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alaskafisheries.noaa.gov/sites/default/files/adp2014.pdf"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alaskafisheries.noaa.gov/sites/default/files/analyses/finalea_restructuring0915.pdf"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4EDD7-BB77-48AD-8BE4-91536ED45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49</Pages>
  <Words>11605</Words>
  <Characters>66150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Deployment Performance Review of the 2020 North Pacific Observer Program</vt:lpstr>
    </vt:vector>
  </TitlesOfParts>
  <Company/>
  <LinksUpToDate>false</LinksUpToDate>
  <CharactersWithSpaces>77600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Performance Review of the 2020 North Pacific Observer Program</dc:title>
  <dc:creator>Fishery Monitoring Science Committee</dc:creator>
  <cp:keywords/>
  <cp:lastModifiedBy>Craig.Faunce</cp:lastModifiedBy>
  <cp:revision>1</cp:revision>
  <cp:lastPrinted>2021-10-05T22:20:00Z</cp:lastPrinted>
  <dcterms:created xsi:type="dcterms:W3CDTF">2021-08-06T00:00:00Z</dcterms:created>
  <dcterms:modified xsi:type="dcterms:W3CDTF">2021-12-08T15:20:00Z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